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7B522DC">
      <w:pPr>
        <w:jc w:val="center"/>
      </w:pPr>
      <w:r>
        <w:rPr>
          <w:rFonts w:ascii="Tahoma" w:hAnsi="Tahoma" w:cs="Tahoma"/>
        </w:rPr>
        <w:t>﻿</w:t>
      </w:r>
      <w:r>
        <w:rPr>
          <w:rFonts w:hint="eastAsia" w:ascii="黑体" w:eastAsia="黑体"/>
          <w:color w:val="000000"/>
          <w:sz w:val="36"/>
          <w:szCs w:val="36"/>
          <w:lang w:bidi="ar"/>
        </w:rPr>
        <w:t>《创金合信中证500指数增强型发起式证券投资基金基金合同（草案）》</w:t>
      </w:r>
      <w:r>
        <w:rPr>
          <w:rFonts w:ascii="黑体" w:eastAsia="黑体"/>
          <w:color w:val="000000"/>
          <w:sz w:val="36"/>
          <w:szCs w:val="36"/>
          <w:lang w:bidi="ar"/>
        </w:rPr>
        <w:br w:type="textWrapping"/>
      </w:r>
      <w:r>
        <w:rPr>
          <w:rFonts w:hint="eastAsia" w:ascii="黑体" w:eastAsia="黑体"/>
          <w:color w:val="000000"/>
          <w:sz w:val="36"/>
          <w:szCs w:val="36"/>
          <w:lang w:bidi="ar"/>
        </w:rPr>
        <w:t>与原基金合同对照表</w:t>
      </w:r>
      <w:r>
        <w:rPr>
          <w:rFonts w:ascii="Tahoma" w:hAnsi="Tahoma" w:cs="Tahoma"/>
        </w:rPr>
        <w:t>﻿</w:t>
      </w:r>
    </w:p>
    <w:p w14:paraId="2B07391A">
      <w:pPr>
        <w:tabs>
          <w:tab w:val="left" w:pos="3570"/>
        </w:tabs>
      </w:pPr>
      <w:r>
        <w:tab/>
      </w:r>
    </w:p>
    <w:tbl>
      <w:tblPr>
        <w:tblStyle w:val="8"/>
        <w:tblW w:w="14737" w:type="dxa"/>
        <w:jc w:val="center"/>
        <w:tblBorders>
          <w:top w:val="single" w:color="000000" w:sz="4" w:space="0"/>
          <w:left w:val="single" w:color="000000" w:sz="4" w:space="0"/>
          <w:bottom w:val="single" w:color="000000" w:sz="4" w:space="0"/>
          <w:right w:val="single" w:color="000000"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5816"/>
        <w:gridCol w:w="6095"/>
        <w:gridCol w:w="2126"/>
      </w:tblGrid>
      <w:tr w14:paraId="0FC731E2">
        <w:trPr>
          <w:jc w:val="center"/>
        </w:trPr>
        <w:tc>
          <w:tcPr>
            <w:tcW w:w="700" w:type="dxa"/>
            <w:vMerge w:val="restart"/>
            <w:tcBorders>
              <w:top w:val="single" w:color="000000" w:sz="4" w:space="0"/>
              <w:left w:val="single" w:color="000000" w:sz="4" w:space="0"/>
              <w:bottom w:val="single" w:color="auto" w:sz="4" w:space="0"/>
              <w:right w:val="single" w:color="auto" w:sz="4" w:space="0"/>
            </w:tcBorders>
            <w:vAlign w:val="center"/>
          </w:tcPr>
          <w:p w14:paraId="4F26527E">
            <w:pPr>
              <w:spacing w:before="100" w:beforeAutospacing="1" w:after="100" w:afterAutospacing="1"/>
              <w:jc w:val="center"/>
            </w:pPr>
            <w:r>
              <w:rPr>
                <w:b/>
                <w:bCs/>
              </w:rPr>
              <w:t>章节</w:t>
            </w:r>
          </w:p>
        </w:tc>
        <w:tc>
          <w:tcPr>
            <w:tcW w:w="5816" w:type="dxa"/>
            <w:tcBorders>
              <w:top w:val="single" w:color="000000" w:sz="4" w:space="0"/>
              <w:left w:val="single" w:color="auto" w:sz="4" w:space="0"/>
              <w:bottom w:val="single" w:color="auto" w:sz="4" w:space="0"/>
              <w:right w:val="single" w:color="auto" w:sz="4" w:space="0"/>
            </w:tcBorders>
          </w:tcPr>
          <w:p w14:paraId="0C378085">
            <w:pPr>
              <w:spacing w:before="100" w:beforeAutospacing="1" w:after="100" w:afterAutospacing="1"/>
              <w:jc w:val="center"/>
            </w:pPr>
            <w:r>
              <w:rPr>
                <w:rFonts w:hint="eastAsia" w:ascii="Calibri" w:hAnsi="Calibri" w:cs="Times New Roman"/>
                <w:b/>
                <w:iCs/>
                <w:u w:val="single"/>
              </w:rPr>
              <w:t>变更前</w:t>
            </w:r>
          </w:p>
        </w:tc>
        <w:tc>
          <w:tcPr>
            <w:tcW w:w="6095" w:type="dxa"/>
            <w:tcBorders>
              <w:top w:val="single" w:color="000000" w:sz="4" w:space="0"/>
              <w:left w:val="single" w:color="auto" w:sz="4" w:space="0"/>
              <w:bottom w:val="single" w:color="auto" w:sz="4" w:space="0"/>
              <w:right w:val="single" w:color="auto" w:sz="4" w:space="0"/>
            </w:tcBorders>
          </w:tcPr>
          <w:p w14:paraId="484A3280">
            <w:pPr>
              <w:spacing w:before="100" w:beforeAutospacing="1" w:after="100" w:afterAutospacing="1"/>
              <w:jc w:val="center"/>
            </w:pPr>
            <w:r>
              <w:rPr>
                <w:rFonts w:hint="eastAsia" w:ascii="Calibri" w:hAnsi="Calibri" w:cs="Times New Roman"/>
                <w:b/>
                <w:iCs/>
                <w:u w:val="single"/>
              </w:rPr>
              <w:t>变更后</w:t>
            </w:r>
          </w:p>
        </w:tc>
        <w:tc>
          <w:tcPr>
            <w:tcW w:w="2126" w:type="dxa"/>
            <w:vMerge w:val="restart"/>
            <w:tcBorders>
              <w:top w:val="single" w:color="000000" w:sz="4" w:space="0"/>
              <w:left w:val="single" w:color="auto" w:sz="4" w:space="0"/>
              <w:bottom w:val="single" w:color="auto" w:sz="4" w:space="0"/>
              <w:right w:val="single" w:color="000000" w:sz="4" w:space="0"/>
            </w:tcBorders>
            <w:vAlign w:val="center"/>
          </w:tcPr>
          <w:p w14:paraId="61803D94">
            <w:pPr>
              <w:spacing w:before="100" w:beforeAutospacing="1" w:after="100" w:afterAutospacing="1"/>
              <w:jc w:val="center"/>
            </w:pPr>
            <w:r>
              <w:rPr>
                <w:b/>
                <w:bCs/>
              </w:rPr>
              <w:t>修改理由</w:t>
            </w:r>
          </w:p>
        </w:tc>
      </w:tr>
      <w:tr w14:paraId="739A39E8">
        <w:trPr>
          <w:jc w:val="center"/>
        </w:trPr>
        <w:tc>
          <w:tcPr>
            <w:tcW w:w="700" w:type="dxa"/>
            <w:vMerge w:val="continue"/>
            <w:tcBorders>
              <w:top w:val="single" w:color="000000" w:sz="4" w:space="0"/>
              <w:left w:val="single" w:color="000000" w:sz="4" w:space="0"/>
              <w:bottom w:val="single" w:color="auto" w:sz="4" w:space="0"/>
              <w:right w:val="single" w:color="auto" w:sz="4" w:space="0"/>
            </w:tcBorders>
          </w:tcPr>
          <w:p w14:paraId="67D159C8">
            <w:pPr>
              <w:jc w:val="center"/>
            </w:pPr>
          </w:p>
        </w:tc>
        <w:tc>
          <w:tcPr>
            <w:tcW w:w="5816" w:type="dxa"/>
            <w:tcBorders>
              <w:top w:val="single" w:color="auto" w:sz="4" w:space="0"/>
              <w:left w:val="single" w:color="auto" w:sz="4" w:space="0"/>
              <w:bottom w:val="single" w:color="auto" w:sz="4" w:space="0"/>
              <w:right w:val="single" w:color="auto" w:sz="4" w:space="0"/>
            </w:tcBorders>
            <w:vAlign w:val="center"/>
          </w:tcPr>
          <w:p w14:paraId="656E2DB6">
            <w:pPr>
              <w:spacing w:before="100" w:beforeAutospacing="1" w:after="100" w:afterAutospacing="1"/>
              <w:jc w:val="center"/>
            </w:pPr>
            <w:r>
              <w:rPr>
                <w:b/>
                <w:bCs/>
              </w:rPr>
              <w:t>内容</w:t>
            </w:r>
          </w:p>
        </w:tc>
        <w:tc>
          <w:tcPr>
            <w:tcW w:w="6095" w:type="dxa"/>
            <w:tcBorders>
              <w:top w:val="single" w:color="auto" w:sz="4" w:space="0"/>
              <w:left w:val="single" w:color="auto" w:sz="4" w:space="0"/>
              <w:bottom w:val="single" w:color="auto" w:sz="4" w:space="0"/>
              <w:right w:val="single" w:color="auto" w:sz="4" w:space="0"/>
            </w:tcBorders>
            <w:vAlign w:val="center"/>
          </w:tcPr>
          <w:p w14:paraId="4EDC9A13">
            <w:pPr>
              <w:spacing w:before="100" w:beforeAutospacing="1" w:after="100" w:afterAutospacing="1"/>
              <w:jc w:val="center"/>
            </w:pPr>
            <w:r>
              <w:rPr>
                <w:b/>
                <w:bCs/>
              </w:rPr>
              <w:t>内容</w:t>
            </w:r>
          </w:p>
        </w:tc>
        <w:tc>
          <w:tcPr>
            <w:tcW w:w="2126" w:type="dxa"/>
            <w:vMerge w:val="continue"/>
            <w:tcBorders>
              <w:top w:val="single" w:color="000000" w:sz="4" w:space="0"/>
              <w:left w:val="single" w:color="auto" w:sz="4" w:space="0"/>
              <w:bottom w:val="single" w:color="auto" w:sz="4" w:space="0"/>
              <w:right w:val="single" w:color="000000" w:sz="4" w:space="0"/>
            </w:tcBorders>
            <w:vAlign w:val="center"/>
          </w:tcPr>
          <w:p w14:paraId="000FA785">
            <w:pPr>
              <w:jc w:val="both"/>
            </w:pPr>
          </w:p>
        </w:tc>
      </w:tr>
      <w:tr w14:paraId="087DD4BE">
        <w:trPr>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7EAC7A02">
            <w:pPr>
              <w:pStyle w:val="6"/>
              <w:jc w:val="center"/>
            </w:pPr>
            <w:r>
              <w:rPr>
                <w:b/>
                <w:bCs/>
              </w:rPr>
              <w:t>第一部分 前言</w:t>
            </w:r>
          </w:p>
        </w:tc>
        <w:tc>
          <w:tcPr>
            <w:tcW w:w="5816" w:type="dxa"/>
            <w:tcBorders>
              <w:top w:val="single" w:color="auto" w:sz="4" w:space="0"/>
              <w:left w:val="single" w:color="auto" w:sz="4" w:space="0"/>
              <w:right w:val="single" w:color="auto" w:sz="4" w:space="0"/>
            </w:tcBorders>
          </w:tcPr>
          <w:p w14:paraId="367248BF">
            <w:pPr>
              <w:jc w:val="both"/>
              <w:rPr>
                <w:rFonts w:hint="default" w:eastAsia="宋体"/>
                <w:lang w:val="en-US" w:eastAsia="zh-CN"/>
              </w:rPr>
            </w:pPr>
            <w:r>
              <w:rPr>
                <w:rFonts w:hint="eastAsia"/>
              </w:rPr>
              <w:t>无</w:t>
            </w:r>
            <w:ins w:id="0" w:author="xusheng" w:date="2026-05-06T15:59:14Z">
              <w:r>
                <w:rPr>
                  <w:rFonts w:hint="eastAsia"/>
                  <w:lang w:val="en-US" w:eastAsia="zh-CN"/>
                </w:rPr>
                <w:t>222</w:t>
              </w:r>
            </w:ins>
            <w:bookmarkStart w:id="0" w:name="_GoBack"/>
            <w:bookmarkEnd w:id="0"/>
          </w:p>
        </w:tc>
        <w:tc>
          <w:tcPr>
            <w:tcW w:w="6095" w:type="dxa"/>
            <w:tcBorders>
              <w:top w:val="single" w:color="auto" w:sz="4" w:space="0"/>
              <w:left w:val="single" w:color="auto" w:sz="4" w:space="0"/>
              <w:right w:val="single" w:color="auto" w:sz="4" w:space="0"/>
            </w:tcBorders>
          </w:tcPr>
          <w:p w14:paraId="790A53B6">
            <w:pPr>
              <w:jc w:val="both"/>
            </w:pPr>
            <w:r>
              <w:rPr>
                <w:rFonts w:hint="eastAsia"/>
              </w:rPr>
              <w:t>五、本基金可根据法律法规和基金合同的约定参与转融通证券出借业务，可能存在流动性风险、市场风险和信用风险等转融通业务特有风险。</w:t>
            </w:r>
          </w:p>
        </w:tc>
        <w:tc>
          <w:tcPr>
            <w:tcW w:w="2126" w:type="dxa"/>
            <w:tcBorders>
              <w:top w:val="single" w:color="auto" w:sz="4" w:space="0"/>
              <w:left w:val="single" w:color="auto" w:sz="4" w:space="0"/>
              <w:right w:val="single" w:color="000000" w:sz="4" w:space="0"/>
            </w:tcBorders>
          </w:tcPr>
          <w:p w14:paraId="1C3A6D3F">
            <w:pPr>
              <w:jc w:val="both"/>
            </w:pPr>
            <w:r>
              <w:rPr>
                <w:rFonts w:hint="eastAsia"/>
                <w:color w:val="000000"/>
              </w:rPr>
              <w:t>本基金投资范围拟增加转融通证券出借，增加风险提示。</w:t>
            </w:r>
          </w:p>
        </w:tc>
      </w:tr>
      <w:tr w14:paraId="200ABB69">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267264D6">
            <w:pPr>
              <w:jc w:val="center"/>
            </w:pPr>
          </w:p>
        </w:tc>
        <w:tc>
          <w:tcPr>
            <w:tcW w:w="5816" w:type="dxa"/>
            <w:tcBorders>
              <w:top w:val="single" w:color="auto" w:sz="4" w:space="0"/>
              <w:left w:val="single" w:color="auto" w:sz="4" w:space="0"/>
              <w:right w:val="single" w:color="auto" w:sz="4" w:space="0"/>
            </w:tcBorders>
          </w:tcPr>
          <w:p w14:paraId="0D93376B">
            <w:pPr>
              <w:jc w:val="both"/>
            </w:pPr>
            <w:r>
              <w:rPr>
                <w:rFonts w:hint="eastAsia"/>
                <w:b/>
                <w:bCs/>
                <w:strike/>
              </w:rPr>
              <w:t>六、本基金合同关于基金产品资料概要的编制、披露及更新等内容，将不晚于</w:t>
            </w:r>
            <w:r>
              <w:rPr>
                <w:b/>
                <w:bCs/>
                <w:strike/>
              </w:rPr>
              <w:t>2020年9月1日起执行。</w:t>
            </w:r>
          </w:p>
        </w:tc>
        <w:tc>
          <w:tcPr>
            <w:tcW w:w="6095" w:type="dxa"/>
            <w:tcBorders>
              <w:top w:val="single" w:color="auto" w:sz="4" w:space="0"/>
              <w:left w:val="single" w:color="auto" w:sz="4" w:space="0"/>
              <w:right w:val="single" w:color="auto" w:sz="4" w:space="0"/>
            </w:tcBorders>
          </w:tcPr>
          <w:p w14:paraId="63C1B6E5">
            <w:pPr>
              <w:jc w:val="both"/>
            </w:pPr>
            <w:r>
              <w:rPr>
                <w:rFonts w:hint="eastAsia"/>
              </w:rPr>
              <w:t>无</w:t>
            </w:r>
          </w:p>
        </w:tc>
        <w:tc>
          <w:tcPr>
            <w:tcW w:w="2126" w:type="dxa"/>
            <w:tcBorders>
              <w:top w:val="single" w:color="auto" w:sz="4" w:space="0"/>
              <w:left w:val="single" w:color="auto" w:sz="4" w:space="0"/>
              <w:right w:val="single" w:color="000000" w:sz="4" w:space="0"/>
            </w:tcBorders>
          </w:tcPr>
          <w:p w14:paraId="199263C8">
            <w:pPr>
              <w:jc w:val="both"/>
              <w:rPr>
                <w:color w:val="000000"/>
              </w:rPr>
            </w:pPr>
            <w:r>
              <w:rPr>
                <w:rFonts w:hint="eastAsia"/>
                <w:color w:val="000000"/>
              </w:rPr>
              <w:t>根据本基金实际情况调整。</w:t>
            </w:r>
          </w:p>
        </w:tc>
      </w:tr>
      <w:tr w14:paraId="273BB23D">
        <w:trPr>
          <w:jc w:val="center"/>
        </w:trPr>
        <w:tc>
          <w:tcPr>
            <w:tcW w:w="700" w:type="dxa"/>
            <w:vMerge w:val="restart"/>
            <w:tcBorders>
              <w:top w:val="single" w:color="auto" w:sz="4" w:space="0"/>
              <w:left w:val="single" w:color="000000" w:sz="4" w:space="0"/>
              <w:right w:val="single" w:color="auto" w:sz="4" w:space="0"/>
            </w:tcBorders>
          </w:tcPr>
          <w:p w14:paraId="7DF16814">
            <w:pPr>
              <w:pStyle w:val="6"/>
              <w:jc w:val="center"/>
              <w:rPr>
                <w:b/>
                <w:bCs/>
              </w:rPr>
            </w:pPr>
            <w:r>
              <w:rPr>
                <w:b/>
                <w:bCs/>
              </w:rPr>
              <w:t>第二部分 释义</w:t>
            </w:r>
          </w:p>
        </w:tc>
        <w:tc>
          <w:tcPr>
            <w:tcW w:w="5816" w:type="dxa"/>
            <w:tcBorders>
              <w:top w:val="single" w:color="auto" w:sz="4" w:space="0"/>
              <w:left w:val="single" w:color="auto" w:sz="4" w:space="0"/>
              <w:right w:val="single" w:color="auto" w:sz="4" w:space="0"/>
            </w:tcBorders>
          </w:tcPr>
          <w:p w14:paraId="3132B4D0">
            <w:pPr>
              <w:jc w:val="both"/>
            </w:pPr>
            <w:r>
              <w:rPr>
                <w:bCs/>
              </w:rPr>
              <w:t>10、《销售办法》：指中国证监会</w:t>
            </w:r>
            <w:r>
              <w:rPr>
                <w:b/>
                <w:bCs/>
                <w:strike/>
              </w:rPr>
              <w:t>2013年3月15日</w:t>
            </w:r>
            <w:r>
              <w:rPr>
                <w:bCs/>
              </w:rPr>
              <w:t>颁布、同年</w:t>
            </w:r>
            <w:r>
              <w:rPr>
                <w:b/>
                <w:bCs/>
                <w:strike/>
              </w:rPr>
              <w:t>6月1日</w:t>
            </w:r>
            <w:r>
              <w:rPr>
                <w:bCs/>
              </w:rPr>
              <w:t>实施的</w:t>
            </w:r>
            <w:r>
              <w:rPr>
                <w:b/>
                <w:bCs/>
                <w:strike/>
              </w:rPr>
              <w:t>《证券投资基金销售管理办法》</w:t>
            </w:r>
            <w:r>
              <w:rPr>
                <w:bCs/>
              </w:rPr>
              <w:t>及颁布机关对其不时做出的修订</w:t>
            </w:r>
          </w:p>
        </w:tc>
        <w:tc>
          <w:tcPr>
            <w:tcW w:w="6095" w:type="dxa"/>
            <w:tcBorders>
              <w:top w:val="single" w:color="auto" w:sz="4" w:space="0"/>
              <w:left w:val="single" w:color="auto" w:sz="4" w:space="0"/>
              <w:right w:val="single" w:color="auto" w:sz="4" w:space="0"/>
            </w:tcBorders>
          </w:tcPr>
          <w:p w14:paraId="014F589F">
            <w:pPr>
              <w:jc w:val="both"/>
            </w:pPr>
            <w:r>
              <w:rPr>
                <w:bCs/>
              </w:rPr>
              <w:t>10、《销售办法》：指中国证监会</w:t>
            </w:r>
            <w:r>
              <w:rPr>
                <w:b/>
                <w:bCs/>
                <w:u w:val="single"/>
              </w:rPr>
              <w:t>2020年8月28日</w:t>
            </w:r>
            <w:r>
              <w:rPr>
                <w:bCs/>
              </w:rPr>
              <w:t>颁布、同年</w:t>
            </w:r>
            <w:r>
              <w:rPr>
                <w:b/>
                <w:bCs/>
                <w:u w:val="single"/>
              </w:rPr>
              <w:t>10月1日</w:t>
            </w:r>
            <w:r>
              <w:rPr>
                <w:bCs/>
              </w:rPr>
              <w:t>实施的</w:t>
            </w:r>
            <w:r>
              <w:rPr>
                <w:b/>
                <w:bCs/>
                <w:u w:val="single"/>
              </w:rPr>
              <w:t>《公开募集证券投资基金销售机构监督管理办法》</w:t>
            </w:r>
            <w:r>
              <w:rPr>
                <w:bCs/>
              </w:rPr>
              <w:t>及颁布机关对其不时做出的修订</w:t>
            </w:r>
          </w:p>
        </w:tc>
        <w:tc>
          <w:tcPr>
            <w:tcW w:w="2126" w:type="dxa"/>
            <w:tcBorders>
              <w:top w:val="single" w:color="auto" w:sz="4" w:space="0"/>
              <w:left w:val="single" w:color="auto" w:sz="4" w:space="0"/>
              <w:right w:val="single" w:color="000000" w:sz="4" w:space="0"/>
            </w:tcBorders>
          </w:tcPr>
          <w:p w14:paraId="5C07830F">
            <w:pPr>
              <w:jc w:val="both"/>
              <w:rPr>
                <w:color w:val="000000"/>
              </w:rPr>
            </w:pPr>
            <w:r>
              <w:rPr>
                <w:rFonts w:hint="eastAsia"/>
                <w:color w:val="000000"/>
              </w:rPr>
              <w:t>根据销售办法更新释义。</w:t>
            </w:r>
          </w:p>
        </w:tc>
      </w:tr>
      <w:tr w14:paraId="7B8AA13D">
        <w:trPr>
          <w:jc w:val="center"/>
        </w:trPr>
        <w:tc>
          <w:tcPr>
            <w:tcW w:w="700" w:type="dxa"/>
            <w:vMerge w:val="continue"/>
            <w:tcBorders>
              <w:left w:val="single" w:color="000000" w:sz="4" w:space="0"/>
              <w:right w:val="single" w:color="auto" w:sz="4" w:space="0"/>
            </w:tcBorders>
          </w:tcPr>
          <w:p w14:paraId="56C4771F">
            <w:pPr>
              <w:pStyle w:val="6"/>
              <w:jc w:val="center"/>
            </w:pPr>
          </w:p>
        </w:tc>
        <w:tc>
          <w:tcPr>
            <w:tcW w:w="5816" w:type="dxa"/>
            <w:tcBorders>
              <w:top w:val="single" w:color="auto" w:sz="4" w:space="0"/>
              <w:left w:val="single" w:color="auto" w:sz="4" w:space="0"/>
              <w:right w:val="single" w:color="auto" w:sz="4" w:space="0"/>
            </w:tcBorders>
          </w:tcPr>
          <w:p w14:paraId="4A1AC125">
            <w:pPr>
              <w:jc w:val="both"/>
            </w:pPr>
            <w:r>
              <w:t>11、《信息披露办法》：指中国证监会2019年7月26日颁布、同年9月1日实施的《公开募集证券投资基金信息披露管理办法》及颁布机关对其不时做出的修订</w:t>
            </w:r>
          </w:p>
        </w:tc>
        <w:tc>
          <w:tcPr>
            <w:tcW w:w="6095" w:type="dxa"/>
            <w:tcBorders>
              <w:top w:val="single" w:color="auto" w:sz="4" w:space="0"/>
              <w:left w:val="single" w:color="auto" w:sz="4" w:space="0"/>
              <w:right w:val="single" w:color="auto" w:sz="4" w:space="0"/>
            </w:tcBorders>
          </w:tcPr>
          <w:p w14:paraId="7F707CF5">
            <w:pPr>
              <w:jc w:val="both"/>
            </w:pPr>
            <w:r>
              <w:t>11、《信息披露办法》：指中国证监会2019年7月26日颁布、同年9月1日实施的</w:t>
            </w:r>
            <w:r>
              <w:rPr>
                <w:b/>
                <w:bCs/>
                <w:u w:val="single"/>
              </w:rPr>
              <w:t>，并经2020年3月20日中国证监会《关于修改部分证券期货规章的决定》修正的</w:t>
            </w:r>
            <w:r>
              <w:t>《公开募集证券投资基金信息披露管理办法》及颁布机关对其不时做出的修订</w:t>
            </w:r>
          </w:p>
        </w:tc>
        <w:tc>
          <w:tcPr>
            <w:tcW w:w="2126" w:type="dxa"/>
            <w:tcBorders>
              <w:top w:val="single" w:color="auto" w:sz="4" w:space="0"/>
              <w:left w:val="single" w:color="auto" w:sz="4" w:space="0"/>
              <w:right w:val="single" w:color="000000" w:sz="4" w:space="0"/>
            </w:tcBorders>
          </w:tcPr>
          <w:p w14:paraId="1976BF03">
            <w:pPr>
              <w:jc w:val="both"/>
            </w:pPr>
            <w:r>
              <w:rPr>
                <w:rFonts w:hint="eastAsia"/>
                <w:color w:val="000000"/>
              </w:rPr>
              <w:t>完善</w:t>
            </w:r>
            <w:r>
              <w:rPr>
                <w:color w:val="000000"/>
              </w:rPr>
              <w:t>相关表述。</w:t>
            </w:r>
          </w:p>
        </w:tc>
      </w:tr>
      <w:tr w14:paraId="30050316">
        <w:trPr>
          <w:jc w:val="center"/>
        </w:trPr>
        <w:tc>
          <w:tcPr>
            <w:tcW w:w="700" w:type="dxa"/>
            <w:vMerge w:val="continue"/>
            <w:tcBorders>
              <w:left w:val="single" w:color="000000" w:sz="4" w:space="0"/>
              <w:right w:val="single" w:color="auto" w:sz="4" w:space="0"/>
            </w:tcBorders>
          </w:tcPr>
          <w:p w14:paraId="1058A87C">
            <w:pPr>
              <w:jc w:val="center"/>
            </w:pPr>
          </w:p>
        </w:tc>
        <w:tc>
          <w:tcPr>
            <w:tcW w:w="5816" w:type="dxa"/>
            <w:tcBorders>
              <w:top w:val="single" w:color="auto" w:sz="4" w:space="0"/>
              <w:left w:val="single" w:color="auto" w:sz="4" w:space="0"/>
              <w:right w:val="single" w:color="auto" w:sz="4" w:space="0"/>
            </w:tcBorders>
          </w:tcPr>
          <w:p w14:paraId="34445252">
            <w:pPr>
              <w:jc w:val="both"/>
            </w:pPr>
            <w:r>
              <w:t>15、银行业监督管理机构：指中国人民银行和/或中国银行</w:t>
            </w:r>
            <w:r>
              <w:rPr>
                <w:b/>
                <w:bCs/>
                <w:strike/>
              </w:rPr>
              <w:t>业</w:t>
            </w:r>
            <w:r>
              <w:t>监督管理委员会</w:t>
            </w:r>
          </w:p>
        </w:tc>
        <w:tc>
          <w:tcPr>
            <w:tcW w:w="6095" w:type="dxa"/>
            <w:tcBorders>
              <w:top w:val="single" w:color="auto" w:sz="4" w:space="0"/>
              <w:left w:val="single" w:color="auto" w:sz="4" w:space="0"/>
              <w:right w:val="single" w:color="auto" w:sz="4" w:space="0"/>
            </w:tcBorders>
          </w:tcPr>
          <w:p w14:paraId="3C16F340">
            <w:pPr>
              <w:jc w:val="both"/>
            </w:pPr>
            <w:r>
              <w:t>15、银行业监督管理机构：指中国人民银行和/或中国银行</w:t>
            </w:r>
            <w:r>
              <w:rPr>
                <w:b/>
                <w:bCs/>
                <w:u w:val="single"/>
              </w:rPr>
              <w:t>保险</w:t>
            </w:r>
            <w:r>
              <w:t>监督管理委员会</w:t>
            </w:r>
          </w:p>
        </w:tc>
        <w:tc>
          <w:tcPr>
            <w:tcW w:w="2126" w:type="dxa"/>
            <w:tcBorders>
              <w:top w:val="single" w:color="auto" w:sz="4" w:space="0"/>
              <w:left w:val="single" w:color="auto" w:sz="4" w:space="0"/>
              <w:right w:val="single" w:color="000000" w:sz="4" w:space="0"/>
            </w:tcBorders>
          </w:tcPr>
          <w:p w14:paraId="577EA176">
            <w:pPr>
              <w:jc w:val="both"/>
            </w:pPr>
            <w:r>
              <w:rPr>
                <w:rFonts w:hint="eastAsia"/>
                <w:color w:val="000000"/>
              </w:rPr>
              <w:t>完善</w:t>
            </w:r>
            <w:r>
              <w:rPr>
                <w:color w:val="000000"/>
              </w:rPr>
              <w:t>相关表述。</w:t>
            </w:r>
          </w:p>
        </w:tc>
      </w:tr>
      <w:tr w14:paraId="0AF8707F">
        <w:trPr>
          <w:jc w:val="center"/>
        </w:trPr>
        <w:tc>
          <w:tcPr>
            <w:tcW w:w="700" w:type="dxa"/>
            <w:vMerge w:val="continue"/>
            <w:tcBorders>
              <w:left w:val="single" w:color="000000" w:sz="4" w:space="0"/>
              <w:right w:val="single" w:color="auto" w:sz="4" w:space="0"/>
            </w:tcBorders>
          </w:tcPr>
          <w:p w14:paraId="3E6FAB5A">
            <w:pPr>
              <w:jc w:val="center"/>
            </w:pPr>
          </w:p>
        </w:tc>
        <w:tc>
          <w:tcPr>
            <w:tcW w:w="5816" w:type="dxa"/>
            <w:tcBorders>
              <w:top w:val="single" w:color="auto" w:sz="4" w:space="0"/>
              <w:left w:val="single" w:color="auto" w:sz="4" w:space="0"/>
              <w:right w:val="single" w:color="auto" w:sz="4" w:space="0"/>
            </w:tcBorders>
          </w:tcPr>
          <w:p w14:paraId="5D0D75FC">
            <w:pPr>
              <w:jc w:val="both"/>
            </w:pPr>
            <w:r>
              <w:t>19、合格境外机构投资者：指符合相关法律法规规定可以投资于在中国境内依法募集的证券投资基金的中国境外的机构投资者</w:t>
            </w:r>
          </w:p>
        </w:tc>
        <w:tc>
          <w:tcPr>
            <w:tcW w:w="6095" w:type="dxa"/>
            <w:tcBorders>
              <w:top w:val="single" w:color="auto" w:sz="4" w:space="0"/>
              <w:left w:val="single" w:color="auto" w:sz="4" w:space="0"/>
              <w:right w:val="single" w:color="auto" w:sz="4" w:space="0"/>
            </w:tcBorders>
          </w:tcPr>
          <w:p w14:paraId="687419AA">
            <w:pPr>
              <w:jc w:val="both"/>
            </w:pPr>
            <w:r>
              <w:t>19、合格境外机构投资者：指符合</w:t>
            </w:r>
            <w:r>
              <w:rPr>
                <w:b/>
                <w:u w:val="single"/>
              </w:rPr>
              <w:t>《合格境外机构投资者境内证券投资管理办法》（包括其不时修订）及</w:t>
            </w:r>
            <w:r>
              <w:t>相关法律法规规定可以投资于在中国境内依法募集的证券投资基金的中国境外的机构投资者</w:t>
            </w:r>
          </w:p>
        </w:tc>
        <w:tc>
          <w:tcPr>
            <w:tcW w:w="2126" w:type="dxa"/>
            <w:tcBorders>
              <w:top w:val="single" w:color="auto" w:sz="4" w:space="0"/>
              <w:left w:val="single" w:color="auto" w:sz="4" w:space="0"/>
              <w:right w:val="single" w:color="000000" w:sz="4" w:space="0"/>
            </w:tcBorders>
          </w:tcPr>
          <w:p w14:paraId="490975C9">
            <w:pPr>
              <w:jc w:val="both"/>
            </w:pPr>
            <w:r>
              <w:rPr>
                <w:rFonts w:hint="eastAsia"/>
                <w:color w:val="000000"/>
              </w:rPr>
              <w:t>完善</w:t>
            </w:r>
            <w:r>
              <w:rPr>
                <w:color w:val="000000"/>
              </w:rPr>
              <w:t>相关表述。</w:t>
            </w:r>
          </w:p>
        </w:tc>
      </w:tr>
      <w:tr w14:paraId="547BAA5F">
        <w:trPr>
          <w:jc w:val="center"/>
        </w:trPr>
        <w:tc>
          <w:tcPr>
            <w:tcW w:w="700" w:type="dxa"/>
            <w:vMerge w:val="continue"/>
            <w:tcBorders>
              <w:left w:val="single" w:color="000000" w:sz="4" w:space="0"/>
              <w:right w:val="single" w:color="auto" w:sz="4" w:space="0"/>
            </w:tcBorders>
          </w:tcPr>
          <w:p w14:paraId="78006EC2">
            <w:pPr>
              <w:jc w:val="center"/>
            </w:pPr>
          </w:p>
        </w:tc>
        <w:tc>
          <w:tcPr>
            <w:tcW w:w="5816" w:type="dxa"/>
            <w:tcBorders>
              <w:top w:val="single" w:color="auto" w:sz="4" w:space="0"/>
              <w:left w:val="single" w:color="auto" w:sz="4" w:space="0"/>
              <w:bottom w:val="single" w:color="auto" w:sz="4" w:space="0"/>
              <w:right w:val="single" w:color="auto" w:sz="4" w:space="0"/>
            </w:tcBorders>
          </w:tcPr>
          <w:p w14:paraId="43A5F247">
            <w:pPr>
              <w:jc w:val="both"/>
            </w:pPr>
            <w:r>
              <w:rPr>
                <w:rFonts w:hint="eastAsia"/>
              </w:rPr>
              <w:t>无</w:t>
            </w:r>
          </w:p>
        </w:tc>
        <w:tc>
          <w:tcPr>
            <w:tcW w:w="6095" w:type="dxa"/>
            <w:tcBorders>
              <w:top w:val="single" w:color="auto" w:sz="4" w:space="0"/>
              <w:left w:val="single" w:color="auto" w:sz="4" w:space="0"/>
              <w:bottom w:val="single" w:color="auto" w:sz="4" w:space="0"/>
              <w:right w:val="single" w:color="auto" w:sz="4" w:space="0"/>
            </w:tcBorders>
          </w:tcPr>
          <w:p w14:paraId="504C538D">
            <w:pPr>
              <w:jc w:val="both"/>
              <w:rPr>
                <w:b/>
                <w:u w:val="single"/>
              </w:rPr>
            </w:pPr>
            <w:r>
              <w:rPr>
                <w:b/>
                <w:u w:val="single"/>
              </w:rPr>
              <w:t>20、人民币合格境外机构投资者：指按照《人民币合格境外机构投资者境内证券投资试点办法》（包括其不时修订）及相关法律法规规定，运用来自境外的人民币资金进行境内证券投资的境外法人</w:t>
            </w:r>
          </w:p>
        </w:tc>
        <w:tc>
          <w:tcPr>
            <w:tcW w:w="2126" w:type="dxa"/>
            <w:tcBorders>
              <w:top w:val="single" w:color="auto" w:sz="4" w:space="0"/>
              <w:left w:val="single" w:color="auto" w:sz="4" w:space="0"/>
              <w:bottom w:val="single" w:color="auto" w:sz="4" w:space="0"/>
              <w:right w:val="single" w:color="000000" w:sz="4" w:space="0"/>
            </w:tcBorders>
          </w:tcPr>
          <w:p w14:paraId="1B2E262F">
            <w:pPr>
              <w:jc w:val="both"/>
            </w:pPr>
            <w:r>
              <w:rPr>
                <w:rFonts w:hint="eastAsia"/>
                <w:color w:val="000000"/>
              </w:rPr>
              <w:t>根据新填报指引完善释义。</w:t>
            </w:r>
          </w:p>
        </w:tc>
      </w:tr>
      <w:tr w14:paraId="0C724A85">
        <w:trPr>
          <w:jc w:val="center"/>
        </w:trPr>
        <w:tc>
          <w:tcPr>
            <w:tcW w:w="700" w:type="dxa"/>
            <w:vMerge w:val="continue"/>
            <w:tcBorders>
              <w:left w:val="single" w:color="000000" w:sz="4" w:space="0"/>
              <w:right w:val="single" w:color="auto" w:sz="4" w:space="0"/>
            </w:tcBorders>
          </w:tcPr>
          <w:p w14:paraId="4FCF492F">
            <w:pPr>
              <w:jc w:val="center"/>
            </w:pPr>
          </w:p>
        </w:tc>
        <w:tc>
          <w:tcPr>
            <w:tcW w:w="5816" w:type="dxa"/>
            <w:tcBorders>
              <w:top w:val="single" w:color="auto" w:sz="4" w:space="0"/>
              <w:left w:val="single" w:color="auto" w:sz="4" w:space="0"/>
              <w:bottom w:val="single" w:color="auto" w:sz="4" w:space="0"/>
              <w:right w:val="single" w:color="auto" w:sz="4" w:space="0"/>
            </w:tcBorders>
          </w:tcPr>
          <w:p w14:paraId="5E376305">
            <w:pPr>
              <w:jc w:val="both"/>
            </w:pPr>
            <w:r>
              <w:t>20、投资人、投资者：指个人投资者、机构投资者、合格境外机构投资者、发起资金提供方，以及法律法规或中国证监会允许购买证券投资基金的其他投资人的合称</w:t>
            </w:r>
          </w:p>
        </w:tc>
        <w:tc>
          <w:tcPr>
            <w:tcW w:w="6095" w:type="dxa"/>
            <w:tcBorders>
              <w:top w:val="single" w:color="auto" w:sz="4" w:space="0"/>
              <w:left w:val="single" w:color="auto" w:sz="4" w:space="0"/>
              <w:bottom w:val="single" w:color="auto" w:sz="4" w:space="0"/>
              <w:right w:val="single" w:color="auto" w:sz="4" w:space="0"/>
            </w:tcBorders>
          </w:tcPr>
          <w:p w14:paraId="0DDE9395">
            <w:pPr>
              <w:jc w:val="both"/>
            </w:pPr>
            <w:r>
              <w:t>21、投资人、投资者：指个人投资者、机构投资者、合格境外机构投资者、</w:t>
            </w:r>
            <w:r>
              <w:rPr>
                <w:b/>
                <w:u w:val="single"/>
              </w:rPr>
              <w:t>人民币合格境外机构投资者、</w:t>
            </w:r>
            <w:r>
              <w:t>发起资金提供方，以及法律法规或中国证监会允许购买证券投资基金的其他投资人的合称</w:t>
            </w:r>
          </w:p>
        </w:tc>
        <w:tc>
          <w:tcPr>
            <w:tcW w:w="2126" w:type="dxa"/>
            <w:tcBorders>
              <w:top w:val="single" w:color="auto" w:sz="4" w:space="0"/>
              <w:left w:val="single" w:color="auto" w:sz="4" w:space="0"/>
              <w:bottom w:val="single" w:color="auto" w:sz="4" w:space="0"/>
              <w:right w:val="single" w:color="000000" w:sz="4" w:space="0"/>
            </w:tcBorders>
          </w:tcPr>
          <w:p w14:paraId="2ED069A9">
            <w:pPr>
              <w:jc w:val="both"/>
            </w:pPr>
            <w:r>
              <w:rPr>
                <w:rFonts w:hint="eastAsia"/>
                <w:color w:val="000000"/>
              </w:rPr>
              <w:t>完善</w:t>
            </w:r>
            <w:r>
              <w:rPr>
                <w:color w:val="000000"/>
              </w:rPr>
              <w:t>相关表述。</w:t>
            </w:r>
          </w:p>
        </w:tc>
      </w:tr>
      <w:tr w14:paraId="57393B30">
        <w:trPr>
          <w:jc w:val="center"/>
        </w:trPr>
        <w:tc>
          <w:tcPr>
            <w:tcW w:w="700" w:type="dxa"/>
            <w:vMerge w:val="continue"/>
            <w:tcBorders>
              <w:left w:val="single" w:color="000000" w:sz="4" w:space="0"/>
              <w:right w:val="single" w:color="auto" w:sz="4" w:space="0"/>
            </w:tcBorders>
          </w:tcPr>
          <w:p w14:paraId="17A186CB">
            <w:pPr>
              <w:jc w:val="center"/>
            </w:pPr>
          </w:p>
        </w:tc>
        <w:tc>
          <w:tcPr>
            <w:tcW w:w="5816" w:type="dxa"/>
            <w:tcBorders>
              <w:top w:val="single" w:color="auto" w:sz="4" w:space="0"/>
              <w:left w:val="single" w:color="auto" w:sz="4" w:space="0"/>
              <w:bottom w:val="single" w:color="auto" w:sz="4" w:space="0"/>
              <w:right w:val="single" w:color="auto" w:sz="4" w:space="0"/>
            </w:tcBorders>
          </w:tcPr>
          <w:p w14:paraId="2ABCCF3F">
            <w:pPr>
              <w:jc w:val="both"/>
            </w:pPr>
            <w:r>
              <w:t>51、</w:t>
            </w:r>
            <w:r>
              <w:rPr>
                <w:b/>
                <w:bCs/>
                <w:strike/>
              </w:rPr>
              <w:t>指定</w:t>
            </w:r>
            <w:r>
              <w:t>媒介：指中国证监会</w:t>
            </w:r>
            <w:r>
              <w:rPr>
                <w:b/>
                <w:bCs/>
                <w:strike/>
              </w:rPr>
              <w:t>指定</w:t>
            </w:r>
            <w:r>
              <w:t>的用以进行信息披露的全国性报刊及</w:t>
            </w:r>
            <w:r>
              <w:rPr>
                <w:b/>
                <w:bCs/>
                <w:strike/>
              </w:rPr>
              <w:t>指定</w:t>
            </w:r>
            <w:r>
              <w:t>互联网网站（包括基金管理人网站、基金托管人网站、中国证监会基金电子披露网站）等媒介</w:t>
            </w:r>
          </w:p>
        </w:tc>
        <w:tc>
          <w:tcPr>
            <w:tcW w:w="6095" w:type="dxa"/>
            <w:tcBorders>
              <w:top w:val="single" w:color="auto" w:sz="4" w:space="0"/>
              <w:left w:val="single" w:color="auto" w:sz="4" w:space="0"/>
              <w:bottom w:val="single" w:color="auto" w:sz="4" w:space="0"/>
              <w:right w:val="single" w:color="auto" w:sz="4" w:space="0"/>
            </w:tcBorders>
          </w:tcPr>
          <w:p w14:paraId="286771E4">
            <w:pPr>
              <w:jc w:val="both"/>
            </w:pPr>
            <w:r>
              <w:t>52、</w:t>
            </w:r>
            <w:r>
              <w:rPr>
                <w:b/>
                <w:u w:val="single"/>
              </w:rPr>
              <w:t>规定</w:t>
            </w:r>
            <w:r>
              <w:t>媒介：指符合中国证监会</w:t>
            </w:r>
            <w:r>
              <w:rPr>
                <w:b/>
                <w:u w:val="single"/>
              </w:rPr>
              <w:t>规定条件</w:t>
            </w:r>
            <w:r>
              <w:t>的用以进行信息披露的全国性报刊及</w:t>
            </w:r>
            <w:r>
              <w:rPr>
                <w:b/>
                <w:u w:val="single"/>
              </w:rPr>
              <w:t>《信息披露办法》规定的</w:t>
            </w:r>
            <w:r>
              <w:t>互联网网站（包括基金管理人网站、基金托管人网站、中国证监会基金电子披露网站）等媒介</w:t>
            </w:r>
          </w:p>
        </w:tc>
        <w:tc>
          <w:tcPr>
            <w:tcW w:w="2126" w:type="dxa"/>
            <w:tcBorders>
              <w:top w:val="single" w:color="auto" w:sz="4" w:space="0"/>
              <w:left w:val="single" w:color="auto" w:sz="4" w:space="0"/>
              <w:bottom w:val="single" w:color="auto" w:sz="4" w:space="0"/>
              <w:right w:val="single" w:color="000000" w:sz="4" w:space="0"/>
            </w:tcBorders>
          </w:tcPr>
          <w:p w14:paraId="2388EEAD">
            <w:pPr>
              <w:jc w:val="both"/>
            </w:pPr>
            <w:r>
              <w:rPr>
                <w:rFonts w:hint="eastAsia"/>
                <w:color w:val="000000"/>
              </w:rPr>
              <w:t>根据</w:t>
            </w:r>
            <w:r>
              <w:rPr>
                <w:color w:val="000000"/>
              </w:rPr>
              <w:t>信披新规</w:t>
            </w:r>
            <w:r>
              <w:rPr>
                <w:rFonts w:hint="eastAsia"/>
                <w:color w:val="000000"/>
              </w:rPr>
              <w:t>修订，基金合同中关于“规定媒介”的同类修改不再一一列举。</w:t>
            </w:r>
          </w:p>
        </w:tc>
      </w:tr>
      <w:tr w14:paraId="2E044E1C">
        <w:trPr>
          <w:jc w:val="center"/>
        </w:trPr>
        <w:tc>
          <w:tcPr>
            <w:tcW w:w="700" w:type="dxa"/>
            <w:vMerge w:val="continue"/>
            <w:tcBorders>
              <w:left w:val="single" w:color="000000" w:sz="4" w:space="0"/>
              <w:bottom w:val="single" w:color="auto" w:sz="4" w:space="0"/>
              <w:right w:val="single" w:color="auto" w:sz="4" w:space="0"/>
            </w:tcBorders>
          </w:tcPr>
          <w:p w14:paraId="44E29D77">
            <w:pPr>
              <w:jc w:val="center"/>
            </w:pPr>
          </w:p>
        </w:tc>
        <w:tc>
          <w:tcPr>
            <w:tcW w:w="5816" w:type="dxa"/>
            <w:tcBorders>
              <w:top w:val="single" w:color="auto" w:sz="4" w:space="0"/>
              <w:left w:val="single" w:color="auto" w:sz="4" w:space="0"/>
              <w:bottom w:val="single" w:color="auto" w:sz="4" w:space="0"/>
              <w:right w:val="single" w:color="auto" w:sz="4" w:space="0"/>
            </w:tcBorders>
          </w:tcPr>
          <w:p w14:paraId="44BFC1BC">
            <w:pPr>
              <w:jc w:val="both"/>
              <w:rPr>
                <w:rFonts w:cs="Times New Roman"/>
              </w:rPr>
            </w:pPr>
            <w:r>
              <w:rPr>
                <w:rFonts w:hint="eastAsia" w:cs="Times New Roman"/>
              </w:rPr>
              <w:t>无</w:t>
            </w:r>
          </w:p>
        </w:tc>
        <w:tc>
          <w:tcPr>
            <w:tcW w:w="6095" w:type="dxa"/>
            <w:tcBorders>
              <w:top w:val="single" w:color="auto" w:sz="4" w:space="0"/>
              <w:left w:val="single" w:color="auto" w:sz="4" w:space="0"/>
              <w:bottom w:val="single" w:color="auto" w:sz="4" w:space="0"/>
              <w:right w:val="single" w:color="auto" w:sz="4" w:space="0"/>
            </w:tcBorders>
          </w:tcPr>
          <w:p w14:paraId="092A0C22">
            <w:pPr>
              <w:jc w:val="both"/>
              <w:rPr>
                <w:b/>
                <w:bCs/>
                <w:u w:val="single"/>
              </w:rPr>
            </w:pPr>
            <w:r>
              <w:rPr>
                <w:b/>
                <w:bCs/>
                <w:u w:val="single"/>
              </w:rPr>
              <w:t>61、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2D201F5D">
            <w:pPr>
              <w:jc w:val="both"/>
              <w:rPr>
                <w:b/>
                <w:bCs/>
                <w:u w:val="single"/>
              </w:rPr>
            </w:pPr>
            <w:r>
              <w:rPr>
                <w:b/>
                <w:bCs/>
                <w:u w:val="single"/>
              </w:rPr>
              <w:t>62、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445FF04D">
            <w:pPr>
              <w:jc w:val="both"/>
              <w:rPr>
                <w:b/>
                <w:bCs/>
                <w:u w:val="single"/>
              </w:rPr>
            </w:pPr>
            <w:r>
              <w:rPr>
                <w:b/>
                <w:bCs/>
                <w:u w:val="single"/>
              </w:rPr>
              <w:t>63、特定资产：包括：（1）无可参考的活跃市场价格且采用估值技术仍导致公允价值存在重大不确定性的资产；（2）按摊余成本计量且计提资产减值准备仍导致资产价值存在重大不确定性的资产；（3）其他资产价值存在重大不确定性的资产</w:t>
            </w:r>
          </w:p>
          <w:p w14:paraId="0B782B88">
            <w:pPr>
              <w:jc w:val="both"/>
            </w:pPr>
            <w:r>
              <w:rPr>
                <w:b/>
                <w:bCs/>
                <w:u w:val="single"/>
              </w:rPr>
              <w:t>64、转融通证券出借业务：指基金以一定的费率通过证券交易所综合业务平台向中国证券金融股份有限公司（以下简称证券金融公司）出借证券，证券金融公司到期归还所借证券及相应权益补偿并支付费用的业务</w:t>
            </w:r>
          </w:p>
        </w:tc>
        <w:tc>
          <w:tcPr>
            <w:tcW w:w="2126" w:type="dxa"/>
            <w:tcBorders>
              <w:top w:val="single" w:color="auto" w:sz="4" w:space="0"/>
              <w:left w:val="single" w:color="auto" w:sz="4" w:space="0"/>
              <w:bottom w:val="single" w:color="auto" w:sz="4" w:space="0"/>
              <w:right w:val="single" w:color="000000" w:sz="4" w:space="0"/>
            </w:tcBorders>
          </w:tcPr>
          <w:p w14:paraId="1C2AB8E8">
            <w:pPr>
              <w:jc w:val="both"/>
            </w:pPr>
            <w:r>
              <w:rPr>
                <w:rFonts w:hint="eastAsia"/>
              </w:rPr>
              <w:t>根据新填报指引完善释义。</w:t>
            </w:r>
          </w:p>
        </w:tc>
      </w:tr>
      <w:tr w14:paraId="12EA9138">
        <w:trPr>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59701EC9">
            <w:pPr>
              <w:pStyle w:val="6"/>
              <w:jc w:val="center"/>
            </w:pPr>
            <w:r>
              <w:rPr>
                <w:b/>
                <w:bCs/>
              </w:rPr>
              <w:t>第六部分 基金份额的申购与赎回</w:t>
            </w:r>
          </w:p>
        </w:tc>
        <w:tc>
          <w:tcPr>
            <w:tcW w:w="5816" w:type="dxa"/>
            <w:tcBorders>
              <w:top w:val="single" w:color="auto" w:sz="4" w:space="0"/>
              <w:left w:val="single" w:color="auto" w:sz="4" w:space="0"/>
              <w:right w:val="single" w:color="auto" w:sz="4" w:space="0"/>
            </w:tcBorders>
          </w:tcPr>
          <w:p w14:paraId="6857AFE1">
            <w:pPr>
              <w:jc w:val="both"/>
            </w:pPr>
            <w:r>
              <w:rPr>
                <w:rFonts w:hint="eastAsia"/>
              </w:rPr>
              <w:t>六、申购和赎回的价格、费用及其用途</w:t>
            </w:r>
          </w:p>
          <w:p w14:paraId="3B0CA377">
            <w:pPr>
              <w:jc w:val="both"/>
            </w:pPr>
            <w:r>
              <w:rPr>
                <w:rFonts w:hint="eastAsia"/>
              </w:rPr>
              <w:t>……</w:t>
            </w:r>
          </w:p>
        </w:tc>
        <w:tc>
          <w:tcPr>
            <w:tcW w:w="6095" w:type="dxa"/>
            <w:tcBorders>
              <w:top w:val="single" w:color="auto" w:sz="4" w:space="0"/>
              <w:left w:val="single" w:color="auto" w:sz="4" w:space="0"/>
              <w:right w:val="single" w:color="auto" w:sz="4" w:space="0"/>
            </w:tcBorders>
          </w:tcPr>
          <w:p w14:paraId="1F727EF2">
            <w:pPr>
              <w:jc w:val="both"/>
            </w:pPr>
            <w:r>
              <w:rPr>
                <w:rFonts w:hint="eastAsia"/>
              </w:rPr>
              <w:t>六、申购和赎回的价格、费用及其用途</w:t>
            </w:r>
          </w:p>
          <w:p w14:paraId="0E35DEA2">
            <w:pPr>
              <w:jc w:val="both"/>
            </w:pPr>
            <w:r>
              <w:rPr>
                <w:rFonts w:hint="eastAsia"/>
              </w:rPr>
              <w:t>……</w:t>
            </w:r>
          </w:p>
          <w:p w14:paraId="501361FD">
            <w:pPr>
              <w:jc w:val="both"/>
            </w:pPr>
            <w:r>
              <w:rPr>
                <w:b/>
                <w:u w:val="single"/>
              </w:rPr>
              <w:t>8、当本基金发生大额申购或赎回情形时，基金管理人可以采用摆动定价机制，以确保基金估值的公平性。具体处理原则与操作规范遵循相关法律法规以及监管部门、自律规则的规定。</w:t>
            </w:r>
          </w:p>
        </w:tc>
        <w:tc>
          <w:tcPr>
            <w:tcW w:w="2126" w:type="dxa"/>
            <w:tcBorders>
              <w:top w:val="single" w:color="auto" w:sz="4" w:space="0"/>
              <w:left w:val="single" w:color="auto" w:sz="4" w:space="0"/>
              <w:right w:val="single" w:color="000000" w:sz="4" w:space="0"/>
            </w:tcBorders>
          </w:tcPr>
          <w:p w14:paraId="12A30459">
            <w:pPr>
              <w:jc w:val="both"/>
            </w:pPr>
            <w:r>
              <w:rPr>
                <w:rFonts w:hint="eastAsia"/>
                <w:color w:val="000000"/>
              </w:rPr>
              <w:t>完善相关表述。</w:t>
            </w:r>
          </w:p>
        </w:tc>
      </w:tr>
      <w:tr w14:paraId="6F699D2B">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165B66F8">
            <w:pPr>
              <w:jc w:val="center"/>
            </w:pPr>
          </w:p>
        </w:tc>
        <w:tc>
          <w:tcPr>
            <w:tcW w:w="5816" w:type="dxa"/>
            <w:tcBorders>
              <w:top w:val="single" w:color="auto" w:sz="4" w:space="0"/>
              <w:left w:val="single" w:color="auto" w:sz="4" w:space="0"/>
              <w:right w:val="single" w:color="auto" w:sz="4" w:space="0"/>
            </w:tcBorders>
          </w:tcPr>
          <w:p w14:paraId="4B89EE1E">
            <w:pPr>
              <w:jc w:val="both"/>
              <w:rPr>
                <w:rFonts w:cs="Times New Roman"/>
              </w:rPr>
            </w:pPr>
            <w:r>
              <w:rPr>
                <w:rFonts w:hint="eastAsia"/>
              </w:rPr>
              <w:t>无</w:t>
            </w:r>
          </w:p>
        </w:tc>
        <w:tc>
          <w:tcPr>
            <w:tcW w:w="6095" w:type="dxa"/>
            <w:tcBorders>
              <w:top w:val="single" w:color="auto" w:sz="4" w:space="0"/>
              <w:left w:val="single" w:color="auto" w:sz="4" w:space="0"/>
              <w:right w:val="single" w:color="auto" w:sz="4" w:space="0"/>
            </w:tcBorders>
          </w:tcPr>
          <w:p w14:paraId="32315276">
            <w:pPr>
              <w:jc w:val="both"/>
              <w:rPr>
                <w:b/>
                <w:u w:val="single"/>
              </w:rPr>
            </w:pPr>
            <w:r>
              <w:rPr>
                <w:rFonts w:hint="eastAsia"/>
                <w:b/>
                <w:u w:val="single"/>
              </w:rPr>
              <w:t>十六、实施侧袋机制期间本基金的申购与赎回</w:t>
            </w:r>
          </w:p>
          <w:p w14:paraId="2F4D3A42">
            <w:pPr>
              <w:jc w:val="both"/>
            </w:pPr>
            <w:r>
              <w:rPr>
                <w:rFonts w:hint="eastAsia"/>
                <w:b/>
                <w:u w:val="single"/>
              </w:rPr>
              <w:t>本基金实施侧袋机制的，本基金的申购和赎回安排详见招募说明书或相关公告。</w:t>
            </w:r>
          </w:p>
        </w:tc>
        <w:tc>
          <w:tcPr>
            <w:tcW w:w="2126" w:type="dxa"/>
            <w:tcBorders>
              <w:top w:val="single" w:color="auto" w:sz="4" w:space="0"/>
              <w:left w:val="single" w:color="auto" w:sz="4" w:space="0"/>
              <w:right w:val="single" w:color="000000" w:sz="4" w:space="0"/>
            </w:tcBorders>
          </w:tcPr>
          <w:p w14:paraId="77B17F32">
            <w:pPr>
              <w:jc w:val="both"/>
            </w:pPr>
            <w:r>
              <w:rPr>
                <w:rFonts w:hint="eastAsia"/>
                <w:color w:val="000000"/>
              </w:rPr>
              <w:t>根据新填报指引，增加实施侧袋机制期间的申购与赎回约定。</w:t>
            </w:r>
          </w:p>
        </w:tc>
      </w:tr>
      <w:tr w14:paraId="4865EA25">
        <w:trPr>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41BF6C23">
            <w:pPr>
              <w:pStyle w:val="6"/>
              <w:jc w:val="center"/>
            </w:pPr>
            <w:r>
              <w:rPr>
                <w:b/>
                <w:bCs/>
              </w:rPr>
              <w:t>第七部分 基金合同当事人及权利义务</w:t>
            </w:r>
          </w:p>
        </w:tc>
        <w:tc>
          <w:tcPr>
            <w:tcW w:w="5816" w:type="dxa"/>
            <w:tcBorders>
              <w:top w:val="single" w:color="auto" w:sz="4" w:space="0"/>
              <w:left w:val="single" w:color="auto" w:sz="4" w:space="0"/>
              <w:right w:val="single" w:color="auto" w:sz="4" w:space="0"/>
            </w:tcBorders>
          </w:tcPr>
          <w:p w14:paraId="67A45BBF">
            <w:pPr>
              <w:jc w:val="both"/>
            </w:pPr>
            <w:r>
              <w:t>一、基金管理人</w:t>
            </w:r>
          </w:p>
          <w:p w14:paraId="276090D8">
            <w:pPr>
              <w:jc w:val="both"/>
            </w:pPr>
            <w:r>
              <w:rPr>
                <w:rFonts w:hint="eastAsia"/>
              </w:rPr>
              <w:t>（二）</w:t>
            </w:r>
            <w:r>
              <w:tab/>
            </w:r>
            <w:r>
              <w:t>基金管理人的权利与义务</w:t>
            </w:r>
          </w:p>
          <w:p w14:paraId="3EA17BDF">
            <w:pPr>
              <w:jc w:val="both"/>
            </w:pPr>
            <w:r>
              <w:t>1、根据《基金法》、《运作办法》及其他有关规定，基金管理人的权利包括但不限于：</w:t>
            </w:r>
          </w:p>
          <w:p w14:paraId="08DABF9D">
            <w:pPr>
              <w:jc w:val="both"/>
            </w:pPr>
            <w:r>
              <w:rPr>
                <w:rFonts w:asciiTheme="majorHAnsi" w:hAnsiTheme="majorHAnsi"/>
                <w:bCs/>
              </w:rPr>
              <w:t>（13）在法律法规允许的前提下，为基金的利益依法进行融资、融券</w:t>
            </w:r>
            <w:r>
              <w:rPr>
                <w:rFonts w:hint="eastAsia"/>
              </w:rPr>
              <w:t>；</w:t>
            </w:r>
          </w:p>
        </w:tc>
        <w:tc>
          <w:tcPr>
            <w:tcW w:w="6095" w:type="dxa"/>
            <w:tcBorders>
              <w:top w:val="single" w:color="auto" w:sz="4" w:space="0"/>
              <w:left w:val="single" w:color="auto" w:sz="4" w:space="0"/>
              <w:right w:val="single" w:color="auto" w:sz="4" w:space="0"/>
            </w:tcBorders>
          </w:tcPr>
          <w:p w14:paraId="4AF59C3D">
            <w:pPr>
              <w:jc w:val="both"/>
            </w:pPr>
            <w:r>
              <w:t>一、基金管理人</w:t>
            </w:r>
          </w:p>
          <w:p w14:paraId="4B779E76">
            <w:pPr>
              <w:jc w:val="both"/>
            </w:pPr>
            <w:r>
              <w:rPr>
                <w:rFonts w:hint="eastAsia"/>
              </w:rPr>
              <w:t>（二）</w:t>
            </w:r>
            <w:r>
              <w:tab/>
            </w:r>
            <w:r>
              <w:t>基金管理人的权利与义务</w:t>
            </w:r>
          </w:p>
          <w:p w14:paraId="4706E797">
            <w:pPr>
              <w:jc w:val="both"/>
            </w:pPr>
            <w:r>
              <w:t>1、根据《基金法》、《运作办法》及其他有关规定，基金管理人的权利包括但不限于：</w:t>
            </w:r>
          </w:p>
          <w:p w14:paraId="36AF147E">
            <w:pPr>
              <w:jc w:val="both"/>
            </w:pPr>
            <w:r>
              <w:rPr>
                <w:rFonts w:hint="eastAsia"/>
              </w:rPr>
              <w:t>（</w:t>
            </w:r>
            <w:r>
              <w:t>13）在法律法规允许的前提下，为基金的利益依法进行融资、融券</w:t>
            </w:r>
            <w:r>
              <w:rPr>
                <w:b/>
                <w:u w:val="single"/>
              </w:rPr>
              <w:t>及转融通证券出借业务</w:t>
            </w:r>
            <w:r>
              <w:t>；</w:t>
            </w:r>
          </w:p>
        </w:tc>
        <w:tc>
          <w:tcPr>
            <w:tcW w:w="2126" w:type="dxa"/>
            <w:tcBorders>
              <w:top w:val="single" w:color="auto" w:sz="4" w:space="0"/>
              <w:left w:val="single" w:color="auto" w:sz="4" w:space="0"/>
              <w:right w:val="single" w:color="000000" w:sz="4" w:space="0"/>
            </w:tcBorders>
          </w:tcPr>
          <w:p w14:paraId="75B1FDE3">
            <w:pPr>
              <w:jc w:val="both"/>
            </w:pPr>
            <w:r>
              <w:rPr>
                <w:rFonts w:hint="eastAsia"/>
                <w:color w:val="000000"/>
              </w:rPr>
              <w:t>根据本基金实际情况完善相关表述。</w:t>
            </w:r>
          </w:p>
        </w:tc>
      </w:tr>
      <w:tr w14:paraId="418B40BF">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1087D023">
            <w:pPr>
              <w:jc w:val="center"/>
            </w:pPr>
          </w:p>
        </w:tc>
        <w:tc>
          <w:tcPr>
            <w:tcW w:w="5816" w:type="dxa"/>
            <w:tcBorders>
              <w:top w:val="single" w:color="auto" w:sz="4" w:space="0"/>
              <w:left w:val="single" w:color="auto" w:sz="4" w:space="0"/>
              <w:right w:val="single" w:color="auto" w:sz="4" w:space="0"/>
            </w:tcBorders>
          </w:tcPr>
          <w:p w14:paraId="3FA4C385">
            <w:pPr>
              <w:jc w:val="both"/>
            </w:pPr>
            <w:r>
              <w:t>二、基金托管人</w:t>
            </w:r>
          </w:p>
          <w:p w14:paraId="2EED8A7A">
            <w:pPr>
              <w:jc w:val="both"/>
            </w:pPr>
            <w:r>
              <w:rPr>
                <w:rFonts w:hint="eastAsia"/>
              </w:rPr>
              <w:t>（二）</w:t>
            </w:r>
            <w:r>
              <w:tab/>
            </w:r>
            <w:r>
              <w:t>基金托管人的权利与义务</w:t>
            </w:r>
          </w:p>
          <w:p w14:paraId="69E636E5">
            <w:pPr>
              <w:jc w:val="both"/>
            </w:pPr>
            <w:r>
              <w:t>2、根据《基金法》、《运作办法》及其他有关规定，基金托管人的义务包括但不限于：</w:t>
            </w:r>
          </w:p>
          <w:p w14:paraId="76289829">
            <w:pPr>
              <w:jc w:val="both"/>
            </w:pPr>
            <w:r>
              <w:rPr>
                <w:rFonts w:hint="eastAsia"/>
              </w:rPr>
              <w:t>（</w:t>
            </w:r>
            <w:r>
              <w:t>11）保存基金托管业务活动的记录、账册、报表和其他相关资料</w:t>
            </w:r>
            <w:r>
              <w:rPr>
                <w:b/>
                <w:bCs/>
                <w:strike/>
              </w:rPr>
              <w:t>15年以上</w:t>
            </w:r>
            <w:r>
              <w:t>；</w:t>
            </w:r>
          </w:p>
        </w:tc>
        <w:tc>
          <w:tcPr>
            <w:tcW w:w="6095" w:type="dxa"/>
            <w:tcBorders>
              <w:top w:val="single" w:color="auto" w:sz="4" w:space="0"/>
              <w:left w:val="single" w:color="auto" w:sz="4" w:space="0"/>
              <w:right w:val="single" w:color="auto" w:sz="4" w:space="0"/>
            </w:tcBorders>
          </w:tcPr>
          <w:p w14:paraId="22587080">
            <w:pPr>
              <w:jc w:val="both"/>
            </w:pPr>
            <w:r>
              <w:t>二、基金托管人</w:t>
            </w:r>
          </w:p>
          <w:p w14:paraId="35E0ADED">
            <w:pPr>
              <w:jc w:val="both"/>
            </w:pPr>
            <w:r>
              <w:rPr>
                <w:rFonts w:hint="eastAsia"/>
              </w:rPr>
              <w:t>（二）</w:t>
            </w:r>
            <w:r>
              <w:tab/>
            </w:r>
            <w:r>
              <w:t>基金托管人的权利与义务</w:t>
            </w:r>
          </w:p>
          <w:p w14:paraId="077D2542">
            <w:pPr>
              <w:jc w:val="both"/>
            </w:pPr>
            <w:r>
              <w:t>2、根据《基金法》、《运作办法》及其他有关规定，基金托管人的义务包括但不限于：</w:t>
            </w:r>
          </w:p>
          <w:p w14:paraId="6F1AD16C">
            <w:pPr>
              <w:jc w:val="both"/>
              <w:rPr>
                <w:b/>
                <w:u w:val="single"/>
              </w:rPr>
            </w:pPr>
            <w:r>
              <w:rPr>
                <w:rFonts w:hint="eastAsia"/>
              </w:rPr>
              <w:t>（</w:t>
            </w:r>
            <w:r>
              <w:t>11）保存基金托管业务活动的记录、账册、报表和其他相关资料</w:t>
            </w:r>
            <w:r>
              <w:rPr>
                <w:rFonts w:hint="eastAsia"/>
                <w:b/>
                <w:bCs/>
                <w:u w:val="single"/>
              </w:rPr>
              <w:t>不低于法律法规规定的最低期限</w:t>
            </w:r>
            <w:r>
              <w:t>；</w:t>
            </w:r>
          </w:p>
        </w:tc>
        <w:tc>
          <w:tcPr>
            <w:tcW w:w="2126" w:type="dxa"/>
            <w:tcBorders>
              <w:top w:val="single" w:color="auto" w:sz="4" w:space="0"/>
              <w:left w:val="single" w:color="auto" w:sz="4" w:space="0"/>
              <w:right w:val="single" w:color="000000" w:sz="4" w:space="0"/>
            </w:tcBorders>
          </w:tcPr>
          <w:p w14:paraId="72E11FBB">
            <w:pPr>
              <w:jc w:val="both"/>
            </w:pPr>
            <w:r>
              <w:rPr>
                <w:rFonts w:hint="eastAsia"/>
                <w:color w:val="000000"/>
              </w:rPr>
              <w:t>根据新发布的托管办法修改。</w:t>
            </w:r>
          </w:p>
        </w:tc>
      </w:tr>
      <w:tr w14:paraId="47B1F041">
        <w:trPr>
          <w:jc w:val="center"/>
        </w:trPr>
        <w:tc>
          <w:tcPr>
            <w:tcW w:w="700" w:type="dxa"/>
            <w:tcBorders>
              <w:top w:val="single" w:color="auto" w:sz="4" w:space="0"/>
              <w:left w:val="single" w:color="000000" w:sz="4" w:space="0"/>
              <w:bottom w:val="single" w:color="auto" w:sz="4" w:space="0"/>
              <w:right w:val="single" w:color="auto" w:sz="4" w:space="0"/>
            </w:tcBorders>
          </w:tcPr>
          <w:p w14:paraId="163FA3F3">
            <w:pPr>
              <w:pStyle w:val="6"/>
              <w:jc w:val="center"/>
            </w:pPr>
            <w:r>
              <w:rPr>
                <w:b/>
                <w:bCs/>
              </w:rPr>
              <w:t>第八部分 基金份额持有人大会</w:t>
            </w:r>
          </w:p>
        </w:tc>
        <w:tc>
          <w:tcPr>
            <w:tcW w:w="5816" w:type="dxa"/>
            <w:tcBorders>
              <w:top w:val="single" w:color="auto" w:sz="4" w:space="0"/>
              <w:left w:val="single" w:color="auto" w:sz="4" w:space="0"/>
              <w:right w:val="single" w:color="auto" w:sz="4" w:space="0"/>
            </w:tcBorders>
          </w:tcPr>
          <w:p w14:paraId="22815C79">
            <w:pPr>
              <w:jc w:val="both"/>
            </w:pPr>
            <w:r>
              <w:rPr>
                <w:rFonts w:hint="eastAsia"/>
              </w:rPr>
              <w:t>无</w:t>
            </w:r>
          </w:p>
        </w:tc>
        <w:tc>
          <w:tcPr>
            <w:tcW w:w="6095" w:type="dxa"/>
            <w:tcBorders>
              <w:top w:val="single" w:color="auto" w:sz="4" w:space="0"/>
              <w:left w:val="single" w:color="auto" w:sz="4" w:space="0"/>
              <w:right w:val="single" w:color="auto" w:sz="4" w:space="0"/>
            </w:tcBorders>
          </w:tcPr>
          <w:p w14:paraId="5D502942">
            <w:pPr>
              <w:jc w:val="both"/>
              <w:rPr>
                <w:b/>
                <w:u w:val="single"/>
              </w:rPr>
            </w:pPr>
            <w:r>
              <w:rPr>
                <w:rFonts w:hint="eastAsia"/>
                <w:b/>
                <w:u w:val="single"/>
              </w:rPr>
              <w:t>九、实施侧袋机制期间基金份额持有人大会的特殊约定</w:t>
            </w:r>
          </w:p>
          <w:p w14:paraId="674BB492">
            <w:pPr>
              <w:jc w:val="both"/>
              <w:rPr>
                <w:b/>
                <w:u w:val="single"/>
              </w:rPr>
            </w:pPr>
            <w:r>
              <w:rPr>
                <w:rFonts w:hint="eastAsia"/>
                <w:b/>
                <w:u w:val="single"/>
              </w:rPr>
              <w:t>若本基金实施侧袋机制，本部分和“基金管理人、基金托管人的更换条件和程序”部分约定的以下情形中的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5E5B3EF2">
            <w:pPr>
              <w:jc w:val="both"/>
              <w:rPr>
                <w:b/>
                <w:u w:val="single"/>
              </w:rPr>
            </w:pPr>
            <w:r>
              <w:rPr>
                <w:b/>
                <w:u w:val="single"/>
              </w:rPr>
              <w:t>1、基金份额持有人行使提议权、召集权、提名权所需单独或合计代表相关基金份额10%以上（含10%）；</w:t>
            </w:r>
          </w:p>
          <w:p w14:paraId="6D8AB80E">
            <w:pPr>
              <w:jc w:val="both"/>
              <w:rPr>
                <w:b/>
                <w:u w:val="single"/>
              </w:rPr>
            </w:pPr>
            <w:r>
              <w:rPr>
                <w:b/>
                <w:u w:val="single"/>
              </w:rPr>
              <w:t>2、现场开会的到会者在权益登记日代表的基金份额不少于本基金在权益登记日相关基金份额的二分之一（含二分之一）；</w:t>
            </w:r>
          </w:p>
          <w:p w14:paraId="7DC3F1BC">
            <w:pPr>
              <w:jc w:val="both"/>
              <w:rPr>
                <w:b/>
                <w:u w:val="single"/>
              </w:rPr>
            </w:pPr>
            <w:r>
              <w:rPr>
                <w:b/>
                <w:u w:val="single"/>
              </w:rPr>
              <w:t>3、通讯开会的直接出具书面意见或授权他人代表出具书面意见的基金份额持有人所持有的基金份额不小于在权益登记日相关基金份额的二分之一（含二分之一）；</w:t>
            </w:r>
          </w:p>
          <w:p w14:paraId="611DB4DA">
            <w:pPr>
              <w:jc w:val="both"/>
              <w:rPr>
                <w:b/>
                <w:u w:val="single"/>
              </w:rPr>
            </w:pPr>
            <w:r>
              <w:rPr>
                <w:b/>
                <w:u w:val="single"/>
              </w:rPr>
              <w:t>4、在参与基金份额持有人大会投票的基金份额持有人所持有的基金份额小于在权益登记日相关基金份额的二分之一、召集人在原公告的基金份额持有人大会召开时间的3个月以后、6个月以内就原定审议事项重新召集的基金份额持有人大会应当有代表三分之一以上（含三分之一）相关基金份额的持有人参与或授权他人参与基金份额持有人大会投票；</w:t>
            </w:r>
          </w:p>
          <w:p w14:paraId="4BAFFD44">
            <w:pPr>
              <w:jc w:val="both"/>
              <w:rPr>
                <w:b/>
                <w:u w:val="single"/>
              </w:rPr>
            </w:pPr>
            <w:r>
              <w:rPr>
                <w:b/>
                <w:u w:val="single"/>
              </w:rPr>
              <w:t>5、现场开会由出席大会的基金份额持有人和代理人所持表决权的50%以上（含50%）选举产生一名基金份额持有人作为该次基金份额持有人大会的主持人；</w:t>
            </w:r>
          </w:p>
          <w:p w14:paraId="3993ED06">
            <w:pPr>
              <w:jc w:val="both"/>
              <w:rPr>
                <w:b/>
                <w:u w:val="single"/>
              </w:rPr>
            </w:pPr>
            <w:r>
              <w:rPr>
                <w:b/>
                <w:u w:val="single"/>
              </w:rPr>
              <w:t>6、一般决议须经参加大会的基金份额持有人或其代理人所持表决权的二分之一以上（含二分之一）通过；</w:t>
            </w:r>
          </w:p>
          <w:p w14:paraId="7AF8D86A">
            <w:pPr>
              <w:jc w:val="both"/>
              <w:rPr>
                <w:b/>
                <w:u w:val="single"/>
              </w:rPr>
            </w:pPr>
            <w:r>
              <w:rPr>
                <w:b/>
                <w:u w:val="single"/>
              </w:rPr>
              <w:t>7、特别决议应当经参加大会的基金份额持有人或其代理人所持表决权的三分之二以上（含三分之二）通过。</w:t>
            </w:r>
          </w:p>
          <w:p w14:paraId="57C55477">
            <w:pPr>
              <w:jc w:val="both"/>
            </w:pPr>
            <w:r>
              <w:rPr>
                <w:rFonts w:hint="eastAsia"/>
                <w:b/>
                <w:u w:val="single"/>
              </w:rPr>
              <w:t>同一主侧袋账户内的每份基金份额具有平等的表决权。</w:t>
            </w:r>
          </w:p>
        </w:tc>
        <w:tc>
          <w:tcPr>
            <w:tcW w:w="2126" w:type="dxa"/>
            <w:tcBorders>
              <w:top w:val="single" w:color="auto" w:sz="4" w:space="0"/>
              <w:left w:val="single" w:color="auto" w:sz="4" w:space="0"/>
              <w:right w:val="single" w:color="000000" w:sz="4" w:space="0"/>
            </w:tcBorders>
          </w:tcPr>
          <w:p w14:paraId="48463026">
            <w:pPr>
              <w:jc w:val="both"/>
            </w:pPr>
            <w:r>
              <w:rPr>
                <w:rFonts w:hint="eastAsia"/>
                <w:color w:val="000000"/>
              </w:rPr>
              <w:t>根据新填报指引，增加实施侧袋机制期间基金份额持有人大会的特殊约定。</w:t>
            </w:r>
          </w:p>
        </w:tc>
      </w:tr>
      <w:tr w14:paraId="32999923">
        <w:trPr>
          <w:jc w:val="center"/>
        </w:trPr>
        <w:tc>
          <w:tcPr>
            <w:tcW w:w="700" w:type="dxa"/>
            <w:tcBorders>
              <w:top w:val="single" w:color="auto" w:sz="4" w:space="0"/>
              <w:left w:val="single" w:color="000000" w:sz="4" w:space="0"/>
              <w:bottom w:val="single" w:color="auto" w:sz="4" w:space="0"/>
              <w:right w:val="single" w:color="auto" w:sz="4" w:space="0"/>
            </w:tcBorders>
          </w:tcPr>
          <w:p w14:paraId="3A2A2678">
            <w:pPr>
              <w:pStyle w:val="6"/>
              <w:jc w:val="center"/>
            </w:pPr>
            <w:r>
              <w:rPr>
                <w:b/>
                <w:bCs/>
              </w:rPr>
              <w:t>第九部分 基金管理人、基金托管人的更换条件和程序</w:t>
            </w:r>
          </w:p>
        </w:tc>
        <w:tc>
          <w:tcPr>
            <w:tcW w:w="5816" w:type="dxa"/>
            <w:tcBorders>
              <w:top w:val="single" w:color="auto" w:sz="4" w:space="0"/>
              <w:left w:val="single" w:color="auto" w:sz="4" w:space="0"/>
              <w:right w:val="single" w:color="auto" w:sz="4" w:space="0"/>
            </w:tcBorders>
          </w:tcPr>
          <w:p w14:paraId="7E12A8C0">
            <w:pPr>
              <w:jc w:val="both"/>
            </w:pPr>
            <w:r>
              <w:t>二、基金管理人和基金托管人的更换程序</w:t>
            </w:r>
          </w:p>
          <w:p w14:paraId="2CE0C1D1">
            <w:pPr>
              <w:jc w:val="both"/>
            </w:pPr>
            <w:r>
              <w:rPr>
                <w:rFonts w:hint="eastAsia"/>
              </w:rPr>
              <w:t>（一）</w:t>
            </w:r>
            <w:r>
              <w:tab/>
            </w:r>
            <w:r>
              <w:t>基金管理人的更换程序</w:t>
            </w:r>
          </w:p>
          <w:p w14:paraId="5F8F8A68">
            <w:pPr>
              <w:jc w:val="both"/>
            </w:pPr>
            <w:r>
              <w:t>5、公告：基金管理人更换后，由基金托管人在更换基金管理人的基金份额持有人大会决议生效后2</w:t>
            </w:r>
            <w:r>
              <w:rPr>
                <w:b/>
                <w:bCs/>
                <w:strike/>
              </w:rPr>
              <w:t>个工作</w:t>
            </w:r>
            <w:r>
              <w:t>日内在</w:t>
            </w:r>
            <w:r>
              <w:rPr>
                <w:b/>
                <w:bCs/>
                <w:strike/>
              </w:rPr>
              <w:t>指定</w:t>
            </w:r>
            <w:r>
              <w:t>媒介公告；</w:t>
            </w:r>
          </w:p>
        </w:tc>
        <w:tc>
          <w:tcPr>
            <w:tcW w:w="6095" w:type="dxa"/>
            <w:tcBorders>
              <w:top w:val="single" w:color="auto" w:sz="4" w:space="0"/>
              <w:left w:val="single" w:color="auto" w:sz="4" w:space="0"/>
              <w:right w:val="single" w:color="auto" w:sz="4" w:space="0"/>
            </w:tcBorders>
          </w:tcPr>
          <w:p w14:paraId="20BDA554">
            <w:pPr>
              <w:jc w:val="both"/>
            </w:pPr>
            <w:r>
              <w:t>二、基金管理人和基金托管人的更换程序</w:t>
            </w:r>
          </w:p>
          <w:p w14:paraId="267C506C">
            <w:pPr>
              <w:jc w:val="both"/>
            </w:pPr>
            <w:r>
              <w:rPr>
                <w:rFonts w:hint="eastAsia"/>
              </w:rPr>
              <w:t>（一）</w:t>
            </w:r>
            <w:r>
              <w:tab/>
            </w:r>
            <w:r>
              <w:t>基金管理人的更换程序</w:t>
            </w:r>
          </w:p>
          <w:p w14:paraId="5B4C6C8D">
            <w:pPr>
              <w:jc w:val="both"/>
            </w:pPr>
            <w:r>
              <w:t>5、公告：基金管理人更换后，由基金托管人在更换基金管理人的基金份额持有人大会决议生效后2日内在</w:t>
            </w:r>
            <w:r>
              <w:rPr>
                <w:b/>
                <w:bCs/>
                <w:u w:val="single"/>
              </w:rPr>
              <w:t>规定</w:t>
            </w:r>
            <w:r>
              <w:t>媒介公告；</w:t>
            </w:r>
          </w:p>
        </w:tc>
        <w:tc>
          <w:tcPr>
            <w:tcW w:w="2126" w:type="dxa"/>
            <w:tcBorders>
              <w:top w:val="single" w:color="auto" w:sz="4" w:space="0"/>
              <w:left w:val="single" w:color="auto" w:sz="4" w:space="0"/>
              <w:right w:val="single" w:color="000000" w:sz="4" w:space="0"/>
            </w:tcBorders>
          </w:tcPr>
          <w:p w14:paraId="1DED45C0">
            <w:pPr>
              <w:jc w:val="both"/>
            </w:pPr>
            <w:r>
              <w:rPr>
                <w:rFonts w:hint="eastAsia"/>
                <w:color w:val="000000"/>
              </w:rPr>
              <w:t>完善基金管理人更换程序，《基金合同》中基金托管人更换、及其同时更换程序的同类修改不再赘述。</w:t>
            </w:r>
          </w:p>
        </w:tc>
      </w:tr>
      <w:tr w14:paraId="780390FC">
        <w:trPr>
          <w:jc w:val="center"/>
        </w:trPr>
        <w:tc>
          <w:tcPr>
            <w:tcW w:w="700" w:type="dxa"/>
            <w:vMerge w:val="restart"/>
            <w:tcBorders>
              <w:top w:val="single" w:color="auto" w:sz="4" w:space="0"/>
              <w:left w:val="single" w:color="000000" w:sz="4" w:space="0"/>
              <w:right w:val="single" w:color="auto" w:sz="4" w:space="0"/>
            </w:tcBorders>
          </w:tcPr>
          <w:p w14:paraId="3B568832">
            <w:pPr>
              <w:pStyle w:val="6"/>
              <w:jc w:val="center"/>
            </w:pPr>
            <w:r>
              <w:rPr>
                <w:b/>
                <w:bCs/>
              </w:rPr>
              <w:t>第十二部分 基金的投资</w:t>
            </w:r>
          </w:p>
        </w:tc>
        <w:tc>
          <w:tcPr>
            <w:tcW w:w="5816" w:type="dxa"/>
            <w:tcBorders>
              <w:top w:val="single" w:color="auto" w:sz="4" w:space="0"/>
              <w:left w:val="single" w:color="auto" w:sz="4" w:space="0"/>
              <w:right w:val="single" w:color="auto" w:sz="4" w:space="0"/>
            </w:tcBorders>
          </w:tcPr>
          <w:p w14:paraId="616D0479">
            <w:pPr>
              <w:jc w:val="both"/>
            </w:pPr>
            <w:r>
              <w:rPr>
                <w:rFonts w:hint="eastAsia"/>
              </w:rPr>
              <w:t>二、投资范围</w:t>
            </w:r>
          </w:p>
          <w:p w14:paraId="2E517531">
            <w:pPr>
              <w:jc w:val="both"/>
            </w:pPr>
            <w:r>
              <w:rPr>
                <w:rFonts w:hint="eastAsia"/>
              </w:rPr>
              <w:t>本基金的投资范围包括国内依法发行上市的股票（包括创业板、中小板以及其他经中国证监会允许基金投资的股票）、债券（包括国债、央行票据、地方政府债、金融债、企业债、公司债、</w:t>
            </w:r>
            <w:r>
              <w:rPr>
                <w:rFonts w:hint="eastAsia"/>
                <w:b/>
                <w:bCs/>
                <w:strike/>
              </w:rPr>
              <w:t>中小企业私募债、</w:t>
            </w:r>
            <w:r>
              <w:rPr>
                <w:rFonts w:hint="eastAsia"/>
              </w:rPr>
              <w:t>次级债、中期票据、短期融资券、可转换债券、可交换债券等）、资产支持证券、债券回购、银行存款、金融衍生品（包括</w:t>
            </w:r>
            <w:r>
              <w:rPr>
                <w:rFonts w:hint="eastAsia"/>
                <w:b/>
                <w:bCs/>
                <w:strike/>
              </w:rPr>
              <w:t>权证、</w:t>
            </w:r>
            <w:r>
              <w:rPr>
                <w:rFonts w:hint="eastAsia"/>
              </w:rPr>
              <w:t>股指期货等）及法律法规或中国证监会允许基金投资的其他金融工具（但须符合中国证监会相关规定）。</w:t>
            </w:r>
          </w:p>
          <w:p w14:paraId="63659B86">
            <w:pPr>
              <w:jc w:val="both"/>
            </w:pPr>
            <w:r>
              <w:rPr>
                <w:rFonts w:hint="eastAsia" w:cs="Times New Roman"/>
              </w:rPr>
              <w:t>……</w:t>
            </w:r>
          </w:p>
        </w:tc>
        <w:tc>
          <w:tcPr>
            <w:tcW w:w="6095" w:type="dxa"/>
            <w:tcBorders>
              <w:top w:val="single" w:color="auto" w:sz="4" w:space="0"/>
              <w:left w:val="single" w:color="auto" w:sz="4" w:space="0"/>
              <w:right w:val="single" w:color="auto" w:sz="4" w:space="0"/>
            </w:tcBorders>
          </w:tcPr>
          <w:p w14:paraId="739625E3">
            <w:pPr>
              <w:jc w:val="both"/>
            </w:pPr>
            <w:r>
              <w:rPr>
                <w:rFonts w:hint="eastAsia"/>
              </w:rPr>
              <w:t>二、投资范围</w:t>
            </w:r>
          </w:p>
          <w:p w14:paraId="623864CE">
            <w:pPr>
              <w:jc w:val="both"/>
            </w:pPr>
            <w:r>
              <w:rPr>
                <w:rFonts w:hint="eastAsia"/>
              </w:rPr>
              <w:t>本基金的投资范围包括国内依法发行上市的股票（包括创业板、中小板以及其他经中国证监会允许基金投资的股票）、债券（包括国债、央行票据、地方政府债、金融债、企业债、公司债、次级债、中期票据、短期融资券、可转换债券、可交换债券等）、资产支持证券、债券回购、银行存款、金融衍生品（包括股指期货等）及法律法规或中国证监会允许基金投资的其他金融工具（但须符合中国证监会相关规定）。</w:t>
            </w:r>
          </w:p>
          <w:p w14:paraId="0DFB199F">
            <w:pPr>
              <w:jc w:val="both"/>
            </w:pPr>
            <w:r>
              <w:rPr>
                <w:rFonts w:hint="eastAsia"/>
                <w:b/>
                <w:u w:val="single"/>
              </w:rPr>
              <w:t>在符合法律法规规定的情况下，本基金可以参与融资和转融通证券出借业务。</w:t>
            </w:r>
          </w:p>
          <w:p w14:paraId="7512AD51">
            <w:pPr>
              <w:jc w:val="both"/>
            </w:pPr>
            <w:r>
              <w:rPr>
                <w:rFonts w:hint="eastAsia"/>
              </w:rPr>
              <w:t>……</w:t>
            </w:r>
          </w:p>
        </w:tc>
        <w:tc>
          <w:tcPr>
            <w:tcW w:w="2126" w:type="dxa"/>
            <w:tcBorders>
              <w:top w:val="single" w:color="auto" w:sz="4" w:space="0"/>
              <w:left w:val="single" w:color="auto" w:sz="4" w:space="0"/>
              <w:right w:val="single" w:color="000000" w:sz="4" w:space="0"/>
            </w:tcBorders>
          </w:tcPr>
          <w:p w14:paraId="68900458">
            <w:pPr>
              <w:jc w:val="both"/>
            </w:pPr>
            <w:r>
              <w:rPr>
                <w:rFonts w:hint="eastAsia"/>
                <w:color w:val="000000"/>
              </w:rPr>
              <w:t>投资范围增加融资与转融通证券出借业务。</w:t>
            </w:r>
          </w:p>
        </w:tc>
      </w:tr>
      <w:tr w14:paraId="7D100DAE">
        <w:trPr>
          <w:jc w:val="center"/>
        </w:trPr>
        <w:tc>
          <w:tcPr>
            <w:tcW w:w="700" w:type="dxa"/>
            <w:vMerge w:val="continue"/>
            <w:tcBorders>
              <w:left w:val="single" w:color="000000" w:sz="4" w:space="0"/>
              <w:bottom w:val="single" w:color="auto" w:sz="4" w:space="0"/>
              <w:right w:val="single" w:color="auto" w:sz="4" w:space="0"/>
            </w:tcBorders>
          </w:tcPr>
          <w:p w14:paraId="3EE5363C">
            <w:pPr>
              <w:pStyle w:val="6"/>
              <w:jc w:val="center"/>
              <w:rPr>
                <w:b/>
                <w:bCs/>
              </w:rPr>
            </w:pPr>
          </w:p>
        </w:tc>
        <w:tc>
          <w:tcPr>
            <w:tcW w:w="5816" w:type="dxa"/>
            <w:tcBorders>
              <w:top w:val="single" w:color="auto" w:sz="4" w:space="0"/>
              <w:left w:val="single" w:color="auto" w:sz="4" w:space="0"/>
              <w:right w:val="single" w:color="auto" w:sz="4" w:space="0"/>
            </w:tcBorders>
          </w:tcPr>
          <w:p w14:paraId="50356B6D">
            <w:pPr>
              <w:jc w:val="both"/>
            </w:pPr>
            <w:r>
              <w:rPr>
                <w:rFonts w:hint="eastAsia"/>
              </w:rPr>
              <w:t>三、投资策略</w:t>
            </w:r>
          </w:p>
          <w:p w14:paraId="2C6701ED">
            <w:pPr>
              <w:jc w:val="both"/>
            </w:pPr>
            <w:r>
              <w:rPr>
                <w:rFonts w:hint="eastAsia"/>
              </w:rPr>
              <w:t>……</w:t>
            </w:r>
          </w:p>
          <w:p w14:paraId="69449556">
            <w:pPr>
              <w:jc w:val="both"/>
            </w:pPr>
            <w:r>
              <w:t>3、衍生产品投资策略</w:t>
            </w:r>
          </w:p>
          <w:p w14:paraId="5B21967D">
            <w:pPr>
              <w:jc w:val="both"/>
              <w:rPr>
                <w:b/>
                <w:bCs/>
                <w:strike/>
              </w:rPr>
            </w:pPr>
            <w:r>
              <w:rPr>
                <w:rFonts w:hint="eastAsia"/>
                <w:b/>
                <w:bCs/>
                <w:strike/>
              </w:rPr>
              <w:t>（</w:t>
            </w:r>
            <w:r>
              <w:rPr>
                <w:b/>
                <w:bCs/>
                <w:strike/>
              </w:rPr>
              <w:t>1）权证投资策略。权证为本基金辅助性投资工具。权证的投资原则为有利于基金资产增值、控制下跌风险、实现保值和锁定收益。</w:t>
            </w:r>
          </w:p>
          <w:p w14:paraId="5473D626">
            <w:pPr>
              <w:jc w:val="both"/>
              <w:rPr>
                <w:b/>
                <w:bCs/>
                <w:strike/>
              </w:rPr>
            </w:pPr>
            <w:r>
              <w:rPr>
                <w:b/>
                <w:bCs/>
                <w:strike/>
              </w:rPr>
              <w:t>4、中小企业私募债投资策略</w:t>
            </w:r>
          </w:p>
          <w:p w14:paraId="7A5E6F0A">
            <w:pPr>
              <w:jc w:val="both"/>
            </w:pPr>
            <w:r>
              <w:rPr>
                <w:rFonts w:hint="eastAsia"/>
                <w:b/>
                <w:bCs/>
                <w:strike/>
              </w:rPr>
              <w:t>本基金在控制信用风险的基础上，采取分散化投资的方式进行中小企业私募债的投资。基金管理人将紧密跟踪研究发债企业的基本面情况，适时调整投资组合，控制投资风险。</w:t>
            </w:r>
          </w:p>
        </w:tc>
        <w:tc>
          <w:tcPr>
            <w:tcW w:w="6095" w:type="dxa"/>
            <w:tcBorders>
              <w:top w:val="single" w:color="auto" w:sz="4" w:space="0"/>
              <w:left w:val="single" w:color="auto" w:sz="4" w:space="0"/>
              <w:right w:val="single" w:color="auto" w:sz="4" w:space="0"/>
            </w:tcBorders>
          </w:tcPr>
          <w:p w14:paraId="13D6CB45">
            <w:pPr>
              <w:jc w:val="both"/>
            </w:pPr>
            <w:r>
              <w:t>无</w:t>
            </w:r>
          </w:p>
        </w:tc>
        <w:tc>
          <w:tcPr>
            <w:tcW w:w="2126" w:type="dxa"/>
            <w:tcBorders>
              <w:top w:val="single" w:color="auto" w:sz="4" w:space="0"/>
              <w:left w:val="single" w:color="auto" w:sz="4" w:space="0"/>
              <w:right w:val="single" w:color="000000" w:sz="4" w:space="0"/>
            </w:tcBorders>
          </w:tcPr>
          <w:p w14:paraId="3240DAA1">
            <w:pPr>
              <w:jc w:val="both"/>
              <w:rPr>
                <w:color w:val="000000"/>
              </w:rPr>
            </w:pPr>
            <w:r>
              <w:rPr>
                <w:rFonts w:hint="eastAsia"/>
                <w:color w:val="000000"/>
              </w:rPr>
              <w:t>删除</w:t>
            </w:r>
            <w:r>
              <w:rPr>
                <w:color w:val="000000"/>
              </w:rPr>
              <w:t>不符合投资范围的品种的投资策略。</w:t>
            </w:r>
          </w:p>
        </w:tc>
      </w:tr>
      <w:tr w14:paraId="6EFA3186">
        <w:trPr>
          <w:jc w:val="center"/>
        </w:trPr>
        <w:tc>
          <w:tcPr>
            <w:tcW w:w="700" w:type="dxa"/>
            <w:vMerge w:val="continue"/>
            <w:tcBorders>
              <w:left w:val="single" w:color="000000" w:sz="4" w:space="0"/>
              <w:bottom w:val="single" w:color="auto" w:sz="4" w:space="0"/>
              <w:right w:val="single" w:color="auto" w:sz="4" w:space="0"/>
            </w:tcBorders>
          </w:tcPr>
          <w:p w14:paraId="2AC4B78D">
            <w:pPr>
              <w:pStyle w:val="6"/>
              <w:jc w:val="center"/>
              <w:rPr>
                <w:b/>
                <w:bCs/>
              </w:rPr>
            </w:pPr>
          </w:p>
        </w:tc>
        <w:tc>
          <w:tcPr>
            <w:tcW w:w="5816" w:type="dxa"/>
            <w:tcBorders>
              <w:top w:val="single" w:color="auto" w:sz="4" w:space="0"/>
              <w:left w:val="single" w:color="auto" w:sz="4" w:space="0"/>
              <w:right w:val="single" w:color="auto" w:sz="4" w:space="0"/>
            </w:tcBorders>
          </w:tcPr>
          <w:p w14:paraId="57C25B50">
            <w:pPr>
              <w:jc w:val="both"/>
            </w:pPr>
            <w:r>
              <w:rPr>
                <w:rFonts w:hint="eastAsia"/>
              </w:rPr>
              <w:t>无</w:t>
            </w:r>
          </w:p>
        </w:tc>
        <w:tc>
          <w:tcPr>
            <w:tcW w:w="6095" w:type="dxa"/>
            <w:tcBorders>
              <w:top w:val="single" w:color="auto" w:sz="4" w:space="0"/>
              <w:left w:val="single" w:color="auto" w:sz="4" w:space="0"/>
              <w:right w:val="single" w:color="auto" w:sz="4" w:space="0"/>
            </w:tcBorders>
          </w:tcPr>
          <w:p w14:paraId="6101815C">
            <w:pPr>
              <w:jc w:val="both"/>
              <w:rPr>
                <w:b/>
                <w:u w:val="single"/>
              </w:rPr>
            </w:pPr>
            <w:r>
              <w:rPr>
                <w:b/>
                <w:u w:val="single"/>
              </w:rPr>
              <w:t>4、融资、转融通证券出借业务投资策略</w:t>
            </w:r>
          </w:p>
          <w:p w14:paraId="5635E3A7">
            <w:pPr>
              <w:jc w:val="both"/>
              <w:rPr>
                <w:b/>
                <w:u w:val="single"/>
              </w:rPr>
            </w:pPr>
            <w:r>
              <w:rPr>
                <w:rFonts w:hint="eastAsia"/>
                <w:b/>
                <w:u w:val="single"/>
              </w:rPr>
              <w:t>本基金将在法律法规允许的情况下，在风险可控的前提下，本着谨慎原则，适度参与融资与转融通证券出借业务。参与融资业务时，本基金将力争利用融资的杠杆作用，降低因申购造成基金仓位较低带来的跟踪误差，达到有效跟踪标的指数的目的。参与转融通证券出借业务时，本基金将从基金持有的融券标的股票中选择流动性好、交易活跃的股票作为转融通出借交易对象，力争为本基金份额持有人增厚投资收益。</w:t>
            </w:r>
          </w:p>
        </w:tc>
        <w:tc>
          <w:tcPr>
            <w:tcW w:w="2126" w:type="dxa"/>
            <w:tcBorders>
              <w:top w:val="single" w:color="auto" w:sz="4" w:space="0"/>
              <w:left w:val="single" w:color="auto" w:sz="4" w:space="0"/>
              <w:right w:val="single" w:color="000000" w:sz="4" w:space="0"/>
            </w:tcBorders>
          </w:tcPr>
          <w:p w14:paraId="6C6B6478">
            <w:pPr>
              <w:jc w:val="both"/>
              <w:rPr>
                <w:color w:val="000000"/>
              </w:rPr>
            </w:pPr>
            <w:r>
              <w:rPr>
                <w:rFonts w:hint="eastAsia"/>
                <w:color w:val="000000"/>
              </w:rPr>
              <w:t>根据新增投资品种，增加相应的投资策略。</w:t>
            </w:r>
          </w:p>
        </w:tc>
      </w:tr>
      <w:tr w14:paraId="2D9819DE">
        <w:trPr>
          <w:jc w:val="center"/>
        </w:trPr>
        <w:tc>
          <w:tcPr>
            <w:tcW w:w="700" w:type="dxa"/>
            <w:vMerge w:val="continue"/>
            <w:tcBorders>
              <w:left w:val="single" w:color="000000" w:sz="4" w:space="0"/>
              <w:bottom w:val="single" w:color="auto" w:sz="4" w:space="0"/>
              <w:right w:val="single" w:color="auto" w:sz="4" w:space="0"/>
            </w:tcBorders>
          </w:tcPr>
          <w:p w14:paraId="56D8C3E4">
            <w:pPr>
              <w:pStyle w:val="6"/>
              <w:jc w:val="center"/>
              <w:rPr>
                <w:b/>
                <w:bCs/>
              </w:rPr>
            </w:pPr>
          </w:p>
        </w:tc>
        <w:tc>
          <w:tcPr>
            <w:tcW w:w="5816" w:type="dxa"/>
            <w:tcBorders>
              <w:top w:val="single" w:color="auto" w:sz="4" w:space="0"/>
              <w:left w:val="single" w:color="auto" w:sz="4" w:space="0"/>
              <w:right w:val="single" w:color="auto" w:sz="4" w:space="0"/>
            </w:tcBorders>
          </w:tcPr>
          <w:p w14:paraId="7BD75F90">
            <w:pPr>
              <w:jc w:val="both"/>
            </w:pPr>
            <w:r>
              <w:rPr>
                <w:rFonts w:hint="eastAsia"/>
              </w:rPr>
              <w:t>四、投资限制</w:t>
            </w:r>
          </w:p>
          <w:p w14:paraId="107A0A1B">
            <w:pPr>
              <w:jc w:val="both"/>
            </w:pPr>
            <w:r>
              <w:t>1、组合限制</w:t>
            </w:r>
          </w:p>
          <w:p w14:paraId="50D80FF1">
            <w:pPr>
              <w:jc w:val="both"/>
            </w:pPr>
            <w:r>
              <w:rPr>
                <w:rFonts w:hint="eastAsia"/>
              </w:rPr>
              <w:t>基金的投资组合应遵循以下限制：</w:t>
            </w:r>
          </w:p>
          <w:p w14:paraId="2381067D">
            <w:pPr>
              <w:jc w:val="both"/>
            </w:pPr>
            <w:r>
              <w:rPr>
                <w:rFonts w:hint="eastAsia"/>
              </w:rPr>
              <w:t>……</w:t>
            </w:r>
          </w:p>
          <w:p w14:paraId="02FDCBF6">
            <w:pPr>
              <w:jc w:val="both"/>
              <w:rPr>
                <w:b/>
                <w:bCs/>
                <w:strike/>
              </w:rPr>
            </w:pPr>
            <w:r>
              <w:rPr>
                <w:rFonts w:hint="eastAsia"/>
                <w:b/>
                <w:bCs/>
                <w:strike/>
              </w:rPr>
              <w:t>（</w:t>
            </w:r>
            <w:r>
              <w:rPr>
                <w:b/>
                <w:bCs/>
                <w:strike/>
              </w:rPr>
              <w:t>5）本基金持有的全部权证，其市值不得超过基金资产净值的3％；</w:t>
            </w:r>
          </w:p>
          <w:p w14:paraId="5D8655B0">
            <w:pPr>
              <w:jc w:val="both"/>
              <w:rPr>
                <w:b/>
                <w:bCs/>
                <w:strike/>
              </w:rPr>
            </w:pPr>
            <w:r>
              <w:rPr>
                <w:rFonts w:hint="eastAsia"/>
                <w:b/>
                <w:bCs/>
                <w:strike/>
              </w:rPr>
              <w:t>（</w:t>
            </w:r>
            <w:r>
              <w:rPr>
                <w:b/>
                <w:bCs/>
                <w:strike/>
              </w:rPr>
              <w:t>6）本基金管理人管理的全部基金持有的同一权证，不得超过该权证的   10％；</w:t>
            </w:r>
          </w:p>
          <w:p w14:paraId="2A6A13ED">
            <w:pPr>
              <w:jc w:val="both"/>
              <w:rPr>
                <w:b/>
                <w:bCs/>
                <w:strike/>
              </w:rPr>
            </w:pPr>
            <w:r>
              <w:rPr>
                <w:rFonts w:hint="eastAsia"/>
                <w:b/>
                <w:bCs/>
                <w:strike/>
              </w:rPr>
              <w:t>（</w:t>
            </w:r>
            <w:r>
              <w:rPr>
                <w:b/>
                <w:bCs/>
                <w:strike/>
              </w:rPr>
              <w:t>7）本基金在任何交易日买入权证的总金额，不得超过上一交易日基金资产净值的0.5％；</w:t>
            </w:r>
          </w:p>
          <w:p w14:paraId="54DFD440">
            <w:pPr>
              <w:jc w:val="both"/>
            </w:pPr>
            <w:r>
              <w:rPr>
                <w:rFonts w:hint="eastAsia"/>
                <w:b/>
                <w:bCs/>
                <w:strike/>
              </w:rPr>
              <w:t>（</w:t>
            </w:r>
            <w:r>
              <w:rPr>
                <w:b/>
                <w:bCs/>
                <w:strike/>
              </w:rPr>
              <w:t>17）本基金投资于单只中小企业私募债的市值，不得超过本基金资产净值的10%；</w:t>
            </w:r>
          </w:p>
        </w:tc>
        <w:tc>
          <w:tcPr>
            <w:tcW w:w="6095" w:type="dxa"/>
            <w:tcBorders>
              <w:top w:val="single" w:color="auto" w:sz="4" w:space="0"/>
              <w:left w:val="single" w:color="auto" w:sz="4" w:space="0"/>
              <w:right w:val="single" w:color="auto" w:sz="4" w:space="0"/>
            </w:tcBorders>
          </w:tcPr>
          <w:p w14:paraId="1906EB69">
            <w:pPr>
              <w:jc w:val="both"/>
            </w:pPr>
            <w:r>
              <w:rPr>
                <w:rFonts w:hint="eastAsia"/>
              </w:rPr>
              <w:t>四、投资限制</w:t>
            </w:r>
          </w:p>
          <w:p w14:paraId="3981CE19">
            <w:pPr>
              <w:jc w:val="both"/>
            </w:pPr>
            <w:r>
              <w:t>1、组合限制</w:t>
            </w:r>
          </w:p>
          <w:p w14:paraId="43CC5C57">
            <w:pPr>
              <w:jc w:val="both"/>
            </w:pPr>
            <w:r>
              <w:rPr>
                <w:rFonts w:hint="eastAsia"/>
              </w:rPr>
              <w:t>基金的投资组合应遵循以下限制：</w:t>
            </w:r>
          </w:p>
          <w:p w14:paraId="11FF457B">
            <w:pPr>
              <w:jc w:val="both"/>
            </w:pPr>
            <w:r>
              <w:rPr>
                <w:rFonts w:hint="eastAsia"/>
              </w:rPr>
              <w:t>……</w:t>
            </w:r>
          </w:p>
          <w:p w14:paraId="29DE6D99">
            <w:pPr>
              <w:jc w:val="both"/>
            </w:pPr>
          </w:p>
        </w:tc>
        <w:tc>
          <w:tcPr>
            <w:tcW w:w="2126" w:type="dxa"/>
            <w:tcBorders>
              <w:top w:val="single" w:color="auto" w:sz="4" w:space="0"/>
              <w:left w:val="single" w:color="auto" w:sz="4" w:space="0"/>
              <w:right w:val="single" w:color="000000" w:sz="4" w:space="0"/>
            </w:tcBorders>
          </w:tcPr>
          <w:p w14:paraId="551F51F5">
            <w:pPr>
              <w:jc w:val="both"/>
              <w:rPr>
                <w:color w:val="000000"/>
              </w:rPr>
            </w:pPr>
            <w:r>
              <w:rPr>
                <w:rFonts w:hint="eastAsia"/>
                <w:color w:val="000000"/>
              </w:rPr>
              <w:t>删除</w:t>
            </w:r>
            <w:r>
              <w:rPr>
                <w:color w:val="000000"/>
              </w:rPr>
              <w:t>不符合投资范围的品种的投资策略限制。</w:t>
            </w:r>
          </w:p>
        </w:tc>
      </w:tr>
      <w:tr w14:paraId="734DE3DF">
        <w:trPr>
          <w:jc w:val="center"/>
        </w:trPr>
        <w:tc>
          <w:tcPr>
            <w:tcW w:w="700" w:type="dxa"/>
            <w:vMerge w:val="continue"/>
            <w:tcBorders>
              <w:left w:val="single" w:color="000000" w:sz="4" w:space="0"/>
              <w:bottom w:val="single" w:color="auto" w:sz="4" w:space="0"/>
              <w:right w:val="single" w:color="auto" w:sz="4" w:space="0"/>
            </w:tcBorders>
          </w:tcPr>
          <w:p w14:paraId="362E64A6">
            <w:pPr>
              <w:pStyle w:val="6"/>
              <w:jc w:val="center"/>
              <w:rPr>
                <w:b/>
                <w:bCs/>
              </w:rPr>
            </w:pPr>
          </w:p>
        </w:tc>
        <w:tc>
          <w:tcPr>
            <w:tcW w:w="5816" w:type="dxa"/>
            <w:tcBorders>
              <w:top w:val="single" w:color="auto" w:sz="4" w:space="0"/>
              <w:left w:val="single" w:color="auto" w:sz="4" w:space="0"/>
              <w:right w:val="single" w:color="auto" w:sz="4" w:space="0"/>
            </w:tcBorders>
          </w:tcPr>
          <w:p w14:paraId="2CD7FFE9">
            <w:pPr>
              <w:jc w:val="both"/>
            </w:pPr>
            <w:r>
              <w:rPr>
                <w:rFonts w:hint="eastAsia"/>
              </w:rPr>
              <w:t>无</w:t>
            </w:r>
          </w:p>
        </w:tc>
        <w:tc>
          <w:tcPr>
            <w:tcW w:w="6095" w:type="dxa"/>
            <w:tcBorders>
              <w:top w:val="single" w:color="auto" w:sz="4" w:space="0"/>
              <w:left w:val="single" w:color="auto" w:sz="4" w:space="0"/>
              <w:right w:val="single" w:color="auto" w:sz="4" w:space="0"/>
            </w:tcBorders>
          </w:tcPr>
          <w:p w14:paraId="051ADD86">
            <w:pPr>
              <w:jc w:val="both"/>
              <w:rPr>
                <w:b/>
                <w:u w:val="single"/>
              </w:rPr>
            </w:pPr>
            <w:r>
              <w:rPr>
                <w:rFonts w:hint="eastAsia"/>
                <w:b/>
                <w:u w:val="single"/>
              </w:rPr>
              <w:t>（</w:t>
            </w:r>
            <w:r>
              <w:rPr>
                <w:b/>
                <w:u w:val="single"/>
              </w:rPr>
              <w:t>17）本基金参与融资业务，在任何交易日日终，本基金持有的融资买入股票与其他有价证券市值之和，不得超过基金资产净值的95%；</w:t>
            </w:r>
          </w:p>
          <w:p w14:paraId="72B1059D">
            <w:pPr>
              <w:jc w:val="both"/>
              <w:rPr>
                <w:b/>
                <w:u w:val="single"/>
              </w:rPr>
            </w:pPr>
            <w:r>
              <w:rPr>
                <w:rFonts w:hint="eastAsia"/>
                <w:b/>
                <w:u w:val="single"/>
              </w:rPr>
              <w:t>（</w:t>
            </w:r>
            <w:r>
              <w:rPr>
                <w:b/>
                <w:u w:val="single"/>
              </w:rPr>
              <w:t>18）本基金参与转融通证券出借业务，需遵守下列投资比例限制：</w:t>
            </w:r>
          </w:p>
          <w:p w14:paraId="0C31511F">
            <w:pPr>
              <w:jc w:val="both"/>
              <w:rPr>
                <w:b/>
                <w:u w:val="single"/>
              </w:rPr>
            </w:pPr>
            <w:r>
              <w:rPr>
                <w:b/>
                <w:u w:val="single"/>
              </w:rPr>
              <w:t>1）本基金参与转融通证券出借业务的资产不得超过基金资产净值的30%，出借期限在10个交易日以上的出借证券应纳入《流动性风险管理规定》所述流动性受限证券的范围；</w:t>
            </w:r>
          </w:p>
          <w:p w14:paraId="5B01DA1E">
            <w:pPr>
              <w:jc w:val="both"/>
              <w:rPr>
                <w:b/>
                <w:u w:val="single"/>
              </w:rPr>
            </w:pPr>
            <w:r>
              <w:rPr>
                <w:b/>
                <w:u w:val="single"/>
              </w:rPr>
              <w:t>2）本基金参与转融通证券出借业务的单只证券不得超过基金持有该证券总量的50%；</w:t>
            </w:r>
          </w:p>
          <w:p w14:paraId="71199227">
            <w:pPr>
              <w:jc w:val="both"/>
              <w:rPr>
                <w:b/>
                <w:u w:val="single"/>
              </w:rPr>
            </w:pPr>
            <w:r>
              <w:rPr>
                <w:b/>
                <w:u w:val="single"/>
              </w:rPr>
              <w:t>3）最近6个月内日均基金资产净值不得低于2亿元；</w:t>
            </w:r>
          </w:p>
          <w:p w14:paraId="7D08D986">
            <w:pPr>
              <w:jc w:val="both"/>
              <w:rPr>
                <w:b/>
                <w:u w:val="single"/>
              </w:rPr>
            </w:pPr>
            <w:r>
              <w:rPr>
                <w:b/>
                <w:u w:val="single"/>
              </w:rPr>
              <w:t>4）本基金参与证券出借的平均剩余期限不得超过30天，平均剩余期限按照市值加权平均计算；</w:t>
            </w:r>
          </w:p>
          <w:p w14:paraId="75814BAF">
            <w:pPr>
              <w:jc w:val="both"/>
            </w:pPr>
            <w:r>
              <w:rPr>
                <w:rFonts w:hint="eastAsia"/>
                <w:b/>
                <w:u w:val="single"/>
              </w:rPr>
              <w:t>因证券</w:t>
            </w:r>
            <w:r>
              <w:rPr>
                <w:b/>
                <w:u w:val="single"/>
              </w:rPr>
              <w:t>/期货市场波动、上市公司合并、基金规模变动等基金管理人之外的因素致使基金投资不符合上述规定的，基金管理人不得新增转融通证券出借业务。</w:t>
            </w:r>
          </w:p>
        </w:tc>
        <w:tc>
          <w:tcPr>
            <w:tcW w:w="2126" w:type="dxa"/>
            <w:tcBorders>
              <w:top w:val="single" w:color="auto" w:sz="4" w:space="0"/>
              <w:left w:val="single" w:color="auto" w:sz="4" w:space="0"/>
              <w:right w:val="single" w:color="000000" w:sz="4" w:space="0"/>
            </w:tcBorders>
          </w:tcPr>
          <w:p w14:paraId="7C4161B2">
            <w:pPr>
              <w:jc w:val="both"/>
              <w:rPr>
                <w:color w:val="000000"/>
              </w:rPr>
            </w:pPr>
            <w:r>
              <w:rPr>
                <w:color w:val="000000"/>
              </w:rPr>
              <w:t>增加融资与转融通投资限制</w:t>
            </w:r>
            <w:r>
              <w:rPr>
                <w:rFonts w:hint="eastAsia"/>
                <w:color w:val="000000"/>
              </w:rPr>
              <w:t>。</w:t>
            </w:r>
          </w:p>
        </w:tc>
      </w:tr>
      <w:tr w14:paraId="71B259F0">
        <w:trPr>
          <w:jc w:val="center"/>
        </w:trPr>
        <w:tc>
          <w:tcPr>
            <w:tcW w:w="700" w:type="dxa"/>
            <w:vMerge w:val="continue"/>
            <w:tcBorders>
              <w:left w:val="single" w:color="000000" w:sz="4" w:space="0"/>
              <w:bottom w:val="single" w:color="auto" w:sz="4" w:space="0"/>
              <w:right w:val="single" w:color="auto" w:sz="4" w:space="0"/>
            </w:tcBorders>
          </w:tcPr>
          <w:p w14:paraId="32775D75">
            <w:pPr>
              <w:pStyle w:val="6"/>
              <w:jc w:val="center"/>
              <w:rPr>
                <w:b/>
                <w:bCs/>
              </w:rPr>
            </w:pPr>
          </w:p>
        </w:tc>
        <w:tc>
          <w:tcPr>
            <w:tcW w:w="5816" w:type="dxa"/>
            <w:tcBorders>
              <w:top w:val="single" w:color="auto" w:sz="4" w:space="0"/>
              <w:left w:val="single" w:color="auto" w:sz="4" w:space="0"/>
              <w:right w:val="single" w:color="auto" w:sz="4" w:space="0"/>
            </w:tcBorders>
          </w:tcPr>
          <w:p w14:paraId="28491BAF">
            <w:pPr>
              <w:jc w:val="both"/>
              <w:rPr>
                <w:b/>
                <w:bCs/>
                <w:strike/>
              </w:rPr>
            </w:pPr>
            <w:r>
              <w:rPr>
                <w:rFonts w:hint="eastAsia"/>
              </w:rPr>
              <w:t>除第（</w:t>
            </w:r>
            <w:r>
              <w:t>2）、</w:t>
            </w:r>
            <w:r>
              <w:rPr>
                <w:b/>
                <w:bCs/>
                <w:strike/>
              </w:rPr>
              <w:t>（12）、</w:t>
            </w:r>
            <w:r>
              <w:t>（18）</w:t>
            </w:r>
            <w:r>
              <w:rPr>
                <w:b/>
                <w:bCs/>
                <w:strike/>
              </w:rPr>
              <w:t>、（19）</w:t>
            </w:r>
            <w:r>
              <w:t>项外，</w:t>
            </w:r>
            <w:r>
              <w:rPr>
                <w:rFonts w:hint="eastAsia"/>
              </w:rPr>
              <w:t>……</w:t>
            </w:r>
          </w:p>
        </w:tc>
        <w:tc>
          <w:tcPr>
            <w:tcW w:w="6095" w:type="dxa"/>
            <w:tcBorders>
              <w:top w:val="single" w:color="auto" w:sz="4" w:space="0"/>
              <w:left w:val="single" w:color="auto" w:sz="4" w:space="0"/>
              <w:right w:val="single" w:color="auto" w:sz="4" w:space="0"/>
            </w:tcBorders>
          </w:tcPr>
          <w:p w14:paraId="17B7DBAC">
            <w:pPr>
              <w:jc w:val="both"/>
              <w:rPr>
                <w:b/>
                <w:u w:val="single"/>
              </w:rPr>
            </w:pPr>
            <w:r>
              <w:rPr>
                <w:rFonts w:hint="eastAsia"/>
              </w:rPr>
              <w:t>除第（</w:t>
            </w:r>
            <w:r>
              <w:t>2）、</w:t>
            </w:r>
            <w:r>
              <w:rPr>
                <w:b/>
                <w:u w:val="single"/>
              </w:rPr>
              <w:t>（9）、（14）、（15）、</w:t>
            </w:r>
            <w:r>
              <w:t>（18）项外，</w:t>
            </w:r>
            <w:r>
              <w:rPr>
                <w:rFonts w:hint="eastAsia"/>
              </w:rPr>
              <w:t>……</w:t>
            </w:r>
          </w:p>
        </w:tc>
        <w:tc>
          <w:tcPr>
            <w:tcW w:w="2126" w:type="dxa"/>
            <w:tcBorders>
              <w:top w:val="single" w:color="auto" w:sz="4" w:space="0"/>
              <w:left w:val="single" w:color="auto" w:sz="4" w:space="0"/>
              <w:right w:val="single" w:color="000000" w:sz="4" w:space="0"/>
            </w:tcBorders>
          </w:tcPr>
          <w:p w14:paraId="037319D3">
            <w:pPr>
              <w:jc w:val="both"/>
              <w:rPr>
                <w:color w:val="000000"/>
              </w:rPr>
            </w:pPr>
            <w:r>
              <w:rPr>
                <w:rFonts w:hint="eastAsia"/>
                <w:color w:val="000000"/>
              </w:rPr>
              <w:t>完善相关表述。</w:t>
            </w:r>
          </w:p>
        </w:tc>
      </w:tr>
      <w:tr w14:paraId="49816382">
        <w:trPr>
          <w:jc w:val="center"/>
        </w:trPr>
        <w:tc>
          <w:tcPr>
            <w:tcW w:w="700" w:type="dxa"/>
            <w:vMerge w:val="continue"/>
            <w:tcBorders>
              <w:left w:val="single" w:color="000000" w:sz="4" w:space="0"/>
              <w:bottom w:val="single" w:color="auto" w:sz="4" w:space="0"/>
              <w:right w:val="single" w:color="auto" w:sz="4" w:space="0"/>
            </w:tcBorders>
          </w:tcPr>
          <w:p w14:paraId="52905F37">
            <w:pPr>
              <w:pStyle w:val="6"/>
              <w:jc w:val="center"/>
              <w:rPr>
                <w:b/>
                <w:bCs/>
              </w:rPr>
            </w:pPr>
          </w:p>
        </w:tc>
        <w:tc>
          <w:tcPr>
            <w:tcW w:w="5816" w:type="dxa"/>
            <w:tcBorders>
              <w:top w:val="single" w:color="auto" w:sz="4" w:space="0"/>
              <w:left w:val="single" w:color="auto" w:sz="4" w:space="0"/>
              <w:right w:val="single" w:color="auto" w:sz="4" w:space="0"/>
            </w:tcBorders>
          </w:tcPr>
          <w:p w14:paraId="07A19594">
            <w:pPr>
              <w:jc w:val="both"/>
            </w:pPr>
            <w:r>
              <w:rPr>
                <w:rFonts w:hint="eastAsia"/>
                <w:bCs/>
              </w:rPr>
              <w:t>无</w:t>
            </w:r>
          </w:p>
        </w:tc>
        <w:tc>
          <w:tcPr>
            <w:tcW w:w="6095" w:type="dxa"/>
            <w:tcBorders>
              <w:top w:val="single" w:color="auto" w:sz="4" w:space="0"/>
              <w:left w:val="single" w:color="auto" w:sz="4" w:space="0"/>
              <w:right w:val="single" w:color="auto" w:sz="4" w:space="0"/>
            </w:tcBorders>
          </w:tcPr>
          <w:p w14:paraId="4B97A09D">
            <w:pPr>
              <w:jc w:val="both"/>
              <w:rPr>
                <w:b/>
                <w:u w:val="single"/>
              </w:rPr>
            </w:pPr>
            <w:r>
              <w:rPr>
                <w:rFonts w:hint="eastAsia"/>
                <w:b/>
                <w:u w:val="single"/>
              </w:rPr>
              <w:t>七、侧袋机制的实施和投资运作安排</w:t>
            </w:r>
          </w:p>
          <w:p w14:paraId="12F9866C">
            <w:pPr>
              <w:jc w:val="both"/>
              <w:rPr>
                <w:b/>
                <w:u w:val="single"/>
              </w:rPr>
            </w:pPr>
            <w:r>
              <w:rPr>
                <w:rFonts w:hint="eastAsia"/>
                <w:b/>
                <w:u w:val="single"/>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09A6997B">
            <w:pPr>
              <w:jc w:val="both"/>
              <w:rPr>
                <w:b/>
                <w:u w:val="single"/>
              </w:rPr>
            </w:pPr>
            <w:r>
              <w:rPr>
                <w:rFonts w:hint="eastAsia"/>
                <w:b/>
                <w:u w:val="single"/>
              </w:rPr>
              <w:t>侧袋机制实施期间，本部分约定的投资组合比例、投资策略、组合限制、业绩比较基准、风险收益特征等约定仅适用于主袋账户。</w:t>
            </w:r>
          </w:p>
          <w:p w14:paraId="5CF40503">
            <w:pPr>
              <w:jc w:val="both"/>
            </w:pPr>
            <w:r>
              <w:rPr>
                <w:rFonts w:hint="eastAsia"/>
                <w:b/>
                <w:u w:val="single"/>
              </w:rPr>
              <w:t>侧袋账户的实施条件、实施程序、运作安排、投资安排、特定资产的处置变现和支付等对投资者权益有重大影响的事项详见招募说明书的规定。</w:t>
            </w:r>
          </w:p>
        </w:tc>
        <w:tc>
          <w:tcPr>
            <w:tcW w:w="2126" w:type="dxa"/>
            <w:tcBorders>
              <w:top w:val="single" w:color="auto" w:sz="4" w:space="0"/>
              <w:left w:val="single" w:color="auto" w:sz="4" w:space="0"/>
              <w:right w:val="single" w:color="000000" w:sz="4" w:space="0"/>
            </w:tcBorders>
          </w:tcPr>
          <w:p w14:paraId="1871316A">
            <w:pPr>
              <w:jc w:val="both"/>
              <w:rPr>
                <w:color w:val="000000"/>
              </w:rPr>
            </w:pPr>
            <w:r>
              <w:rPr>
                <w:rFonts w:hint="eastAsia"/>
                <w:color w:val="000000"/>
              </w:rPr>
              <w:t>根据本基金投资范围，增加基金参与融资及转融通证券出借业务的原则性约定及程序性要求。</w:t>
            </w:r>
          </w:p>
        </w:tc>
      </w:tr>
      <w:tr w14:paraId="2C722D59">
        <w:trPr>
          <w:trHeight w:val="8093" w:hRule="atLeast"/>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27D30206">
            <w:pPr>
              <w:pStyle w:val="6"/>
              <w:jc w:val="center"/>
            </w:pPr>
            <w:r>
              <w:rPr>
                <w:b/>
                <w:bCs/>
              </w:rPr>
              <w:t>第十四部分 基金资产估值</w:t>
            </w:r>
          </w:p>
        </w:tc>
        <w:tc>
          <w:tcPr>
            <w:tcW w:w="5816" w:type="dxa"/>
            <w:tcBorders>
              <w:top w:val="single" w:color="auto" w:sz="4" w:space="0"/>
              <w:left w:val="single" w:color="auto" w:sz="4" w:space="0"/>
              <w:right w:val="single" w:color="auto" w:sz="4" w:space="0"/>
            </w:tcBorders>
          </w:tcPr>
          <w:p w14:paraId="5694B7DC">
            <w:pPr>
              <w:jc w:val="both"/>
            </w:pPr>
            <w:r>
              <w:t>四、估值方法</w:t>
            </w:r>
          </w:p>
          <w:p w14:paraId="225E5142">
            <w:pPr>
              <w:jc w:val="both"/>
            </w:pPr>
            <w:r>
              <w:t>1、证券交易所上市的有价证券的估值</w:t>
            </w:r>
          </w:p>
          <w:p w14:paraId="17601EC1">
            <w:pPr>
              <w:jc w:val="both"/>
            </w:pPr>
            <w:r>
              <w:t>（1）交易所上市的有价证券</w:t>
            </w:r>
            <w:r>
              <w:rPr>
                <w:bCs/>
              </w:rPr>
              <w:t>（包括股票</w:t>
            </w:r>
            <w:r>
              <w:rPr>
                <w:b/>
                <w:bCs/>
                <w:strike/>
              </w:rPr>
              <w:t>、权证</w:t>
            </w:r>
            <w:r>
              <w:rPr>
                <w:bCs/>
              </w:rPr>
              <w:t>等）</w:t>
            </w:r>
            <w:r>
              <w:t>，以其估值日在证券交易所挂牌的市价（收盘价）估值；</w:t>
            </w:r>
            <w:r>
              <w:rPr>
                <w:rFonts w:hint="eastAsia"/>
              </w:rPr>
              <w:t>……</w:t>
            </w:r>
          </w:p>
          <w:p w14:paraId="5D889A6B">
            <w:pPr>
              <w:jc w:val="both"/>
            </w:pPr>
            <w:r>
              <w:rPr>
                <w:rFonts w:asciiTheme="majorHAnsi" w:hAnsiTheme="majorHAnsi"/>
                <w:bCs/>
              </w:rPr>
              <w:t>（4）交易所市场挂牌转让的资产支持证券</w:t>
            </w:r>
            <w:r>
              <w:rPr>
                <w:b/>
                <w:bCs/>
                <w:strike/>
              </w:rPr>
              <w:t>和中小企业私募债券</w:t>
            </w:r>
            <w:r>
              <w:rPr>
                <w:rFonts w:asciiTheme="majorHAnsi" w:hAnsiTheme="majorHAnsi"/>
                <w:bCs/>
              </w:rPr>
              <w:t>，采用估值技术确定公允价值，在估值技术难以可靠计量公允价值的情况下，按成本估值。</w:t>
            </w:r>
            <w:r>
              <w:t>2、处于未上市期间的有价证券应区分如下情况处理：</w:t>
            </w:r>
          </w:p>
          <w:p w14:paraId="5C98DF93">
            <w:pPr>
              <w:jc w:val="both"/>
            </w:pPr>
            <w:r>
              <w:t>（2）首次公开发行未上市的股票、债券</w:t>
            </w:r>
            <w:r>
              <w:rPr>
                <w:b/>
                <w:bCs/>
                <w:strike/>
              </w:rPr>
              <w:t>和权证</w:t>
            </w:r>
            <w:r>
              <w:t>，采用估值技术确定公允价值，在估值技术难以可靠计量公允价值的情况下，按成本估值</w:t>
            </w:r>
            <w:r>
              <w:rPr>
                <w:rFonts w:hint="eastAsia"/>
              </w:rPr>
              <w:t>。</w:t>
            </w:r>
          </w:p>
          <w:p w14:paraId="6FC5E909">
            <w:pPr>
              <w:jc w:val="both"/>
            </w:pPr>
            <w:r>
              <w:rPr>
                <w:rFonts w:hint="eastAsia"/>
              </w:rPr>
              <w:t>……</w:t>
            </w:r>
          </w:p>
          <w:p w14:paraId="03543345">
            <w:pPr>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w:t>
            </w:r>
            <w:r>
              <w:rPr>
                <w:b/>
                <w:bCs/>
                <w:strike/>
              </w:rPr>
              <w:t>资产</w:t>
            </w:r>
            <w:r>
              <w:t>净值的计算结果对外予以公布。</w:t>
            </w:r>
          </w:p>
        </w:tc>
        <w:tc>
          <w:tcPr>
            <w:tcW w:w="6095" w:type="dxa"/>
            <w:tcBorders>
              <w:top w:val="single" w:color="auto" w:sz="4" w:space="0"/>
              <w:left w:val="single" w:color="auto" w:sz="4" w:space="0"/>
              <w:right w:val="single" w:color="auto" w:sz="4" w:space="0"/>
            </w:tcBorders>
          </w:tcPr>
          <w:p w14:paraId="2EDFC3FB">
            <w:pPr>
              <w:jc w:val="both"/>
            </w:pPr>
            <w:r>
              <w:t>四、估值方法</w:t>
            </w:r>
          </w:p>
          <w:p w14:paraId="596E3A3E">
            <w:pPr>
              <w:jc w:val="both"/>
            </w:pPr>
            <w:r>
              <w:t>1、证券交易所上市的有价证券的估值</w:t>
            </w:r>
          </w:p>
          <w:p w14:paraId="74BD2FFE">
            <w:pPr>
              <w:jc w:val="both"/>
            </w:pPr>
            <w:r>
              <w:rPr>
                <w:rFonts w:hint="eastAsia"/>
              </w:rPr>
              <w:t>（</w:t>
            </w:r>
            <w:r>
              <w:t>1）交易所上市的有价证券（包括股票等），以其估值日在证券交易所挂牌的市价（收盘价）估值；</w:t>
            </w:r>
            <w:r>
              <w:rPr>
                <w:rFonts w:hint="eastAsia"/>
              </w:rPr>
              <w:t>……</w:t>
            </w:r>
          </w:p>
          <w:p w14:paraId="18E70A74">
            <w:pPr>
              <w:jc w:val="both"/>
            </w:pPr>
            <w:r>
              <w:rPr>
                <w:rFonts w:hint="eastAsia"/>
              </w:rPr>
              <w:t>（</w:t>
            </w:r>
            <w:r>
              <w:t>4）交易所市场挂牌转让的资产支持证券，采用估值技术确定公允价值，在估值技术难以可靠计量公允价值的情况下，按成本估值。</w:t>
            </w:r>
          </w:p>
          <w:p w14:paraId="7288BC42">
            <w:pPr>
              <w:jc w:val="both"/>
            </w:pPr>
            <w:r>
              <w:t>2、处于未上市期间的有价证券应区分如下情况处理：</w:t>
            </w:r>
          </w:p>
          <w:p w14:paraId="02AB320E">
            <w:pPr>
              <w:jc w:val="both"/>
            </w:pPr>
            <w:r>
              <w:t>（2）首次公开发行未上市的股票、债券，采用估值技术确定公允价值，在估值技术难以可靠计量公允价值的情况下，按成本估值</w:t>
            </w:r>
            <w:r>
              <w:rPr>
                <w:rFonts w:hint="eastAsia"/>
              </w:rPr>
              <w:t>。</w:t>
            </w:r>
          </w:p>
          <w:p w14:paraId="7CAC0325">
            <w:pPr>
              <w:jc w:val="both"/>
            </w:pPr>
            <w:r>
              <w:rPr>
                <w:rFonts w:hint="eastAsia"/>
              </w:rPr>
              <w:t>……</w:t>
            </w:r>
          </w:p>
          <w:p w14:paraId="6E01AE42">
            <w:pPr>
              <w:jc w:val="both"/>
              <w:rPr>
                <w:b/>
                <w:bCs/>
                <w:u w:val="single"/>
              </w:rPr>
            </w:pPr>
            <w:r>
              <w:rPr>
                <w:b/>
                <w:bCs/>
                <w:u w:val="single"/>
              </w:rPr>
              <w:t>6、基金参与转融通证券出借业务的，应参照相关法律法规和中国证券投资基金业协会发布的相关规定进行估值，确保估值的公允性。</w:t>
            </w:r>
          </w:p>
          <w:p w14:paraId="518708A5">
            <w:pPr>
              <w:jc w:val="both"/>
              <w:rPr>
                <w:b/>
                <w:bCs/>
                <w:u w:val="single"/>
              </w:rPr>
            </w:pPr>
            <w:r>
              <w:rPr>
                <w:b/>
                <w:bCs/>
                <w:u w:val="single"/>
              </w:rPr>
              <w:t>7、基金参与融资业务的，应参照相关法律法规和中国证券投资基金业协会发布的相关规定进行估值，确保估值的公允性。</w:t>
            </w:r>
          </w:p>
          <w:p w14:paraId="446386B8">
            <w:pPr>
              <w:jc w:val="both"/>
            </w:pPr>
            <w:r>
              <w:rPr>
                <w:rFonts w:hint="eastAsia"/>
              </w:rPr>
              <w:t>……</w:t>
            </w:r>
          </w:p>
          <w:p w14:paraId="32494CF7">
            <w:pPr>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的计算结果对外予以公布。</w:t>
            </w:r>
          </w:p>
        </w:tc>
        <w:tc>
          <w:tcPr>
            <w:tcW w:w="2126" w:type="dxa"/>
            <w:tcBorders>
              <w:top w:val="single" w:color="auto" w:sz="4" w:space="0"/>
              <w:left w:val="single" w:color="auto" w:sz="4" w:space="0"/>
              <w:right w:val="single" w:color="000000" w:sz="4" w:space="0"/>
            </w:tcBorders>
          </w:tcPr>
          <w:p w14:paraId="411A63C4">
            <w:pPr>
              <w:jc w:val="both"/>
            </w:pPr>
            <w:r>
              <w:rPr>
                <w:rFonts w:hint="eastAsia"/>
                <w:color w:val="000000"/>
              </w:rPr>
              <w:t>根据本基金实际情况调整、补充相应的估值方法。</w:t>
            </w:r>
          </w:p>
        </w:tc>
      </w:tr>
      <w:tr w14:paraId="2F29306E">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58CEE407">
            <w:pPr>
              <w:jc w:val="center"/>
            </w:pPr>
          </w:p>
        </w:tc>
        <w:tc>
          <w:tcPr>
            <w:tcW w:w="5816" w:type="dxa"/>
            <w:tcBorders>
              <w:top w:val="single" w:color="auto" w:sz="4" w:space="0"/>
              <w:left w:val="single" w:color="auto" w:sz="4" w:space="0"/>
              <w:right w:val="single" w:color="auto" w:sz="4" w:space="0"/>
            </w:tcBorders>
          </w:tcPr>
          <w:p w14:paraId="140ECAA5">
            <w:pPr>
              <w:jc w:val="both"/>
            </w:pPr>
            <w:r>
              <w:t>六、暂停估值的情形</w:t>
            </w:r>
          </w:p>
          <w:p w14:paraId="1680D736">
            <w:pPr>
              <w:jc w:val="both"/>
            </w:pPr>
            <w:r>
              <w:t>3、</w:t>
            </w:r>
            <w:r>
              <w:rPr>
                <w:b/>
                <w:bCs/>
                <w:strike/>
              </w:rPr>
              <w:t>当前</w:t>
            </w:r>
            <w:r>
              <w:t>一估值日基金资产净值50%以上的</w:t>
            </w:r>
            <w:r>
              <w:rPr>
                <w:b/>
                <w:bCs/>
                <w:strike/>
              </w:rPr>
              <w:t>资产出现无可参考的活跃市场价格且采用估值技术仍导致公允价值存在重大不确定性时，基金管理人</w:t>
            </w:r>
            <w:r>
              <w:t>经与基金托管人协商</w:t>
            </w:r>
            <w:r>
              <w:rPr>
                <w:b/>
                <w:bCs/>
                <w:strike/>
              </w:rPr>
              <w:t>一致的</w:t>
            </w:r>
            <w:r>
              <w:t>；</w:t>
            </w:r>
          </w:p>
        </w:tc>
        <w:tc>
          <w:tcPr>
            <w:tcW w:w="6095" w:type="dxa"/>
            <w:tcBorders>
              <w:top w:val="single" w:color="auto" w:sz="4" w:space="0"/>
              <w:left w:val="single" w:color="auto" w:sz="4" w:space="0"/>
              <w:right w:val="single" w:color="auto" w:sz="4" w:space="0"/>
            </w:tcBorders>
          </w:tcPr>
          <w:p w14:paraId="67CD0017">
            <w:pPr>
              <w:jc w:val="both"/>
            </w:pPr>
            <w:r>
              <w:t>六、暂停估值的情形</w:t>
            </w:r>
          </w:p>
          <w:p w14:paraId="3E896B84">
            <w:pPr>
              <w:jc w:val="both"/>
            </w:pPr>
            <w:r>
              <w:t>3、</w:t>
            </w:r>
            <w:r>
              <w:rPr>
                <w:b/>
                <w:u w:val="single"/>
              </w:rPr>
              <w:t>当特定资产占前</w:t>
            </w:r>
            <w:r>
              <w:t>一估值日基金资产净值50%以上的，经与基金托管人协商</w:t>
            </w:r>
            <w:r>
              <w:rPr>
                <w:b/>
                <w:u w:val="single"/>
              </w:rPr>
              <w:t>确认后，基金管理人应当暂停估值</w:t>
            </w:r>
            <w:r>
              <w:t>；</w:t>
            </w:r>
          </w:p>
        </w:tc>
        <w:tc>
          <w:tcPr>
            <w:tcW w:w="2126" w:type="dxa"/>
            <w:tcBorders>
              <w:top w:val="single" w:color="auto" w:sz="4" w:space="0"/>
              <w:left w:val="single" w:color="auto" w:sz="4" w:space="0"/>
              <w:right w:val="single" w:color="000000" w:sz="4" w:space="0"/>
            </w:tcBorders>
          </w:tcPr>
          <w:p w14:paraId="38EE75C7">
            <w:pPr>
              <w:jc w:val="both"/>
            </w:pPr>
            <w:r>
              <w:rPr>
                <w:rFonts w:hint="eastAsia"/>
              </w:rPr>
              <w:t>根据新的填报指引增加。</w:t>
            </w:r>
          </w:p>
        </w:tc>
      </w:tr>
      <w:tr w14:paraId="56F017CF">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5A33BD55">
            <w:pPr>
              <w:jc w:val="center"/>
            </w:pPr>
          </w:p>
        </w:tc>
        <w:tc>
          <w:tcPr>
            <w:tcW w:w="5816" w:type="dxa"/>
            <w:tcBorders>
              <w:top w:val="single" w:color="auto" w:sz="4" w:space="0"/>
              <w:left w:val="single" w:color="auto" w:sz="4" w:space="0"/>
              <w:right w:val="single" w:color="auto" w:sz="4" w:space="0"/>
            </w:tcBorders>
          </w:tcPr>
          <w:p w14:paraId="49617630">
            <w:pPr>
              <w:jc w:val="both"/>
            </w:pPr>
            <w:r>
              <w:rPr>
                <w:rFonts w:hint="eastAsia"/>
              </w:rPr>
              <w:t>无</w:t>
            </w:r>
          </w:p>
        </w:tc>
        <w:tc>
          <w:tcPr>
            <w:tcW w:w="6095" w:type="dxa"/>
            <w:tcBorders>
              <w:top w:val="single" w:color="auto" w:sz="4" w:space="0"/>
              <w:left w:val="single" w:color="auto" w:sz="4" w:space="0"/>
              <w:right w:val="single" w:color="auto" w:sz="4" w:space="0"/>
            </w:tcBorders>
          </w:tcPr>
          <w:p w14:paraId="2984195C">
            <w:pPr>
              <w:jc w:val="both"/>
              <w:rPr>
                <w:b/>
                <w:bCs/>
                <w:u w:val="single"/>
              </w:rPr>
            </w:pPr>
            <w:r>
              <w:rPr>
                <w:rFonts w:hint="eastAsia"/>
                <w:b/>
                <w:bCs/>
                <w:u w:val="single"/>
              </w:rPr>
              <w:t>八、实施侧袋机制期间的基金资产估值</w:t>
            </w:r>
          </w:p>
          <w:p w14:paraId="044F355E">
            <w:pPr>
              <w:jc w:val="both"/>
            </w:pPr>
            <w:r>
              <w:rPr>
                <w:rFonts w:hint="eastAsia"/>
                <w:b/>
                <w:bCs/>
                <w:u w:val="single"/>
              </w:rPr>
              <w:t>本基金实施侧袋机制的，应根据本部分的约定对主袋账户资产进行估值并披露主袋账户的基金净值信息，暂停披露侧袋账户份额净值。</w:t>
            </w:r>
          </w:p>
        </w:tc>
        <w:tc>
          <w:tcPr>
            <w:tcW w:w="2126" w:type="dxa"/>
            <w:tcBorders>
              <w:top w:val="single" w:color="auto" w:sz="4" w:space="0"/>
              <w:left w:val="single" w:color="auto" w:sz="4" w:space="0"/>
              <w:right w:val="single" w:color="000000" w:sz="4" w:space="0"/>
            </w:tcBorders>
          </w:tcPr>
          <w:p w14:paraId="6DBF175C">
            <w:pPr>
              <w:jc w:val="both"/>
            </w:pPr>
            <w:r>
              <w:rPr>
                <w:rFonts w:hint="eastAsia"/>
              </w:rPr>
              <w:t>根据新的填报指引增加。</w:t>
            </w:r>
          </w:p>
        </w:tc>
      </w:tr>
      <w:tr w14:paraId="63780CAE">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53CE55E9">
            <w:pPr>
              <w:jc w:val="center"/>
            </w:pPr>
          </w:p>
        </w:tc>
        <w:tc>
          <w:tcPr>
            <w:tcW w:w="5816" w:type="dxa"/>
            <w:tcBorders>
              <w:top w:val="single" w:color="auto" w:sz="4" w:space="0"/>
              <w:left w:val="single" w:color="auto" w:sz="4" w:space="0"/>
              <w:right w:val="single" w:color="auto" w:sz="4" w:space="0"/>
            </w:tcBorders>
          </w:tcPr>
          <w:p w14:paraId="54FA0EA4">
            <w:pPr>
              <w:jc w:val="both"/>
              <w:rPr>
                <w:rFonts w:cs="Times New Roman"/>
              </w:rPr>
            </w:pPr>
            <w:r>
              <w:rPr>
                <w:rFonts w:hint="eastAsia"/>
                <w:b/>
                <w:bCs/>
                <w:strike/>
              </w:rPr>
              <w:t>八</w:t>
            </w:r>
            <w:r>
              <w:rPr>
                <w:rFonts w:hint="eastAsia" w:cs="Times New Roman"/>
              </w:rPr>
              <w:t>、特殊情况的处理</w:t>
            </w:r>
          </w:p>
          <w:p w14:paraId="2DC2B332">
            <w:pPr>
              <w:jc w:val="both"/>
              <w:rPr>
                <w:rFonts w:cs="Times New Roman"/>
              </w:rPr>
            </w:pPr>
            <w:r>
              <w:rPr>
                <w:rFonts w:cs="Times New Roman"/>
              </w:rPr>
              <w:t>1、基金管理人或基金托管人按估值方法的第</w:t>
            </w:r>
            <w:r>
              <w:rPr>
                <w:b/>
                <w:bCs/>
                <w:strike/>
              </w:rPr>
              <w:t>6</w:t>
            </w:r>
            <w:r>
              <w:rPr>
                <w:rFonts w:cs="Times New Roman"/>
              </w:rPr>
              <w:t>项进行估值时，所造成的误差不作为基金资产估值错误处理。</w:t>
            </w:r>
          </w:p>
        </w:tc>
        <w:tc>
          <w:tcPr>
            <w:tcW w:w="6095" w:type="dxa"/>
            <w:tcBorders>
              <w:top w:val="single" w:color="auto" w:sz="4" w:space="0"/>
              <w:left w:val="single" w:color="auto" w:sz="4" w:space="0"/>
              <w:right w:val="single" w:color="auto" w:sz="4" w:space="0"/>
            </w:tcBorders>
          </w:tcPr>
          <w:p w14:paraId="63C7C7E5">
            <w:pPr>
              <w:jc w:val="both"/>
            </w:pPr>
            <w:r>
              <w:rPr>
                <w:rFonts w:hint="eastAsia"/>
                <w:b/>
                <w:bCs/>
                <w:u w:val="single"/>
              </w:rPr>
              <w:t>九</w:t>
            </w:r>
            <w:r>
              <w:rPr>
                <w:rFonts w:hint="eastAsia"/>
              </w:rPr>
              <w:t>、特殊情况的处理</w:t>
            </w:r>
          </w:p>
          <w:p w14:paraId="5D04AC20">
            <w:pPr>
              <w:jc w:val="both"/>
            </w:pPr>
            <w:r>
              <w:t>1、基金管理人或基金托管人按估值方法的第</w:t>
            </w:r>
            <w:r>
              <w:rPr>
                <w:rFonts w:hint="eastAsia"/>
                <w:b/>
                <w:bCs/>
                <w:u w:val="single"/>
              </w:rPr>
              <w:t>8、</w:t>
            </w:r>
            <w:r>
              <w:rPr>
                <w:b/>
                <w:bCs/>
                <w:u w:val="single"/>
              </w:rPr>
              <w:t>9</w:t>
            </w:r>
            <w:r>
              <w:t>项进行估值时，所造成的误差不作为基金资产估值错误处理。</w:t>
            </w:r>
          </w:p>
        </w:tc>
        <w:tc>
          <w:tcPr>
            <w:tcW w:w="2126" w:type="dxa"/>
            <w:tcBorders>
              <w:top w:val="single" w:color="auto" w:sz="4" w:space="0"/>
              <w:left w:val="single" w:color="auto" w:sz="4" w:space="0"/>
              <w:right w:val="single" w:color="000000" w:sz="4" w:space="0"/>
            </w:tcBorders>
          </w:tcPr>
          <w:p w14:paraId="174C4176">
            <w:pPr>
              <w:jc w:val="both"/>
            </w:pPr>
            <w:r>
              <w:rPr>
                <w:rFonts w:hint="eastAsia"/>
                <w:color w:val="000000"/>
              </w:rPr>
              <w:t>完善相关表述。</w:t>
            </w:r>
          </w:p>
        </w:tc>
      </w:tr>
      <w:tr w14:paraId="30DDF4C4">
        <w:trPr>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0F8B4DA0">
            <w:pPr>
              <w:pStyle w:val="6"/>
              <w:jc w:val="center"/>
            </w:pPr>
            <w:r>
              <w:rPr>
                <w:b/>
                <w:bCs/>
              </w:rPr>
              <w:t>第十五部分 基金费用与税收</w:t>
            </w:r>
          </w:p>
        </w:tc>
        <w:tc>
          <w:tcPr>
            <w:tcW w:w="5816" w:type="dxa"/>
            <w:tcBorders>
              <w:top w:val="single" w:color="auto" w:sz="4" w:space="0"/>
              <w:left w:val="single" w:color="auto" w:sz="4" w:space="0"/>
              <w:right w:val="single" w:color="auto" w:sz="4" w:space="0"/>
            </w:tcBorders>
          </w:tcPr>
          <w:p w14:paraId="6799BC69">
            <w:pPr>
              <w:jc w:val="both"/>
            </w:pPr>
            <w:r>
              <w:t>一、基金费用的种类</w:t>
            </w:r>
          </w:p>
          <w:p w14:paraId="06132459">
            <w:pPr>
              <w:jc w:val="both"/>
            </w:pPr>
          </w:p>
        </w:tc>
        <w:tc>
          <w:tcPr>
            <w:tcW w:w="6095" w:type="dxa"/>
            <w:tcBorders>
              <w:top w:val="single" w:color="auto" w:sz="4" w:space="0"/>
              <w:left w:val="single" w:color="auto" w:sz="4" w:space="0"/>
              <w:right w:val="single" w:color="auto" w:sz="4" w:space="0"/>
            </w:tcBorders>
          </w:tcPr>
          <w:p w14:paraId="27661185">
            <w:pPr>
              <w:jc w:val="both"/>
            </w:pPr>
            <w:r>
              <w:t>一、基金费用的种类</w:t>
            </w:r>
          </w:p>
          <w:p w14:paraId="14440822">
            <w:pPr>
              <w:jc w:val="both"/>
            </w:pPr>
            <w:r>
              <w:rPr>
                <w:b/>
                <w:bCs/>
                <w:u w:val="single"/>
              </w:rPr>
              <w:t>11、因参与融资、转融通证券出借业务而产生的各项合理费用；</w:t>
            </w:r>
          </w:p>
        </w:tc>
        <w:tc>
          <w:tcPr>
            <w:tcW w:w="2126" w:type="dxa"/>
            <w:tcBorders>
              <w:top w:val="single" w:color="auto" w:sz="4" w:space="0"/>
              <w:left w:val="single" w:color="auto" w:sz="4" w:space="0"/>
              <w:right w:val="single" w:color="000000" w:sz="4" w:space="0"/>
            </w:tcBorders>
          </w:tcPr>
          <w:p w14:paraId="10F8B900">
            <w:pPr>
              <w:jc w:val="both"/>
            </w:pPr>
            <w:r>
              <w:rPr>
                <w:rFonts w:hint="eastAsia"/>
              </w:rPr>
              <w:t>根据本基金实际情况补充基金费用种类。</w:t>
            </w:r>
          </w:p>
        </w:tc>
      </w:tr>
      <w:tr w14:paraId="49D91EEE">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3F81C151">
            <w:pPr>
              <w:jc w:val="center"/>
            </w:pPr>
          </w:p>
        </w:tc>
        <w:tc>
          <w:tcPr>
            <w:tcW w:w="5816" w:type="dxa"/>
            <w:tcBorders>
              <w:top w:val="single" w:color="auto" w:sz="4" w:space="0"/>
              <w:left w:val="single" w:color="auto" w:sz="4" w:space="0"/>
              <w:right w:val="single" w:color="auto" w:sz="4" w:space="0"/>
            </w:tcBorders>
          </w:tcPr>
          <w:p w14:paraId="6FE20E93">
            <w:pPr>
              <w:jc w:val="both"/>
              <w:rPr>
                <w:rFonts w:cs="Times New Roman"/>
              </w:rPr>
            </w:pPr>
            <w:r>
              <w:rPr>
                <w:rFonts w:hint="eastAsia" w:cs="Times New Roman"/>
              </w:rPr>
              <w:t>无</w:t>
            </w:r>
          </w:p>
        </w:tc>
        <w:tc>
          <w:tcPr>
            <w:tcW w:w="6095" w:type="dxa"/>
            <w:tcBorders>
              <w:top w:val="single" w:color="auto" w:sz="4" w:space="0"/>
              <w:left w:val="single" w:color="auto" w:sz="4" w:space="0"/>
              <w:right w:val="single" w:color="auto" w:sz="4" w:space="0"/>
            </w:tcBorders>
          </w:tcPr>
          <w:p w14:paraId="5C4CB4B1">
            <w:pPr>
              <w:jc w:val="both"/>
              <w:rPr>
                <w:b/>
                <w:u w:val="single"/>
              </w:rPr>
            </w:pPr>
            <w:r>
              <w:rPr>
                <w:rFonts w:hint="eastAsia"/>
                <w:b/>
                <w:u w:val="single"/>
              </w:rPr>
              <w:t>四、实施侧袋机制期间的基金费用</w:t>
            </w:r>
          </w:p>
          <w:p w14:paraId="151CE0B0">
            <w:pPr>
              <w:jc w:val="both"/>
              <w:rPr>
                <w:b/>
                <w:bCs/>
                <w:u w:val="single"/>
              </w:rPr>
            </w:pPr>
            <w:r>
              <w:rPr>
                <w:rFonts w:hint="eastAsia"/>
                <w:b/>
                <w:u w:val="single"/>
              </w:rPr>
              <w:t>本基金实施侧袋机制的，与侧袋账户有关的费用可以从侧袋账户中列支，但应待侧袋账户资产变现后方可列支，有关费用可酌情收取或减免，但不得收取管理费，详见招募说明书的规定。</w:t>
            </w:r>
          </w:p>
        </w:tc>
        <w:tc>
          <w:tcPr>
            <w:tcW w:w="2126" w:type="dxa"/>
            <w:tcBorders>
              <w:top w:val="single" w:color="auto" w:sz="4" w:space="0"/>
              <w:left w:val="single" w:color="auto" w:sz="4" w:space="0"/>
              <w:right w:val="single" w:color="000000" w:sz="4" w:space="0"/>
            </w:tcBorders>
          </w:tcPr>
          <w:p w14:paraId="0FE4713E">
            <w:pPr>
              <w:jc w:val="both"/>
            </w:pPr>
            <w:r>
              <w:rPr>
                <w:rFonts w:hint="eastAsia"/>
              </w:rPr>
              <w:t>根据新的填报指引增加。</w:t>
            </w:r>
          </w:p>
        </w:tc>
      </w:tr>
      <w:tr w14:paraId="5A8E5034">
        <w:trPr>
          <w:jc w:val="center"/>
        </w:trPr>
        <w:tc>
          <w:tcPr>
            <w:tcW w:w="700" w:type="dxa"/>
            <w:tcBorders>
              <w:top w:val="single" w:color="auto" w:sz="4" w:space="0"/>
              <w:left w:val="single" w:color="000000" w:sz="4" w:space="0"/>
              <w:bottom w:val="single" w:color="auto" w:sz="4" w:space="0"/>
              <w:right w:val="single" w:color="auto" w:sz="4" w:space="0"/>
            </w:tcBorders>
          </w:tcPr>
          <w:p w14:paraId="5584C455">
            <w:pPr>
              <w:pStyle w:val="6"/>
              <w:jc w:val="center"/>
            </w:pPr>
            <w:r>
              <w:rPr>
                <w:b/>
                <w:bCs/>
              </w:rPr>
              <w:t>第十六部分 基金的收益与分配</w:t>
            </w:r>
          </w:p>
        </w:tc>
        <w:tc>
          <w:tcPr>
            <w:tcW w:w="5816" w:type="dxa"/>
            <w:tcBorders>
              <w:top w:val="single" w:color="auto" w:sz="4" w:space="0"/>
              <w:left w:val="single" w:color="auto" w:sz="4" w:space="0"/>
              <w:right w:val="single" w:color="auto" w:sz="4" w:space="0"/>
            </w:tcBorders>
          </w:tcPr>
          <w:p w14:paraId="236429FB">
            <w:pPr>
              <w:jc w:val="both"/>
            </w:pPr>
            <w:r>
              <w:rPr>
                <w:rFonts w:hint="eastAsia"/>
              </w:rPr>
              <w:t>无</w:t>
            </w:r>
          </w:p>
        </w:tc>
        <w:tc>
          <w:tcPr>
            <w:tcW w:w="6095" w:type="dxa"/>
            <w:tcBorders>
              <w:top w:val="single" w:color="auto" w:sz="4" w:space="0"/>
              <w:left w:val="single" w:color="auto" w:sz="4" w:space="0"/>
              <w:right w:val="single" w:color="auto" w:sz="4" w:space="0"/>
            </w:tcBorders>
          </w:tcPr>
          <w:p w14:paraId="7B3EE11C">
            <w:pPr>
              <w:jc w:val="both"/>
              <w:rPr>
                <w:b/>
                <w:u w:val="single"/>
              </w:rPr>
            </w:pPr>
            <w:r>
              <w:rPr>
                <w:rFonts w:hint="eastAsia"/>
                <w:b/>
                <w:u w:val="single"/>
              </w:rPr>
              <w:t>七、实施侧袋机制期间的收益分配</w:t>
            </w:r>
          </w:p>
          <w:p w14:paraId="2DACB75E">
            <w:pPr>
              <w:jc w:val="both"/>
            </w:pPr>
            <w:r>
              <w:rPr>
                <w:rFonts w:hint="eastAsia"/>
                <w:b/>
                <w:u w:val="single"/>
              </w:rPr>
              <w:t>本基金实施侧袋机制的，侧袋账户不进行收益分配，详见招募说明书的规定。</w:t>
            </w:r>
          </w:p>
        </w:tc>
        <w:tc>
          <w:tcPr>
            <w:tcW w:w="2126" w:type="dxa"/>
            <w:tcBorders>
              <w:top w:val="single" w:color="auto" w:sz="4" w:space="0"/>
              <w:left w:val="single" w:color="auto" w:sz="4" w:space="0"/>
              <w:right w:val="single" w:color="000000" w:sz="4" w:space="0"/>
            </w:tcBorders>
          </w:tcPr>
          <w:p w14:paraId="56036032">
            <w:pPr>
              <w:jc w:val="both"/>
            </w:pPr>
            <w:r>
              <w:rPr>
                <w:rFonts w:hint="eastAsia"/>
              </w:rPr>
              <w:t>根据新的填报指引增加。</w:t>
            </w:r>
          </w:p>
        </w:tc>
      </w:tr>
      <w:tr w14:paraId="05D51496">
        <w:trPr>
          <w:jc w:val="center"/>
        </w:trPr>
        <w:tc>
          <w:tcPr>
            <w:tcW w:w="700" w:type="dxa"/>
            <w:tcBorders>
              <w:top w:val="single" w:color="auto" w:sz="4" w:space="0"/>
              <w:left w:val="single" w:color="000000" w:sz="4" w:space="0"/>
              <w:bottom w:val="single" w:color="auto" w:sz="4" w:space="0"/>
              <w:right w:val="single" w:color="auto" w:sz="4" w:space="0"/>
            </w:tcBorders>
          </w:tcPr>
          <w:p w14:paraId="7FED6C92">
            <w:pPr>
              <w:pStyle w:val="6"/>
              <w:jc w:val="center"/>
            </w:pPr>
            <w:r>
              <w:rPr>
                <w:b/>
                <w:bCs/>
              </w:rPr>
              <w:t>第十七部分 基金的会计与审计</w:t>
            </w:r>
          </w:p>
        </w:tc>
        <w:tc>
          <w:tcPr>
            <w:tcW w:w="5816" w:type="dxa"/>
            <w:tcBorders>
              <w:top w:val="single" w:color="auto" w:sz="4" w:space="0"/>
              <w:left w:val="single" w:color="auto" w:sz="4" w:space="0"/>
              <w:right w:val="single" w:color="auto" w:sz="4" w:space="0"/>
            </w:tcBorders>
          </w:tcPr>
          <w:p w14:paraId="41118C36">
            <w:pPr>
              <w:jc w:val="both"/>
            </w:pPr>
            <w:r>
              <w:t>二、基金的年度审计</w:t>
            </w:r>
          </w:p>
          <w:p w14:paraId="74E1A17A">
            <w:pPr>
              <w:jc w:val="both"/>
            </w:pPr>
            <w:r>
              <w:t>1、基金管理人聘请与基金管理人、基金托管人相互独立的</w:t>
            </w:r>
            <w:r>
              <w:rPr>
                <w:b/>
                <w:bCs/>
                <w:strike/>
              </w:rPr>
              <w:t>具有证券、</w:t>
            </w:r>
            <w:r>
              <w:rPr>
                <w:rFonts w:hint="eastAsia"/>
                <w:b/>
                <w:bCs/>
                <w:strike/>
              </w:rPr>
              <w:t>期货相关</w:t>
            </w:r>
            <w:r>
              <w:rPr>
                <w:b/>
                <w:bCs/>
                <w:strike/>
              </w:rPr>
              <w:t>业</w:t>
            </w:r>
            <w:r>
              <w:rPr>
                <w:rFonts w:hint="eastAsia"/>
                <w:b/>
                <w:bCs/>
                <w:strike/>
              </w:rPr>
              <w:t>务</w:t>
            </w:r>
            <w:r>
              <w:rPr>
                <w:b/>
                <w:bCs/>
                <w:strike/>
              </w:rPr>
              <w:t>资格</w:t>
            </w:r>
            <w:r>
              <w:t>的会计师事务所及其注册会计师对本基金的年度财务报表进行审计。</w:t>
            </w:r>
          </w:p>
        </w:tc>
        <w:tc>
          <w:tcPr>
            <w:tcW w:w="6095" w:type="dxa"/>
            <w:tcBorders>
              <w:top w:val="single" w:color="auto" w:sz="4" w:space="0"/>
              <w:left w:val="single" w:color="auto" w:sz="4" w:space="0"/>
              <w:right w:val="single" w:color="auto" w:sz="4" w:space="0"/>
            </w:tcBorders>
          </w:tcPr>
          <w:p w14:paraId="0B8C1A22">
            <w:pPr>
              <w:jc w:val="both"/>
            </w:pPr>
            <w:r>
              <w:t>二、基金的年度审计</w:t>
            </w:r>
          </w:p>
          <w:p w14:paraId="37035505">
            <w:pPr>
              <w:jc w:val="both"/>
            </w:pPr>
            <w:r>
              <w:t>1、基金管理人聘请与基金管理人、基金托管人相互独立的</w:t>
            </w:r>
            <w:r>
              <w:rPr>
                <w:rFonts w:hint="eastAsia"/>
                <w:b/>
                <w:bCs/>
                <w:u w:val="single"/>
              </w:rPr>
              <w:t>符合《中华人民共和国证券法》规定</w:t>
            </w:r>
            <w:r>
              <w:t>的会计师事务所及其注册会计师对本基金的年度财务报表进行审计。</w:t>
            </w:r>
          </w:p>
        </w:tc>
        <w:tc>
          <w:tcPr>
            <w:tcW w:w="2126" w:type="dxa"/>
            <w:tcBorders>
              <w:top w:val="single" w:color="auto" w:sz="4" w:space="0"/>
              <w:left w:val="single" w:color="auto" w:sz="4" w:space="0"/>
              <w:right w:val="single" w:color="000000" w:sz="4" w:space="0"/>
            </w:tcBorders>
          </w:tcPr>
          <w:p w14:paraId="15E17869">
            <w:pPr>
              <w:jc w:val="both"/>
            </w:pPr>
            <w:r>
              <w:rPr>
                <w:rFonts w:hint="eastAsia"/>
                <w:color w:val="000000"/>
              </w:rPr>
              <w:t>完善相关表述。</w:t>
            </w:r>
          </w:p>
        </w:tc>
      </w:tr>
      <w:tr w14:paraId="4EB845F3">
        <w:trPr>
          <w:jc w:val="center"/>
        </w:trPr>
        <w:tc>
          <w:tcPr>
            <w:tcW w:w="700" w:type="dxa"/>
            <w:vMerge w:val="restart"/>
            <w:tcBorders>
              <w:top w:val="single" w:color="auto" w:sz="4" w:space="0"/>
              <w:left w:val="single" w:color="000000" w:sz="4" w:space="0"/>
              <w:bottom w:val="single" w:color="auto" w:sz="4" w:space="0"/>
              <w:right w:val="single" w:color="auto" w:sz="4" w:space="0"/>
            </w:tcBorders>
          </w:tcPr>
          <w:p w14:paraId="697B5AAB">
            <w:pPr>
              <w:pStyle w:val="6"/>
              <w:jc w:val="center"/>
            </w:pPr>
            <w:r>
              <w:rPr>
                <w:b/>
                <w:bCs/>
              </w:rPr>
              <w:t>第十八部分 基金的信息披露</w:t>
            </w:r>
          </w:p>
        </w:tc>
        <w:tc>
          <w:tcPr>
            <w:tcW w:w="5816" w:type="dxa"/>
            <w:tcBorders>
              <w:top w:val="single" w:color="auto" w:sz="4" w:space="0"/>
              <w:left w:val="single" w:color="auto" w:sz="4" w:space="0"/>
              <w:right w:val="single" w:color="auto" w:sz="4" w:space="0"/>
            </w:tcBorders>
          </w:tcPr>
          <w:p w14:paraId="11CB4415">
            <w:pPr>
              <w:jc w:val="both"/>
            </w:pPr>
            <w:r>
              <w:rPr>
                <w:rFonts w:hint="eastAsia"/>
              </w:rPr>
              <w:t>五、公开披露的基金信息</w:t>
            </w:r>
          </w:p>
          <w:p w14:paraId="115C04E5">
            <w:pPr>
              <w:jc w:val="both"/>
            </w:pPr>
            <w:r>
              <w:rPr>
                <w:rFonts w:hint="eastAsia"/>
              </w:rPr>
              <w:t>（七）临时报告</w:t>
            </w:r>
          </w:p>
          <w:p w14:paraId="3C523FBE">
            <w:pPr>
              <w:jc w:val="both"/>
            </w:pPr>
          </w:p>
        </w:tc>
        <w:tc>
          <w:tcPr>
            <w:tcW w:w="6095" w:type="dxa"/>
            <w:tcBorders>
              <w:top w:val="single" w:color="auto" w:sz="4" w:space="0"/>
              <w:left w:val="single" w:color="auto" w:sz="4" w:space="0"/>
              <w:right w:val="single" w:color="auto" w:sz="4" w:space="0"/>
            </w:tcBorders>
          </w:tcPr>
          <w:p w14:paraId="3ED9B99E">
            <w:pPr>
              <w:jc w:val="both"/>
            </w:pPr>
            <w:r>
              <w:rPr>
                <w:rFonts w:hint="eastAsia"/>
              </w:rPr>
              <w:t>五、公开披露的基金信息</w:t>
            </w:r>
          </w:p>
          <w:p w14:paraId="41B2CA8D">
            <w:pPr>
              <w:jc w:val="both"/>
            </w:pPr>
            <w:r>
              <w:rPr>
                <w:rFonts w:hint="eastAsia"/>
              </w:rPr>
              <w:t>（七）临时报告</w:t>
            </w:r>
          </w:p>
          <w:p w14:paraId="2FF4E229">
            <w:pPr>
              <w:jc w:val="both"/>
            </w:pPr>
            <w:r>
              <w:rPr>
                <w:bCs/>
              </w:rPr>
              <w:t>22、基金管理人采用摆动定价机制进行估值；</w:t>
            </w:r>
          </w:p>
        </w:tc>
        <w:tc>
          <w:tcPr>
            <w:tcW w:w="2126" w:type="dxa"/>
            <w:tcBorders>
              <w:top w:val="single" w:color="auto" w:sz="4" w:space="0"/>
              <w:left w:val="single" w:color="auto" w:sz="4" w:space="0"/>
              <w:right w:val="single" w:color="000000" w:sz="4" w:space="0"/>
            </w:tcBorders>
          </w:tcPr>
          <w:p w14:paraId="6094FCEF">
            <w:pPr>
              <w:jc w:val="both"/>
            </w:pPr>
            <w:r>
              <w:rPr>
                <w:rFonts w:hint="eastAsia"/>
                <w:color w:val="000000"/>
              </w:rPr>
              <w:t>完善相关表述。</w:t>
            </w:r>
          </w:p>
        </w:tc>
      </w:tr>
      <w:tr w14:paraId="3429FEE5">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0E604F0D">
            <w:pPr>
              <w:jc w:val="center"/>
            </w:pPr>
          </w:p>
        </w:tc>
        <w:tc>
          <w:tcPr>
            <w:tcW w:w="5816" w:type="dxa"/>
            <w:tcBorders>
              <w:top w:val="single" w:color="auto" w:sz="4" w:space="0"/>
              <w:left w:val="single" w:color="auto" w:sz="4" w:space="0"/>
              <w:right w:val="single" w:color="auto" w:sz="4" w:space="0"/>
            </w:tcBorders>
          </w:tcPr>
          <w:p w14:paraId="0914B961">
            <w:pPr>
              <w:jc w:val="both"/>
            </w:pPr>
            <w:r>
              <w:rPr>
                <w:rFonts w:hint="eastAsia"/>
              </w:rPr>
              <w:t>无</w:t>
            </w:r>
          </w:p>
        </w:tc>
        <w:tc>
          <w:tcPr>
            <w:tcW w:w="6095" w:type="dxa"/>
            <w:tcBorders>
              <w:top w:val="single" w:color="auto" w:sz="4" w:space="0"/>
              <w:left w:val="single" w:color="auto" w:sz="4" w:space="0"/>
              <w:right w:val="single" w:color="auto" w:sz="4" w:space="0"/>
            </w:tcBorders>
          </w:tcPr>
          <w:p w14:paraId="78C6DE6E">
            <w:pPr>
              <w:jc w:val="both"/>
            </w:pPr>
            <w:r>
              <w:rPr>
                <w:rFonts w:hint="eastAsia"/>
              </w:rPr>
              <w:t>（十一）实施侧袋机制期间的信息披露</w:t>
            </w:r>
          </w:p>
          <w:p w14:paraId="4B1E9DFB">
            <w:pPr>
              <w:jc w:val="both"/>
            </w:pPr>
            <w:r>
              <w:rPr>
                <w:rFonts w:hint="eastAsia"/>
              </w:rPr>
              <w:t>本基金实施侧袋机制的，相关信息披露义务人应当根据法律法规、基金合同和招募说明书的规定进行信息披露，详见招募说明书的规定。</w:t>
            </w:r>
          </w:p>
        </w:tc>
        <w:tc>
          <w:tcPr>
            <w:tcW w:w="2126" w:type="dxa"/>
            <w:tcBorders>
              <w:top w:val="single" w:color="auto" w:sz="4" w:space="0"/>
              <w:left w:val="single" w:color="auto" w:sz="4" w:space="0"/>
              <w:right w:val="single" w:color="000000" w:sz="4" w:space="0"/>
            </w:tcBorders>
          </w:tcPr>
          <w:p w14:paraId="709F8E7B">
            <w:pPr>
              <w:jc w:val="both"/>
            </w:pPr>
            <w:r>
              <w:rPr>
                <w:rFonts w:hint="eastAsia"/>
              </w:rPr>
              <w:t>根据新的填报指引增加。</w:t>
            </w:r>
          </w:p>
        </w:tc>
      </w:tr>
      <w:tr w14:paraId="152B13A8">
        <w:trPr>
          <w:jc w:val="center"/>
        </w:trPr>
        <w:tc>
          <w:tcPr>
            <w:tcW w:w="700" w:type="dxa"/>
            <w:vMerge w:val="continue"/>
            <w:tcBorders>
              <w:top w:val="single" w:color="auto" w:sz="4" w:space="0"/>
              <w:left w:val="single" w:color="000000" w:sz="4" w:space="0"/>
              <w:bottom w:val="single" w:color="auto" w:sz="4" w:space="0"/>
              <w:right w:val="single" w:color="auto" w:sz="4" w:space="0"/>
            </w:tcBorders>
          </w:tcPr>
          <w:p w14:paraId="4A24548F">
            <w:pPr>
              <w:jc w:val="center"/>
            </w:pPr>
          </w:p>
        </w:tc>
        <w:tc>
          <w:tcPr>
            <w:tcW w:w="5816" w:type="dxa"/>
            <w:tcBorders>
              <w:top w:val="single" w:color="auto" w:sz="4" w:space="0"/>
              <w:left w:val="single" w:color="auto" w:sz="4" w:space="0"/>
              <w:right w:val="single" w:color="auto" w:sz="4" w:space="0"/>
            </w:tcBorders>
          </w:tcPr>
          <w:p w14:paraId="405705B4">
            <w:pPr>
              <w:jc w:val="both"/>
              <w:rPr>
                <w:rFonts w:cs="Times New Roman"/>
              </w:rPr>
            </w:pPr>
            <w:r>
              <w:rPr>
                <w:rFonts w:hint="eastAsia"/>
                <w:b/>
                <w:bCs/>
                <w:strike/>
              </w:rPr>
              <w:t>本基金投资中小企业私募债券后两个交易日内，基金管理人应在中国证监会指定媒介披露所投资中小企业私募债券的名称、数量、期限、收益率等信息，并在季度报告、中期报告、年度报告等定期报告和招募说明书（更新）等文件中披露中小企业私募债券的投资情况。</w:t>
            </w:r>
          </w:p>
        </w:tc>
        <w:tc>
          <w:tcPr>
            <w:tcW w:w="6095" w:type="dxa"/>
            <w:tcBorders>
              <w:top w:val="single" w:color="auto" w:sz="4" w:space="0"/>
              <w:left w:val="single" w:color="auto" w:sz="4" w:space="0"/>
              <w:right w:val="single" w:color="auto" w:sz="4" w:space="0"/>
            </w:tcBorders>
          </w:tcPr>
          <w:p w14:paraId="5439F66E">
            <w:pPr>
              <w:jc w:val="both"/>
              <w:rPr>
                <w:b/>
                <w:bCs/>
                <w:u w:val="single"/>
              </w:rPr>
            </w:pPr>
            <w:r>
              <w:rPr>
                <w:rFonts w:hint="eastAsia"/>
                <w:b/>
                <w:bCs/>
                <w:u w:val="single"/>
              </w:rPr>
              <w:t>本基金参与融资业务，基金管理人应当在季度报告、中期报告、年度报告等定期报告和招募说明书（更新）等文件中披露参与融资情况，包括投资策略、业务开展情况、损益情况、风险及其管理情况等。</w:t>
            </w:r>
          </w:p>
          <w:p w14:paraId="160592DB">
            <w:pPr>
              <w:jc w:val="both"/>
            </w:pPr>
            <w:r>
              <w:rPr>
                <w:rFonts w:hint="eastAsia"/>
                <w:b/>
                <w:bCs/>
                <w:u w:val="single"/>
              </w:rPr>
              <w:t>本基金参与转融通证券出借业务，基金管理人应在季度报告、中期报告、年度报告等定期报告和招募说明书（更新）等文件中披露参与转融通证券出借交易情况，并就报告期内本基金参与转融通证券出借业务发生的重大关联交易事项做详细说明。</w:t>
            </w:r>
          </w:p>
        </w:tc>
        <w:tc>
          <w:tcPr>
            <w:tcW w:w="2126" w:type="dxa"/>
            <w:tcBorders>
              <w:top w:val="single" w:color="auto" w:sz="4" w:space="0"/>
              <w:left w:val="single" w:color="auto" w:sz="4" w:space="0"/>
              <w:right w:val="single" w:color="000000" w:sz="4" w:space="0"/>
            </w:tcBorders>
          </w:tcPr>
          <w:p w14:paraId="6EDFA789">
            <w:pPr>
              <w:jc w:val="both"/>
            </w:pPr>
            <w:r>
              <w:rPr>
                <w:rFonts w:hint="eastAsia"/>
                <w:color w:val="000000"/>
              </w:rPr>
              <w:t>完善相关表述。</w:t>
            </w:r>
          </w:p>
        </w:tc>
      </w:tr>
      <w:tr w14:paraId="3FFA4700">
        <w:trPr>
          <w:jc w:val="center"/>
        </w:trPr>
        <w:tc>
          <w:tcPr>
            <w:tcW w:w="700" w:type="dxa"/>
            <w:tcBorders>
              <w:top w:val="single" w:color="auto" w:sz="4" w:space="0"/>
              <w:left w:val="single" w:color="000000" w:sz="4" w:space="0"/>
              <w:right w:val="single" w:color="auto" w:sz="4" w:space="0"/>
            </w:tcBorders>
          </w:tcPr>
          <w:p w14:paraId="2E4EB7A8">
            <w:pPr>
              <w:pStyle w:val="6"/>
              <w:jc w:val="center"/>
            </w:pPr>
            <w:r>
              <w:rPr>
                <w:b/>
                <w:bCs/>
              </w:rPr>
              <w:t>第十九部分 基金合同的变更、终止与基金财产的清算</w:t>
            </w:r>
          </w:p>
        </w:tc>
        <w:tc>
          <w:tcPr>
            <w:tcW w:w="5816" w:type="dxa"/>
            <w:tcBorders>
              <w:top w:val="single" w:color="auto" w:sz="4" w:space="0"/>
              <w:left w:val="single" w:color="auto" w:sz="4" w:space="0"/>
              <w:right w:val="single" w:color="auto" w:sz="4" w:space="0"/>
            </w:tcBorders>
          </w:tcPr>
          <w:p w14:paraId="19606B33">
            <w:pPr>
              <w:jc w:val="both"/>
            </w:pPr>
            <w:r>
              <w:rPr>
                <w:rFonts w:hint="eastAsia"/>
              </w:rPr>
              <w:t>七、基金财产清算账册及文件的保存</w:t>
            </w:r>
          </w:p>
          <w:p w14:paraId="1A2ACEF8">
            <w:pPr>
              <w:jc w:val="both"/>
            </w:pPr>
            <w:r>
              <w:rPr>
                <w:rFonts w:hint="eastAsia"/>
              </w:rPr>
              <w:t>基金财产清算账册及有关文件由基金托管人保存</w:t>
            </w:r>
            <w:r>
              <w:rPr>
                <w:b/>
                <w:bCs/>
                <w:strike/>
              </w:rPr>
              <w:t>15</w:t>
            </w:r>
            <w:r>
              <w:t>年以上。</w:t>
            </w:r>
          </w:p>
        </w:tc>
        <w:tc>
          <w:tcPr>
            <w:tcW w:w="6095" w:type="dxa"/>
            <w:tcBorders>
              <w:top w:val="single" w:color="auto" w:sz="4" w:space="0"/>
              <w:left w:val="single" w:color="auto" w:sz="4" w:space="0"/>
              <w:right w:val="single" w:color="auto" w:sz="4" w:space="0"/>
            </w:tcBorders>
          </w:tcPr>
          <w:p w14:paraId="67AAED1D">
            <w:pPr>
              <w:jc w:val="both"/>
            </w:pPr>
            <w:r>
              <w:rPr>
                <w:rFonts w:hint="eastAsia"/>
              </w:rPr>
              <w:t>七、基金财产清算账册及文件的保存</w:t>
            </w:r>
          </w:p>
          <w:p w14:paraId="3C29E96B">
            <w:pPr>
              <w:jc w:val="both"/>
            </w:pPr>
            <w:r>
              <w:rPr>
                <w:rFonts w:hint="eastAsia"/>
              </w:rPr>
              <w:t>基金财产清算账册及有关文件由基金托管人保存</w:t>
            </w:r>
            <w:r>
              <w:rPr>
                <w:rFonts w:hint="eastAsia"/>
                <w:b/>
                <w:bCs/>
                <w:u w:val="single"/>
              </w:rPr>
              <w:t>不低于法律法规规定的最低期限</w:t>
            </w:r>
            <w:r>
              <w:t>。</w:t>
            </w:r>
          </w:p>
        </w:tc>
        <w:tc>
          <w:tcPr>
            <w:tcW w:w="2126" w:type="dxa"/>
            <w:tcBorders>
              <w:top w:val="single" w:color="auto" w:sz="4" w:space="0"/>
              <w:left w:val="single" w:color="auto" w:sz="4" w:space="0"/>
              <w:right w:val="single" w:color="000000" w:sz="4" w:space="0"/>
            </w:tcBorders>
          </w:tcPr>
          <w:p w14:paraId="2EEC72BB">
            <w:pPr>
              <w:jc w:val="both"/>
            </w:pPr>
            <w:r>
              <w:rPr>
                <w:rFonts w:hint="eastAsia"/>
                <w:color w:val="000000"/>
              </w:rPr>
              <w:t>根据</w:t>
            </w:r>
            <w:r>
              <w:rPr>
                <w:color w:val="000000"/>
              </w:rPr>
              <w:t>托管业务新规调整。</w:t>
            </w:r>
          </w:p>
        </w:tc>
      </w:tr>
      <w:tr w14:paraId="1C3BA982">
        <w:trPr>
          <w:jc w:val="center"/>
        </w:trPr>
        <w:tc>
          <w:tcPr>
            <w:tcW w:w="700" w:type="dxa"/>
            <w:tcBorders>
              <w:top w:val="single" w:color="auto" w:sz="4" w:space="0"/>
              <w:left w:val="single" w:color="000000" w:sz="4" w:space="0"/>
              <w:bottom w:val="single" w:color="auto" w:sz="4" w:space="0"/>
              <w:right w:val="single" w:color="auto" w:sz="4" w:space="0"/>
            </w:tcBorders>
          </w:tcPr>
          <w:p w14:paraId="71869F09">
            <w:pPr>
              <w:pStyle w:val="6"/>
              <w:jc w:val="center"/>
            </w:pPr>
            <w:r>
              <w:rPr>
                <w:b/>
                <w:bCs/>
              </w:rPr>
              <w:t>第二十一部分 争议的处理和适用的法律</w:t>
            </w:r>
          </w:p>
        </w:tc>
        <w:tc>
          <w:tcPr>
            <w:tcW w:w="5816" w:type="dxa"/>
            <w:tcBorders>
              <w:top w:val="single" w:color="auto" w:sz="4" w:space="0"/>
              <w:left w:val="single" w:color="auto" w:sz="4" w:space="0"/>
              <w:right w:val="single" w:color="auto" w:sz="4" w:space="0"/>
            </w:tcBorders>
          </w:tcPr>
          <w:p w14:paraId="35A176BA">
            <w:pPr>
              <w:jc w:val="both"/>
            </w:pPr>
            <w:r>
              <w:rPr>
                <w:rFonts w:asciiTheme="majorHAnsi" w:hAnsiTheme="majorHAnsi"/>
                <w:bCs/>
              </w:rPr>
              <w:t>各方当事人同意，因《基金合同》而产生的或与《基金合同》有关的一切争议，《基金合同》当事人应尽量通过协商、调解途径解决。如经友好协商未能解决的，任何一方均有权将争议提交</w:t>
            </w:r>
            <w:r>
              <w:rPr>
                <w:b/>
                <w:bCs/>
                <w:strike/>
              </w:rPr>
              <w:t>华南国际经济贸易仲裁委员会，按照华南国际经济贸易仲裁委员会</w:t>
            </w:r>
            <w:r>
              <w:rPr>
                <w:rFonts w:asciiTheme="majorHAnsi" w:hAnsiTheme="majorHAnsi"/>
                <w:bCs/>
              </w:rPr>
              <w:t>届时有效的仲裁规则进行仲裁。</w:t>
            </w:r>
            <w:r>
              <w:rPr>
                <w:rFonts w:hint="eastAsia" w:asciiTheme="majorHAnsi" w:hAnsiTheme="majorHAnsi"/>
                <w:bCs/>
              </w:rPr>
              <w:t>……</w:t>
            </w:r>
          </w:p>
        </w:tc>
        <w:tc>
          <w:tcPr>
            <w:tcW w:w="6095" w:type="dxa"/>
            <w:tcBorders>
              <w:top w:val="single" w:color="auto" w:sz="4" w:space="0"/>
              <w:left w:val="single" w:color="auto" w:sz="4" w:space="0"/>
              <w:right w:val="single" w:color="auto" w:sz="4" w:space="0"/>
            </w:tcBorders>
          </w:tcPr>
          <w:p w14:paraId="3086CD01">
            <w:pPr>
              <w:jc w:val="both"/>
            </w:pPr>
            <w:r>
              <w:rPr>
                <w:rFonts w:asciiTheme="majorHAnsi" w:hAnsiTheme="majorHAnsi"/>
                <w:bCs/>
              </w:rPr>
              <w:t>各方当事人同意，因《基金合同》而产生的或与《基金合同》有关的一切争议，《基金合同》当事人应尽量通过协商、调解途径解决。如经友好协商未能解决的，任何一方均有权将争议提交</w:t>
            </w:r>
            <w:r>
              <w:rPr>
                <w:rFonts w:hint="eastAsia"/>
                <w:b/>
                <w:bCs/>
                <w:u w:val="single"/>
              </w:rPr>
              <w:t>深圳国际仲裁院</w:t>
            </w:r>
            <w:r>
              <w:rPr>
                <w:b/>
                <w:bCs/>
                <w:u w:val="single"/>
              </w:rPr>
              <w:t>，按照</w:t>
            </w:r>
            <w:r>
              <w:rPr>
                <w:rFonts w:hint="eastAsia"/>
                <w:b/>
                <w:bCs/>
                <w:u w:val="single"/>
              </w:rPr>
              <w:t>深圳国际仲裁院</w:t>
            </w:r>
            <w:r>
              <w:rPr>
                <w:rFonts w:asciiTheme="majorHAnsi" w:hAnsiTheme="majorHAnsi"/>
                <w:bCs/>
              </w:rPr>
              <w:t>届时有效的仲裁规则进行仲裁。</w:t>
            </w:r>
            <w:r>
              <w:rPr>
                <w:rFonts w:hint="eastAsia" w:asciiTheme="majorHAnsi" w:hAnsiTheme="majorHAnsi"/>
                <w:bCs/>
              </w:rPr>
              <w:t>……</w:t>
            </w:r>
          </w:p>
        </w:tc>
        <w:tc>
          <w:tcPr>
            <w:tcW w:w="2126" w:type="dxa"/>
            <w:tcBorders>
              <w:top w:val="single" w:color="auto" w:sz="4" w:space="0"/>
              <w:left w:val="single" w:color="auto" w:sz="4" w:space="0"/>
              <w:right w:val="single" w:color="000000" w:sz="4" w:space="0"/>
            </w:tcBorders>
          </w:tcPr>
          <w:p w14:paraId="2A3A5E2D">
            <w:pPr>
              <w:jc w:val="both"/>
            </w:pPr>
            <w:r>
              <w:rPr>
                <w:rFonts w:hint="eastAsia"/>
                <w:color w:val="000000"/>
              </w:rPr>
              <w:t>根据</w:t>
            </w:r>
            <w:r>
              <w:rPr>
                <w:color w:val="000000"/>
              </w:rPr>
              <w:t>实际情况调整相关表述</w:t>
            </w:r>
            <w:r>
              <w:rPr>
                <w:rFonts w:hint="eastAsia"/>
                <w:color w:val="000000"/>
              </w:rPr>
              <w:t>。</w:t>
            </w:r>
          </w:p>
        </w:tc>
      </w:tr>
    </w:tbl>
    <w:p w14:paraId="6F5586BC"/>
    <w:sectPr>
      <w:headerReference r:id="rId3" w:type="default"/>
      <w:footerReference r:id="rId4" w:type="default"/>
      <w:pgSz w:w="16838" w:h="11906" w:orient="landscape"/>
      <w:pgMar w:top="1440" w:right="1080" w:bottom="1440" w:left="1080" w:header="851" w:footer="992" w:gutter="0"/>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61533"/>
      <w:docPartObj>
        <w:docPartGallery w:val="AutoText"/>
      </w:docPartObj>
    </w:sdtPr>
    <w:sdtContent>
      <w:p w14:paraId="7FBB4F80">
        <w:pPr>
          <w:pStyle w:val="4"/>
          <w:jc w:val="center"/>
        </w:pPr>
        <w:r>
          <w:fldChar w:fldCharType="begin"/>
        </w:r>
        <w:r>
          <w:instrText xml:space="preserve">PAGE   \* MERGEFORMAT</w:instrText>
        </w:r>
        <w:r>
          <w:fldChar w:fldCharType="separate"/>
        </w:r>
        <w:r>
          <w:rPr>
            <w:lang w:val="zh-CN"/>
          </w:rPr>
          <w:t>12</w:t>
        </w:r>
        <w:r>
          <w:fldChar w:fldCharType="end"/>
        </w:r>
      </w:p>
    </w:sdtContent>
  </w:sdt>
  <w:p w14:paraId="4FE5E1A0">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19249">
    <w:pPr>
      <w:pStyle w:val="5"/>
    </w:pPr>
    <w:r>
      <w:rPr>
        <w:rFonts w:hint="eastAsia"/>
      </w:rPr>
      <w:t>创金合信中证500指数增强型发起式证券投资基金</w:t>
    </w:r>
    <w:r>
      <w:ptab w:relativeTo="margin" w:alignment="center" w:leader="none"/>
    </w:r>
    <w:r>
      <w:ptab w:relativeTo="margin" w:alignment="right" w:leader="none"/>
    </w:r>
    <w:r>
      <w:rPr>
        <w:rFonts w:hint="eastAsia"/>
      </w:rPr>
      <w:t>对照表</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usheng">
    <w15:presenceInfo w15:providerId="None" w15:userId="xus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trackRevisions w:val="1"/>
  <w:documentProtection w:enforcement="0"/>
  <w:defaultTabStop w:val="4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428"/>
    <w:rsid w:val="00022336"/>
    <w:rsid w:val="00044E24"/>
    <w:rsid w:val="00046E5C"/>
    <w:rsid w:val="00062A51"/>
    <w:rsid w:val="00076B95"/>
    <w:rsid w:val="00091B80"/>
    <w:rsid w:val="000B2FD1"/>
    <w:rsid w:val="000C2491"/>
    <w:rsid w:val="000C78C1"/>
    <w:rsid w:val="000D4451"/>
    <w:rsid w:val="000F2181"/>
    <w:rsid w:val="00104531"/>
    <w:rsid w:val="001049BF"/>
    <w:rsid w:val="00110169"/>
    <w:rsid w:val="001210F2"/>
    <w:rsid w:val="001215B9"/>
    <w:rsid w:val="00124E6D"/>
    <w:rsid w:val="001271E9"/>
    <w:rsid w:val="001349E6"/>
    <w:rsid w:val="00134AFB"/>
    <w:rsid w:val="00144055"/>
    <w:rsid w:val="00146F36"/>
    <w:rsid w:val="001519EE"/>
    <w:rsid w:val="00153ED8"/>
    <w:rsid w:val="001760E6"/>
    <w:rsid w:val="00187A3D"/>
    <w:rsid w:val="00190470"/>
    <w:rsid w:val="001A2F73"/>
    <w:rsid w:val="001B57E5"/>
    <w:rsid w:val="001C2760"/>
    <w:rsid w:val="001C636F"/>
    <w:rsid w:val="001F5C29"/>
    <w:rsid w:val="00210439"/>
    <w:rsid w:val="00211DD7"/>
    <w:rsid w:val="00216FAB"/>
    <w:rsid w:val="00217818"/>
    <w:rsid w:val="00226BD9"/>
    <w:rsid w:val="00230780"/>
    <w:rsid w:val="002412B3"/>
    <w:rsid w:val="00255A75"/>
    <w:rsid w:val="002652F7"/>
    <w:rsid w:val="0027400D"/>
    <w:rsid w:val="00290874"/>
    <w:rsid w:val="00295075"/>
    <w:rsid w:val="002A758B"/>
    <w:rsid w:val="002B5514"/>
    <w:rsid w:val="002B6481"/>
    <w:rsid w:val="002C3029"/>
    <w:rsid w:val="002D0A08"/>
    <w:rsid w:val="002E0B2C"/>
    <w:rsid w:val="002E2650"/>
    <w:rsid w:val="002F731F"/>
    <w:rsid w:val="003040B9"/>
    <w:rsid w:val="00321A69"/>
    <w:rsid w:val="00346B84"/>
    <w:rsid w:val="00381CCE"/>
    <w:rsid w:val="003924E0"/>
    <w:rsid w:val="003950F9"/>
    <w:rsid w:val="003B6549"/>
    <w:rsid w:val="003C536A"/>
    <w:rsid w:val="003C54B7"/>
    <w:rsid w:val="003E6284"/>
    <w:rsid w:val="003F4C98"/>
    <w:rsid w:val="004003E0"/>
    <w:rsid w:val="004105CC"/>
    <w:rsid w:val="00432A68"/>
    <w:rsid w:val="00437508"/>
    <w:rsid w:val="00446217"/>
    <w:rsid w:val="004566E0"/>
    <w:rsid w:val="00467C77"/>
    <w:rsid w:val="00475651"/>
    <w:rsid w:val="004841EB"/>
    <w:rsid w:val="004A2D53"/>
    <w:rsid w:val="004B12CA"/>
    <w:rsid w:val="004B6F1F"/>
    <w:rsid w:val="004D28E1"/>
    <w:rsid w:val="004D6A3E"/>
    <w:rsid w:val="004E4B83"/>
    <w:rsid w:val="004F0434"/>
    <w:rsid w:val="004F7909"/>
    <w:rsid w:val="00501ACD"/>
    <w:rsid w:val="00504FD6"/>
    <w:rsid w:val="00505B36"/>
    <w:rsid w:val="005062F9"/>
    <w:rsid w:val="00511E4A"/>
    <w:rsid w:val="00513F0C"/>
    <w:rsid w:val="00532AFF"/>
    <w:rsid w:val="005346D6"/>
    <w:rsid w:val="0053643C"/>
    <w:rsid w:val="0054746A"/>
    <w:rsid w:val="00553A3A"/>
    <w:rsid w:val="00575349"/>
    <w:rsid w:val="00576528"/>
    <w:rsid w:val="00584D35"/>
    <w:rsid w:val="00595B84"/>
    <w:rsid w:val="005A5571"/>
    <w:rsid w:val="005A7B68"/>
    <w:rsid w:val="005B02C1"/>
    <w:rsid w:val="005B1117"/>
    <w:rsid w:val="005C0C1C"/>
    <w:rsid w:val="005C35A1"/>
    <w:rsid w:val="005C5A30"/>
    <w:rsid w:val="005D11D9"/>
    <w:rsid w:val="00600BC1"/>
    <w:rsid w:val="00602767"/>
    <w:rsid w:val="00620DC5"/>
    <w:rsid w:val="00635D18"/>
    <w:rsid w:val="006412C9"/>
    <w:rsid w:val="00642F91"/>
    <w:rsid w:val="00662B40"/>
    <w:rsid w:val="006746AE"/>
    <w:rsid w:val="006914BA"/>
    <w:rsid w:val="006A1095"/>
    <w:rsid w:val="006B3735"/>
    <w:rsid w:val="006C1C27"/>
    <w:rsid w:val="006D1F02"/>
    <w:rsid w:val="006D3755"/>
    <w:rsid w:val="006E1E6E"/>
    <w:rsid w:val="006F54A8"/>
    <w:rsid w:val="00711341"/>
    <w:rsid w:val="007238F0"/>
    <w:rsid w:val="007321FD"/>
    <w:rsid w:val="00733A10"/>
    <w:rsid w:val="00740D7C"/>
    <w:rsid w:val="007521B8"/>
    <w:rsid w:val="007554BC"/>
    <w:rsid w:val="007601EC"/>
    <w:rsid w:val="00760A1C"/>
    <w:rsid w:val="007B5509"/>
    <w:rsid w:val="007D43BF"/>
    <w:rsid w:val="007E12D0"/>
    <w:rsid w:val="007F356B"/>
    <w:rsid w:val="007F7ED6"/>
    <w:rsid w:val="008035E8"/>
    <w:rsid w:val="0080512F"/>
    <w:rsid w:val="00813006"/>
    <w:rsid w:val="008275FF"/>
    <w:rsid w:val="00866F08"/>
    <w:rsid w:val="008701B8"/>
    <w:rsid w:val="00876E23"/>
    <w:rsid w:val="00885AB6"/>
    <w:rsid w:val="0089058B"/>
    <w:rsid w:val="008971D4"/>
    <w:rsid w:val="008B1577"/>
    <w:rsid w:val="008D6070"/>
    <w:rsid w:val="008E2B66"/>
    <w:rsid w:val="00905F3C"/>
    <w:rsid w:val="00907EC4"/>
    <w:rsid w:val="00910042"/>
    <w:rsid w:val="00926FFB"/>
    <w:rsid w:val="00931F84"/>
    <w:rsid w:val="00964804"/>
    <w:rsid w:val="00972C32"/>
    <w:rsid w:val="00977424"/>
    <w:rsid w:val="009801BF"/>
    <w:rsid w:val="00997E89"/>
    <w:rsid w:val="009A15DF"/>
    <w:rsid w:val="009B231F"/>
    <w:rsid w:val="009C7208"/>
    <w:rsid w:val="009D795F"/>
    <w:rsid w:val="009F483E"/>
    <w:rsid w:val="00A03B7D"/>
    <w:rsid w:val="00A13CDB"/>
    <w:rsid w:val="00A41966"/>
    <w:rsid w:val="00A503DB"/>
    <w:rsid w:val="00A55F6B"/>
    <w:rsid w:val="00A65428"/>
    <w:rsid w:val="00A75F52"/>
    <w:rsid w:val="00A80BC2"/>
    <w:rsid w:val="00A90C2D"/>
    <w:rsid w:val="00A95F0D"/>
    <w:rsid w:val="00AB1089"/>
    <w:rsid w:val="00AB2D68"/>
    <w:rsid w:val="00AB5A2F"/>
    <w:rsid w:val="00AD3B8A"/>
    <w:rsid w:val="00B11B4D"/>
    <w:rsid w:val="00B15305"/>
    <w:rsid w:val="00B30122"/>
    <w:rsid w:val="00B44104"/>
    <w:rsid w:val="00B67D54"/>
    <w:rsid w:val="00B77EB6"/>
    <w:rsid w:val="00B81430"/>
    <w:rsid w:val="00B8732D"/>
    <w:rsid w:val="00B87C84"/>
    <w:rsid w:val="00B91700"/>
    <w:rsid w:val="00B96308"/>
    <w:rsid w:val="00BB18C9"/>
    <w:rsid w:val="00BB38E5"/>
    <w:rsid w:val="00BC13FB"/>
    <w:rsid w:val="00BC3582"/>
    <w:rsid w:val="00BC3BD4"/>
    <w:rsid w:val="00BF4071"/>
    <w:rsid w:val="00BF447F"/>
    <w:rsid w:val="00C0213C"/>
    <w:rsid w:val="00C143A9"/>
    <w:rsid w:val="00C17FDA"/>
    <w:rsid w:val="00C36575"/>
    <w:rsid w:val="00C433D2"/>
    <w:rsid w:val="00C47DCD"/>
    <w:rsid w:val="00C61BC5"/>
    <w:rsid w:val="00C633B3"/>
    <w:rsid w:val="00C664F1"/>
    <w:rsid w:val="00C93FBE"/>
    <w:rsid w:val="00CB3284"/>
    <w:rsid w:val="00CD27D4"/>
    <w:rsid w:val="00CD28E1"/>
    <w:rsid w:val="00CD6B50"/>
    <w:rsid w:val="00CE2353"/>
    <w:rsid w:val="00D16C5E"/>
    <w:rsid w:val="00D44B70"/>
    <w:rsid w:val="00D467D6"/>
    <w:rsid w:val="00D631B0"/>
    <w:rsid w:val="00D701DF"/>
    <w:rsid w:val="00D70D94"/>
    <w:rsid w:val="00D843DA"/>
    <w:rsid w:val="00D8612F"/>
    <w:rsid w:val="00D905FF"/>
    <w:rsid w:val="00D94426"/>
    <w:rsid w:val="00DC5B11"/>
    <w:rsid w:val="00DD2FB8"/>
    <w:rsid w:val="00DD5B32"/>
    <w:rsid w:val="00E14772"/>
    <w:rsid w:val="00E15E6D"/>
    <w:rsid w:val="00E22F58"/>
    <w:rsid w:val="00E2592F"/>
    <w:rsid w:val="00E27209"/>
    <w:rsid w:val="00E35384"/>
    <w:rsid w:val="00E35EDC"/>
    <w:rsid w:val="00E50739"/>
    <w:rsid w:val="00E60EAA"/>
    <w:rsid w:val="00E616C8"/>
    <w:rsid w:val="00E707A1"/>
    <w:rsid w:val="00E74D35"/>
    <w:rsid w:val="00E90C78"/>
    <w:rsid w:val="00EB5824"/>
    <w:rsid w:val="00ED09F8"/>
    <w:rsid w:val="00ED35C7"/>
    <w:rsid w:val="00EF1665"/>
    <w:rsid w:val="00F12614"/>
    <w:rsid w:val="00F137FC"/>
    <w:rsid w:val="00F20F07"/>
    <w:rsid w:val="00F34F90"/>
    <w:rsid w:val="00F450B4"/>
    <w:rsid w:val="00F552B1"/>
    <w:rsid w:val="00F70B37"/>
    <w:rsid w:val="00F77D3F"/>
    <w:rsid w:val="00F82466"/>
    <w:rsid w:val="00F90B89"/>
    <w:rsid w:val="00F96931"/>
    <w:rsid w:val="00FB5D19"/>
    <w:rsid w:val="00FC2F81"/>
    <w:rsid w:val="00FC3E5E"/>
    <w:rsid w:val="00FD4AEC"/>
    <w:rsid w:val="00FE218E"/>
    <w:rsid w:val="00FE2F40"/>
    <w:rsid w:val="00FF6BC8"/>
    <w:rsid w:val="EEF623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7"/>
    <w:semiHidden/>
    <w:unhideWhenUsed/>
    <w:uiPriority w:val="99"/>
  </w:style>
  <w:style w:type="paragraph" w:styleId="3">
    <w:name w:val="Balloon Text"/>
    <w:basedOn w:val="1"/>
    <w:link w:val="15"/>
    <w:semiHidden/>
    <w:unhideWhenUsed/>
    <w:uiPriority w:val="99"/>
    <w:rPr>
      <w:sz w:val="18"/>
      <w:szCs w:val="18"/>
    </w:rPr>
  </w:style>
  <w:style w:type="paragraph" w:styleId="4">
    <w:name w:val="footer"/>
    <w:basedOn w:val="1"/>
    <w:link w:val="14"/>
    <w:unhideWhenUsed/>
    <w:uiPriority w:val="99"/>
    <w:pPr>
      <w:tabs>
        <w:tab w:val="center" w:pos="4153"/>
        <w:tab w:val="right" w:pos="8306"/>
      </w:tabs>
      <w:snapToGrid w:val="0"/>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100" w:beforeAutospacing="1" w:after="100" w:afterAutospacing="1"/>
    </w:pPr>
  </w:style>
  <w:style w:type="paragraph" w:styleId="7">
    <w:name w:val="annotation subject"/>
    <w:basedOn w:val="2"/>
    <w:next w:val="2"/>
    <w:link w:val="18"/>
    <w:semiHidden/>
    <w:unhideWhenUsed/>
    <w:uiPriority w:val="99"/>
    <w:rPr>
      <w:b/>
      <w:bCs/>
    </w:rPr>
  </w:style>
  <w:style w:type="character" w:styleId="10">
    <w:name w:val="annotation reference"/>
    <w:basedOn w:val="9"/>
    <w:semiHidden/>
    <w:unhideWhenUsed/>
    <w:uiPriority w:val="99"/>
    <w:rPr>
      <w:sz w:val="21"/>
      <w:szCs w:val="21"/>
    </w:rPr>
  </w:style>
  <w:style w:type="paragraph" w:customStyle="1" w:styleId="11">
    <w:name w:val="msonormal"/>
    <w:basedOn w:val="1"/>
    <w:uiPriority w:val="0"/>
    <w:pPr>
      <w:spacing w:before="100" w:beforeAutospacing="1" w:after="100" w:afterAutospacing="1"/>
    </w:pPr>
  </w:style>
  <w:style w:type="character" w:customStyle="1" w:styleId="12">
    <w:name w:val="textsegsigdiff"/>
    <w:basedOn w:val="9"/>
    <w:uiPriority w:val="0"/>
  </w:style>
  <w:style w:type="character" w:customStyle="1" w:styleId="13">
    <w:name w:val="页眉 Char"/>
    <w:basedOn w:val="9"/>
    <w:link w:val="5"/>
    <w:uiPriority w:val="99"/>
    <w:rPr>
      <w:rFonts w:ascii="宋体" w:hAnsi="宋体" w:eastAsia="宋体" w:cs="宋体"/>
      <w:sz w:val="18"/>
      <w:szCs w:val="18"/>
    </w:rPr>
  </w:style>
  <w:style w:type="character" w:customStyle="1" w:styleId="14">
    <w:name w:val="页脚 Char"/>
    <w:basedOn w:val="9"/>
    <w:link w:val="4"/>
    <w:uiPriority w:val="99"/>
    <w:rPr>
      <w:rFonts w:ascii="宋体" w:hAnsi="宋体" w:eastAsia="宋体" w:cs="宋体"/>
      <w:sz w:val="18"/>
      <w:szCs w:val="18"/>
    </w:rPr>
  </w:style>
  <w:style w:type="character" w:customStyle="1" w:styleId="15">
    <w:name w:val="批注框文本 Char"/>
    <w:basedOn w:val="9"/>
    <w:link w:val="3"/>
    <w:semiHidden/>
    <w:uiPriority w:val="99"/>
    <w:rPr>
      <w:rFonts w:ascii="宋体" w:hAnsi="宋体" w:eastAsia="宋体" w:cs="宋体"/>
      <w:sz w:val="18"/>
      <w:szCs w:val="18"/>
    </w:rPr>
  </w:style>
  <w:style w:type="paragraph" w:customStyle="1" w:styleId="16">
    <w:name w:val="Revision"/>
    <w:hidden/>
    <w:semiHidden/>
    <w:uiPriority w:val="99"/>
    <w:rPr>
      <w:rFonts w:ascii="宋体" w:hAnsi="宋体" w:eastAsia="宋体" w:cs="宋体"/>
      <w:sz w:val="24"/>
      <w:szCs w:val="24"/>
      <w:lang w:val="en-US" w:eastAsia="zh-CN" w:bidi="ar-SA"/>
    </w:rPr>
  </w:style>
  <w:style w:type="character" w:customStyle="1" w:styleId="17">
    <w:name w:val="批注文字 Char"/>
    <w:basedOn w:val="9"/>
    <w:link w:val="2"/>
    <w:semiHidden/>
    <w:uiPriority w:val="99"/>
    <w:rPr>
      <w:rFonts w:ascii="宋体" w:hAnsi="宋体" w:eastAsia="宋体" w:cs="宋体"/>
      <w:sz w:val="24"/>
      <w:szCs w:val="24"/>
    </w:rPr>
  </w:style>
  <w:style w:type="character" w:customStyle="1" w:styleId="18">
    <w:name w:val="批注主题 Char"/>
    <w:basedOn w:val="17"/>
    <w:link w:val="7"/>
    <w:semiHidden/>
    <w:uiPriority w:val="99"/>
    <w:rPr>
      <w:rFonts w:ascii="宋体" w:hAnsi="宋体" w:eastAsia="宋体" w:cs="宋体"/>
      <w:b/>
      <w:bCs/>
      <w:sz w:val="24"/>
      <w:szCs w:val="24"/>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2E1BC6DE-B3A1-4858-A35E-06D671ACF666}">
  <ds:schemaRefs/>
</ds:datastoreItem>
</file>

<file path=docProps/app.xml><?xml version="1.0" encoding="utf-8"?>
<Properties xmlns="http://schemas.openxmlformats.org/officeDocument/2006/extended-properties" xmlns:vt="http://schemas.openxmlformats.org/officeDocument/2006/docPropsVTypes">
  <Template>Normal</Template>
  <Pages>12</Pages>
  <Words>1192</Words>
  <Characters>6800</Characters>
  <Lines>56</Lines>
  <Paragraphs>15</Paragraphs>
  <TotalTime>5</TotalTime>
  <ScaleCrop>false</ScaleCrop>
  <LinksUpToDate>false</LinksUpToDate>
  <CharactersWithSpaces>7977</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2020-09-21T13:19:00Z</dcterms:created>
  <dc:creator>YuanTai-KF</dc:creator>
  <cp:lastModifiedBy>xusheng</cp:lastModifiedBy>
  <dcterms:modified xsi:type="dcterms:W3CDTF">2026-05-06T15:59:15Z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A4B5A5A3F4D53165D3F4FA6914D65B26_42</vt:lpwstr>
  </property>
</Properties>
</file>