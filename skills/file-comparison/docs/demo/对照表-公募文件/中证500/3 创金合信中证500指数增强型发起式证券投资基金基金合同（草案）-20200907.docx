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178D2D93" w14:textId="77777777" w:rsidR="00BD751F" w:rsidRPr="00FA3128" w:rsidRDefault="00BD751F">
      <w:pPr>
        <w:tabs>
          <w:tab w:val="left" w:pos="6660"/>
        </w:tabs>
        <w:spacing w:line="360" w:lineRule="auto"/>
        <w:jc w:val="center"/>
        <w:rPr>
          <w:rFonts w:asciiTheme="majorHAnsi" w:hAnsiTheme="majorHAnsi" w:cs="宋体"/>
          <w:bCs/>
          <w:sz w:val="44"/>
        </w:rPr>
      </w:pPr>
    </w:p>
    <w:p w14:paraId="1E1A106F" w14:textId="77777777" w:rsidR="00BD751F" w:rsidRPr="00FA3128" w:rsidRDefault="00BD751F">
      <w:pPr>
        <w:jc w:val="left"/>
        <w:rPr>
          <w:rFonts w:asciiTheme="majorHAnsi" w:hAnsiTheme="majorHAnsi" w:cs="宋体"/>
          <w:b/>
          <w:sz w:val="52"/>
        </w:rPr>
      </w:pPr>
    </w:p>
    <w:p w14:paraId="68F5365B" w14:textId="77777777" w:rsidR="00BD751F" w:rsidRPr="00FA3128" w:rsidRDefault="00BD751F">
      <w:pPr>
        <w:jc w:val="center"/>
        <w:rPr>
          <w:rFonts w:asciiTheme="majorHAnsi" w:hAnsiTheme="majorHAnsi" w:cs="宋体"/>
          <w:b/>
          <w:sz w:val="52"/>
        </w:rPr>
      </w:pPr>
    </w:p>
    <w:p w14:paraId="22333E91" w14:textId="77777777" w:rsidR="00BD751F" w:rsidRPr="00CF7289" w:rsidRDefault="00BD751F">
      <w:pPr>
        <w:jc w:val="center"/>
        <w:rPr>
          <w:rFonts w:asciiTheme="majorHAnsi" w:hAnsiTheme="majorHAnsi" w:cs="宋体"/>
          <w:b/>
          <w:sz w:val="52"/>
        </w:rPr>
      </w:pPr>
      <w:r w:rsidRPr="00CF7289">
        <w:rPr>
          <w:rFonts w:asciiTheme="majorHAnsi" w:hAnsiTheme="majorHAnsi" w:cs="宋体"/>
          <w:b/>
          <w:sz w:val="52"/>
        </w:rPr>
        <w:t>创金合信基金管理有限公司</w:t>
      </w:r>
    </w:p>
    <w:p w14:paraId="22F3FDAB" w14:textId="77777777" w:rsidR="00BD751F" w:rsidRPr="00CF7289" w:rsidRDefault="00BD751F">
      <w:pPr>
        <w:rPr>
          <w:rFonts w:asciiTheme="majorHAnsi" w:hAnsiTheme="majorHAnsi" w:cs="宋体"/>
          <w:b/>
        </w:rPr>
      </w:pPr>
    </w:p>
    <w:p w14:paraId="05575D6B" w14:textId="77777777" w:rsidR="00BD751F" w:rsidRPr="0074656A" w:rsidRDefault="00BD751F">
      <w:pPr>
        <w:jc w:val="center"/>
        <w:rPr>
          <w:rFonts w:asciiTheme="majorHAnsi" w:hAnsiTheme="majorHAnsi" w:cs="宋体"/>
          <w:b/>
          <w:sz w:val="52"/>
        </w:rPr>
      </w:pPr>
    </w:p>
    <w:p w14:paraId="03A7929D" w14:textId="16568056" w:rsidR="00BD751F" w:rsidRPr="00CF7289" w:rsidRDefault="00BD751F">
      <w:pPr>
        <w:jc w:val="center"/>
        <w:rPr>
          <w:rFonts w:asciiTheme="majorHAnsi" w:hAnsiTheme="majorHAnsi" w:cs="宋体"/>
          <w:b/>
          <w:sz w:val="48"/>
        </w:rPr>
      </w:pPr>
      <w:bookmarkStart w:id="0" w:name="_Toc123112222"/>
      <w:bookmarkStart w:id="1" w:name="_Toc123112261"/>
      <w:bookmarkStart w:id="2" w:name="_Toc123701381"/>
      <w:bookmarkStart w:id="3" w:name="_Toc139991724"/>
      <w:bookmarkStart w:id="4" w:name="_Toc139992299"/>
      <w:r w:rsidRPr="00CF7289">
        <w:rPr>
          <w:rFonts w:asciiTheme="majorHAnsi" w:hAnsiTheme="majorHAnsi" w:cs="宋体"/>
          <w:b/>
          <w:sz w:val="48"/>
        </w:rPr>
        <w:t>创金合信</w:t>
      </w:r>
      <w:r w:rsidR="0074656A">
        <w:rPr>
          <w:rFonts w:asciiTheme="majorHAnsi" w:hAnsiTheme="majorHAnsi" w:cs="宋体"/>
          <w:b/>
          <w:sz w:val="48"/>
        </w:rPr>
        <w:t>中证</w:t>
      </w:r>
      <w:r w:rsidR="0074656A">
        <w:rPr>
          <w:rFonts w:asciiTheme="majorHAnsi" w:hAnsiTheme="majorHAnsi" w:cs="宋体"/>
          <w:b/>
          <w:sz w:val="48"/>
        </w:rPr>
        <w:t>500</w:t>
      </w:r>
      <w:r w:rsidR="00FC2E3D" w:rsidRPr="00CF7289">
        <w:rPr>
          <w:rFonts w:asciiTheme="majorHAnsi" w:hAnsiTheme="majorHAnsi" w:cs="宋体"/>
          <w:b/>
          <w:sz w:val="48"/>
        </w:rPr>
        <w:t>指数增强型发起式</w:t>
      </w:r>
      <w:r w:rsidRPr="00CF7289">
        <w:rPr>
          <w:rFonts w:asciiTheme="majorHAnsi" w:hAnsiTheme="majorHAnsi" w:cs="宋体"/>
          <w:b/>
          <w:sz w:val="48"/>
        </w:rPr>
        <w:t>证券投资基金</w:t>
      </w:r>
      <w:bookmarkStart w:id="5" w:name="_Toc123112223"/>
      <w:bookmarkStart w:id="6" w:name="_Toc123112262"/>
      <w:bookmarkStart w:id="7" w:name="_Toc123701382"/>
      <w:bookmarkStart w:id="8" w:name="_Toc139991725"/>
      <w:bookmarkStart w:id="9" w:name="_Toc139992300"/>
      <w:bookmarkEnd w:id="0"/>
      <w:bookmarkEnd w:id="1"/>
      <w:bookmarkEnd w:id="2"/>
      <w:bookmarkEnd w:id="3"/>
      <w:bookmarkEnd w:id="4"/>
      <w:r w:rsidRPr="00CF7289">
        <w:rPr>
          <w:rFonts w:asciiTheme="majorHAnsi" w:hAnsiTheme="majorHAnsi" w:cs="宋体"/>
          <w:b/>
          <w:sz w:val="48"/>
        </w:rPr>
        <w:t>基金合同</w:t>
      </w:r>
      <w:bookmarkEnd w:id="5"/>
      <w:bookmarkEnd w:id="6"/>
      <w:bookmarkEnd w:id="7"/>
      <w:bookmarkEnd w:id="8"/>
      <w:bookmarkEnd w:id="9"/>
      <w:ins w:id="10" w:author="郑雅雯" w:date="2020-08-10T15:18:00Z">
        <w:r w:rsidR="00FB4048">
          <w:rPr>
            <w:rFonts w:asciiTheme="majorHAnsi" w:hAnsiTheme="majorHAnsi" w:cs="宋体" w:hint="eastAsia"/>
            <w:b/>
            <w:sz w:val="48"/>
          </w:rPr>
          <w:t>（草案）</w:t>
        </w:r>
      </w:ins>
    </w:p>
    <w:p w14:paraId="4EB0421D" w14:textId="77777777" w:rsidR="00BD751F" w:rsidRPr="005524DB" w:rsidRDefault="00BD751F">
      <w:pPr>
        <w:jc w:val="center"/>
        <w:rPr>
          <w:rFonts w:asciiTheme="majorHAnsi" w:hAnsiTheme="majorHAnsi" w:cs="宋体"/>
          <w:b/>
          <w:sz w:val="52"/>
        </w:rPr>
      </w:pPr>
    </w:p>
    <w:p w14:paraId="5AE52B66" w14:textId="77777777" w:rsidR="00BD751F" w:rsidRPr="00CF7289" w:rsidRDefault="00BD751F">
      <w:pPr>
        <w:jc w:val="center"/>
        <w:rPr>
          <w:rFonts w:asciiTheme="majorHAnsi" w:hAnsiTheme="majorHAnsi" w:cs="宋体"/>
          <w:b/>
          <w:sz w:val="52"/>
        </w:rPr>
      </w:pPr>
    </w:p>
    <w:p w14:paraId="24BED23B" w14:textId="5CD7EBFF" w:rsidR="00BD751F" w:rsidRPr="00CF7289" w:rsidRDefault="008E7CE9">
      <w:pPr>
        <w:jc w:val="center"/>
        <w:rPr>
          <w:rFonts w:asciiTheme="majorHAnsi" w:hAnsiTheme="majorHAnsi" w:cs="宋体"/>
          <w:b/>
          <w:sz w:val="52"/>
        </w:rPr>
      </w:pPr>
      <w:del w:id="11" w:author="郑雅雯" w:date="2020-08-10T15:18:00Z">
        <w:r w:rsidDel="00FB4048">
          <w:rPr>
            <w:rFonts w:asciiTheme="majorHAnsi" w:hAnsiTheme="majorHAnsi" w:cs="宋体" w:hint="eastAsia"/>
            <w:b/>
            <w:sz w:val="52"/>
          </w:rPr>
          <w:delText>（</w:delText>
        </w:r>
        <w:r w:rsidDel="00FB4048">
          <w:rPr>
            <w:rFonts w:asciiTheme="majorHAnsi" w:hAnsiTheme="majorHAnsi" w:cs="宋体" w:hint="eastAsia"/>
            <w:b/>
            <w:sz w:val="52"/>
          </w:rPr>
          <w:delText>2</w:delText>
        </w:r>
        <w:r w:rsidDel="00FB4048">
          <w:rPr>
            <w:rFonts w:asciiTheme="majorHAnsi" w:hAnsiTheme="majorHAnsi" w:cs="宋体"/>
            <w:b/>
            <w:sz w:val="52"/>
          </w:rPr>
          <w:delText>019</w:delText>
        </w:r>
        <w:r w:rsidDel="00FB4048">
          <w:rPr>
            <w:rFonts w:asciiTheme="majorHAnsi" w:hAnsiTheme="majorHAnsi" w:cs="宋体" w:hint="eastAsia"/>
            <w:b/>
            <w:sz w:val="52"/>
          </w:rPr>
          <w:delText>年</w:delText>
        </w:r>
        <w:r w:rsidDel="00FB4048">
          <w:rPr>
            <w:rFonts w:asciiTheme="majorHAnsi" w:hAnsiTheme="majorHAnsi" w:cs="宋体" w:hint="eastAsia"/>
            <w:b/>
            <w:sz w:val="52"/>
          </w:rPr>
          <w:delText>11</w:delText>
        </w:r>
        <w:r w:rsidDel="00FB4048">
          <w:rPr>
            <w:rFonts w:asciiTheme="majorHAnsi" w:hAnsiTheme="majorHAnsi" w:cs="宋体" w:hint="eastAsia"/>
            <w:b/>
            <w:sz w:val="52"/>
          </w:rPr>
          <w:delText>月</w:delText>
        </w:r>
        <w:r w:rsidDel="00FB4048">
          <w:rPr>
            <w:rFonts w:asciiTheme="majorHAnsi" w:hAnsiTheme="majorHAnsi" w:cs="宋体"/>
            <w:b/>
            <w:sz w:val="52"/>
          </w:rPr>
          <w:delText>修订</w:delText>
        </w:r>
        <w:r w:rsidDel="00FB4048">
          <w:rPr>
            <w:rFonts w:asciiTheme="majorHAnsi" w:hAnsiTheme="majorHAnsi" w:cs="宋体" w:hint="eastAsia"/>
            <w:b/>
            <w:sz w:val="52"/>
          </w:rPr>
          <w:delText>）</w:delText>
        </w:r>
      </w:del>
    </w:p>
    <w:p w14:paraId="4793E3AC" w14:textId="77777777" w:rsidR="00BD751F" w:rsidRPr="00CF7289" w:rsidRDefault="00BD751F">
      <w:pPr>
        <w:jc w:val="center"/>
        <w:rPr>
          <w:rFonts w:asciiTheme="majorHAnsi" w:hAnsiTheme="majorHAnsi" w:cs="宋体"/>
          <w:b/>
          <w:sz w:val="52"/>
        </w:rPr>
      </w:pPr>
    </w:p>
    <w:p w14:paraId="0F9206D8" w14:textId="77777777" w:rsidR="00BD751F" w:rsidRPr="00CF7289" w:rsidRDefault="00BD751F">
      <w:pPr>
        <w:rPr>
          <w:rFonts w:asciiTheme="majorHAnsi" w:hAnsiTheme="majorHAnsi" w:cs="宋体"/>
          <w:b/>
        </w:rPr>
      </w:pPr>
    </w:p>
    <w:p w14:paraId="701D3946" w14:textId="77777777" w:rsidR="00BD751F" w:rsidRPr="00CF7289" w:rsidRDefault="00BD751F">
      <w:pPr>
        <w:jc w:val="center"/>
        <w:rPr>
          <w:rFonts w:asciiTheme="majorHAnsi" w:hAnsiTheme="majorHAnsi" w:cs="宋体"/>
          <w:b/>
          <w:sz w:val="36"/>
        </w:rPr>
      </w:pPr>
      <w:bookmarkStart w:id="12" w:name="_Toc139992301"/>
      <w:bookmarkStart w:id="13" w:name="_Toc139991726"/>
      <w:bookmarkStart w:id="14" w:name="_Toc123701383"/>
      <w:bookmarkStart w:id="15" w:name="_Toc123112263"/>
      <w:bookmarkStart w:id="16" w:name="_Toc123112224"/>
      <w:r w:rsidRPr="00CF7289">
        <w:rPr>
          <w:rFonts w:asciiTheme="majorHAnsi" w:hAnsiTheme="majorHAnsi" w:cs="宋体"/>
          <w:b/>
          <w:sz w:val="36"/>
        </w:rPr>
        <w:t>基金管理人：</w:t>
      </w:r>
      <w:bookmarkEnd w:id="12"/>
      <w:bookmarkEnd w:id="13"/>
      <w:bookmarkEnd w:id="14"/>
      <w:bookmarkEnd w:id="15"/>
      <w:bookmarkEnd w:id="16"/>
      <w:r w:rsidR="00460EB9" w:rsidRPr="00CF7289">
        <w:rPr>
          <w:rFonts w:asciiTheme="majorHAnsi" w:hAnsiTheme="majorHAnsi" w:cs="宋体"/>
          <w:b/>
          <w:sz w:val="36"/>
        </w:rPr>
        <w:t>创金合信基金管理有限公司</w:t>
      </w:r>
      <w:r w:rsidRPr="00CF7289">
        <w:rPr>
          <w:rFonts w:asciiTheme="majorHAnsi" w:hAnsiTheme="majorHAnsi" w:cs="宋体"/>
          <w:b/>
          <w:sz w:val="36"/>
        </w:rPr>
        <w:t xml:space="preserve">   </w:t>
      </w:r>
    </w:p>
    <w:p w14:paraId="2C2B2419" w14:textId="77777777" w:rsidR="00BD751F" w:rsidRPr="00CF7289" w:rsidRDefault="00BD751F">
      <w:pPr>
        <w:jc w:val="center"/>
        <w:rPr>
          <w:rFonts w:asciiTheme="majorHAnsi" w:hAnsiTheme="majorHAnsi" w:cs="宋体"/>
          <w:b/>
          <w:sz w:val="36"/>
        </w:rPr>
      </w:pPr>
      <w:bookmarkStart w:id="17" w:name="_Toc123112225"/>
      <w:bookmarkStart w:id="18" w:name="_Toc123112264"/>
      <w:bookmarkStart w:id="19" w:name="_Toc123701384"/>
      <w:bookmarkStart w:id="20" w:name="_Toc139991727"/>
      <w:bookmarkStart w:id="21" w:name="_Toc139992302"/>
      <w:r w:rsidRPr="00CF7289">
        <w:rPr>
          <w:rFonts w:asciiTheme="majorHAnsi" w:hAnsiTheme="majorHAnsi" w:cs="宋体"/>
          <w:b/>
          <w:sz w:val="36"/>
        </w:rPr>
        <w:t>基金托管人：</w:t>
      </w:r>
      <w:r w:rsidR="00460EB9" w:rsidRPr="00CF7289">
        <w:rPr>
          <w:rFonts w:asciiTheme="majorHAnsi" w:hAnsiTheme="majorHAnsi" w:cs="宋体"/>
          <w:b/>
          <w:sz w:val="36"/>
        </w:rPr>
        <w:t>招商银行股份有限公司</w:t>
      </w:r>
      <w:r w:rsidRPr="00CF7289">
        <w:rPr>
          <w:rFonts w:asciiTheme="majorHAnsi" w:hAnsiTheme="majorHAnsi" w:cs="宋体"/>
          <w:b/>
          <w:sz w:val="36"/>
        </w:rPr>
        <w:t xml:space="preserve">          </w:t>
      </w:r>
      <w:bookmarkEnd w:id="17"/>
      <w:bookmarkEnd w:id="18"/>
      <w:bookmarkEnd w:id="19"/>
      <w:bookmarkEnd w:id="20"/>
      <w:bookmarkEnd w:id="21"/>
      <w:r w:rsidRPr="00CF7289">
        <w:rPr>
          <w:rFonts w:asciiTheme="majorHAnsi" w:hAnsiTheme="majorHAnsi" w:cs="宋体"/>
          <w:b/>
          <w:sz w:val="36"/>
        </w:rPr>
        <w:t xml:space="preserve"> </w:t>
      </w:r>
    </w:p>
    <w:p w14:paraId="0E149BB1" w14:textId="77777777" w:rsidR="00BD751F" w:rsidRPr="00CF7289" w:rsidRDefault="00BD751F">
      <w:pPr>
        <w:jc w:val="center"/>
        <w:rPr>
          <w:rFonts w:asciiTheme="majorHAnsi" w:hAnsiTheme="majorHAnsi" w:cs="宋体"/>
          <w:bCs/>
          <w:sz w:val="32"/>
        </w:rPr>
      </w:pPr>
    </w:p>
    <w:p w14:paraId="47A58927" w14:textId="77777777" w:rsidR="00BD751F" w:rsidRPr="00CF7289" w:rsidRDefault="00BD751F">
      <w:pPr>
        <w:jc w:val="center"/>
        <w:rPr>
          <w:rFonts w:asciiTheme="majorHAnsi" w:hAnsiTheme="majorHAnsi" w:cs="宋体"/>
          <w:bCs/>
          <w:sz w:val="28"/>
        </w:rPr>
      </w:pPr>
      <w:bookmarkStart w:id="22" w:name="_Toc123112227"/>
      <w:bookmarkStart w:id="23" w:name="_Toc123112266"/>
      <w:bookmarkStart w:id="24" w:name="_Toc123701386"/>
      <w:bookmarkStart w:id="25" w:name="_Toc139991729"/>
    </w:p>
    <w:p w14:paraId="348B6B52" w14:textId="3A5CC79F" w:rsidR="00BD751F" w:rsidRPr="00CF7289" w:rsidRDefault="008E7CE9">
      <w:pPr>
        <w:jc w:val="center"/>
        <w:rPr>
          <w:rFonts w:asciiTheme="majorHAnsi" w:hAnsiTheme="majorHAnsi" w:cs="宋体"/>
          <w:bCs/>
          <w:sz w:val="28"/>
        </w:rPr>
        <w:sectPr w:rsidR="00BD751F" w:rsidRPr="00CF7289">
          <w:headerReference w:type="default" r:id="rId8"/>
          <w:footerReference w:type="default" r:id="rId9"/>
          <w:headerReference w:type="first" r:id="rId10"/>
          <w:footerReference w:type="first" r:id="rId11"/>
          <w:pgSz w:w="11906" w:h="16838"/>
          <w:pgMar w:top="1440" w:right="1800" w:bottom="1440" w:left="1800" w:header="851" w:footer="992" w:gutter="0"/>
          <w:pgNumType w:start="1"/>
          <w:cols w:space="720"/>
          <w:titlePg/>
          <w:docGrid w:type="lines" w:linePitch="312"/>
        </w:sectPr>
      </w:pPr>
      <w:r w:rsidRPr="00CF7289">
        <w:rPr>
          <w:rFonts w:asciiTheme="majorHAnsi" w:hAnsiTheme="majorHAnsi" w:cs="宋体"/>
          <w:b/>
          <w:bCs/>
          <w:sz w:val="30"/>
        </w:rPr>
        <w:t>二零</w:t>
      </w:r>
      <w:ins w:id="26" w:author="郑雅雯" w:date="2020-08-10T15:19:00Z">
        <w:r w:rsidR="00FB4048" w:rsidRPr="00CF7289">
          <w:rPr>
            <w:rFonts w:asciiTheme="majorHAnsi" w:hAnsiTheme="majorHAnsi" w:cs="宋体"/>
            <w:b/>
            <w:bCs/>
            <w:sz w:val="30"/>
          </w:rPr>
          <w:t>二零</w:t>
        </w:r>
      </w:ins>
      <w:del w:id="27" w:author="郑雅雯" w:date="2020-08-10T15:19:00Z">
        <w:r w:rsidRPr="00CF7289" w:rsidDel="00FB4048">
          <w:rPr>
            <w:rFonts w:asciiTheme="majorHAnsi" w:hAnsiTheme="majorHAnsi" w:cs="宋体"/>
            <w:b/>
            <w:bCs/>
            <w:sz w:val="30"/>
          </w:rPr>
          <w:delText>一</w:delText>
        </w:r>
        <w:r w:rsidDel="00FB4048">
          <w:rPr>
            <w:rFonts w:asciiTheme="majorHAnsi" w:hAnsiTheme="majorHAnsi" w:cs="宋体" w:hint="eastAsia"/>
            <w:b/>
            <w:bCs/>
            <w:sz w:val="30"/>
          </w:rPr>
          <w:delText>九</w:delText>
        </w:r>
      </w:del>
      <w:r w:rsidRPr="00CF7289">
        <w:rPr>
          <w:rFonts w:asciiTheme="majorHAnsi" w:hAnsiTheme="majorHAnsi" w:cs="宋体"/>
          <w:b/>
          <w:bCs/>
          <w:sz w:val="30"/>
        </w:rPr>
        <w:t>年</w:t>
      </w:r>
      <w:del w:id="28" w:author="郑雅雯" w:date="2020-08-10T15:19:00Z">
        <w:r w:rsidDel="00FB4048">
          <w:rPr>
            <w:rFonts w:asciiTheme="majorHAnsi" w:hAnsiTheme="majorHAnsi" w:cs="宋体" w:hint="eastAsia"/>
            <w:b/>
            <w:bCs/>
            <w:sz w:val="30"/>
          </w:rPr>
          <w:delText>十一</w:delText>
        </w:r>
      </w:del>
      <w:ins w:id="29" w:author="郑雅雯" w:date="2020-08-27T23:22:00Z">
        <w:r w:rsidR="00BB514A">
          <w:rPr>
            <w:rFonts w:asciiTheme="majorHAnsi" w:hAnsiTheme="majorHAnsi" w:cs="宋体" w:hint="eastAsia"/>
            <w:b/>
            <w:bCs/>
            <w:sz w:val="30"/>
          </w:rPr>
          <w:t>九</w:t>
        </w:r>
      </w:ins>
      <w:r w:rsidRPr="00CF7289">
        <w:rPr>
          <w:rFonts w:asciiTheme="majorHAnsi" w:hAnsiTheme="majorHAnsi" w:cs="宋体"/>
          <w:b/>
          <w:bCs/>
          <w:sz w:val="30"/>
        </w:rPr>
        <w:t>月</w:t>
      </w:r>
    </w:p>
    <w:p w14:paraId="63A0ED92" w14:textId="77777777" w:rsidR="00BD751F" w:rsidRPr="00CF7289" w:rsidRDefault="00BD751F">
      <w:pPr>
        <w:jc w:val="center"/>
        <w:rPr>
          <w:rFonts w:asciiTheme="majorHAnsi" w:hAnsiTheme="majorHAnsi" w:cs="宋体"/>
          <w:bCs/>
          <w:sz w:val="28"/>
        </w:rPr>
      </w:pPr>
      <w:r w:rsidRPr="00CF7289">
        <w:rPr>
          <w:rFonts w:asciiTheme="majorHAnsi" w:hAnsiTheme="majorHAnsi" w:cs="宋体"/>
          <w:bCs/>
          <w:sz w:val="28"/>
        </w:rPr>
        <w:lastRenderedPageBreak/>
        <w:t>目</w:t>
      </w:r>
      <w:r w:rsidRPr="00CF7289">
        <w:rPr>
          <w:rFonts w:asciiTheme="majorHAnsi" w:hAnsiTheme="majorHAnsi" w:cs="宋体"/>
          <w:bCs/>
          <w:sz w:val="28"/>
        </w:rPr>
        <w:t xml:space="preserve">    </w:t>
      </w:r>
      <w:r w:rsidRPr="00CF7289">
        <w:rPr>
          <w:rFonts w:asciiTheme="majorHAnsi" w:hAnsiTheme="majorHAnsi" w:cs="宋体"/>
          <w:bCs/>
          <w:sz w:val="28"/>
        </w:rPr>
        <w:t>录</w:t>
      </w:r>
      <w:bookmarkEnd w:id="22"/>
      <w:bookmarkEnd w:id="23"/>
      <w:bookmarkEnd w:id="24"/>
      <w:bookmarkEnd w:id="25"/>
    </w:p>
    <w:p w14:paraId="2FC6F081" w14:textId="77777777" w:rsidR="00BD751F" w:rsidRPr="00CF7289" w:rsidRDefault="00460EB9">
      <w:pPr>
        <w:pStyle w:val="10"/>
        <w:tabs>
          <w:tab w:val="clear" w:pos="8296"/>
          <w:tab w:val="right" w:leader="dot" w:pos="8306"/>
        </w:tabs>
        <w:rPr>
          <w:rFonts w:asciiTheme="majorHAnsi" w:hAnsiTheme="majorHAnsi" w:cs="宋体"/>
          <w:noProof/>
          <w:kern w:val="0"/>
          <w:sz w:val="24"/>
        </w:rPr>
      </w:pPr>
      <w:r w:rsidRPr="00CF7289">
        <w:rPr>
          <w:rFonts w:asciiTheme="majorHAnsi" w:hAnsiTheme="majorHAnsi" w:cs="宋体"/>
          <w:bCs/>
          <w:sz w:val="24"/>
        </w:rPr>
        <w:fldChar w:fldCharType="begin"/>
      </w:r>
      <w:r w:rsidR="00BD751F" w:rsidRPr="00CF7289">
        <w:rPr>
          <w:rFonts w:asciiTheme="majorHAnsi" w:hAnsiTheme="majorHAnsi" w:cs="宋体"/>
          <w:bCs/>
          <w:sz w:val="24"/>
        </w:rPr>
        <w:instrText xml:space="preserve"> TOC \o "1-1" \h \z \u </w:instrText>
      </w:r>
      <w:r w:rsidRPr="00CF7289">
        <w:rPr>
          <w:rFonts w:asciiTheme="majorHAnsi" w:hAnsiTheme="majorHAnsi" w:cs="宋体"/>
          <w:bCs/>
          <w:sz w:val="24"/>
        </w:rPr>
        <w:fldChar w:fldCharType="separate"/>
      </w:r>
      <w:hyperlink w:anchor="_Toc11660" w:history="1">
        <w:r w:rsidR="00BD751F" w:rsidRPr="00CF7289">
          <w:rPr>
            <w:rFonts w:asciiTheme="majorHAnsi" w:hAnsiTheme="majorHAnsi" w:cs="宋体"/>
            <w:noProof/>
            <w:kern w:val="0"/>
            <w:sz w:val="24"/>
          </w:rPr>
          <w:t>第一部分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前言</w:t>
        </w:r>
        <w:r w:rsidR="00BD751F" w:rsidRPr="00CF7289">
          <w:rPr>
            <w:rFonts w:asciiTheme="majorHAnsi" w:hAnsiTheme="majorHAnsi" w:cs="宋体"/>
            <w:noProof/>
            <w:kern w:val="0"/>
            <w:sz w:val="24"/>
          </w:rPr>
          <w:tab/>
        </w:r>
        <w:r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_Toc11660 </w:instrText>
        </w:r>
        <w:r w:rsidRPr="00CF7289">
          <w:rPr>
            <w:rFonts w:asciiTheme="majorHAnsi" w:hAnsiTheme="majorHAnsi" w:cs="宋体"/>
            <w:noProof/>
            <w:kern w:val="0"/>
            <w:sz w:val="24"/>
          </w:rPr>
          <w:fldChar w:fldCharType="separate"/>
        </w:r>
        <w:r w:rsidR="00E16322">
          <w:rPr>
            <w:rFonts w:asciiTheme="majorHAnsi" w:hAnsiTheme="majorHAnsi" w:cs="宋体"/>
            <w:noProof/>
            <w:kern w:val="0"/>
            <w:sz w:val="24"/>
          </w:rPr>
          <w:t>1</w:t>
        </w:r>
        <w:r w:rsidRPr="00CF7289">
          <w:rPr>
            <w:rFonts w:asciiTheme="majorHAnsi" w:hAnsiTheme="majorHAnsi" w:cs="宋体"/>
            <w:noProof/>
            <w:kern w:val="0"/>
            <w:sz w:val="24"/>
          </w:rPr>
          <w:fldChar w:fldCharType="end"/>
        </w:r>
      </w:hyperlink>
    </w:p>
    <w:p w14:paraId="7E053F01" w14:textId="77777777" w:rsidR="00BD751F" w:rsidRPr="00CF7289" w:rsidRDefault="00752AAB">
      <w:pPr>
        <w:pStyle w:val="10"/>
        <w:tabs>
          <w:tab w:val="clear" w:pos="8296"/>
          <w:tab w:val="right" w:leader="dot" w:pos="8306"/>
        </w:tabs>
        <w:rPr>
          <w:rFonts w:asciiTheme="majorHAnsi" w:hAnsiTheme="majorHAnsi" w:cs="宋体"/>
          <w:noProof/>
          <w:kern w:val="0"/>
          <w:sz w:val="24"/>
        </w:rPr>
      </w:pPr>
      <w:hyperlink w:anchor="_Toc31551" w:history="1">
        <w:r w:rsidR="00BD751F" w:rsidRPr="00CF7289">
          <w:rPr>
            <w:rFonts w:asciiTheme="majorHAnsi" w:hAnsiTheme="majorHAnsi" w:cs="宋体"/>
            <w:noProof/>
            <w:kern w:val="0"/>
            <w:sz w:val="24"/>
          </w:rPr>
          <w:t>第二部分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释义</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_Toc31551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3</w:t>
        </w:r>
        <w:r w:rsidR="00460EB9" w:rsidRPr="00CF7289">
          <w:rPr>
            <w:rFonts w:asciiTheme="majorHAnsi" w:hAnsiTheme="majorHAnsi" w:cs="宋体"/>
            <w:noProof/>
            <w:kern w:val="0"/>
            <w:sz w:val="24"/>
          </w:rPr>
          <w:fldChar w:fldCharType="end"/>
        </w:r>
      </w:hyperlink>
    </w:p>
    <w:p w14:paraId="2A4F07C5" w14:textId="77777777" w:rsidR="00BD751F" w:rsidRPr="00CF7289" w:rsidRDefault="00752AAB">
      <w:pPr>
        <w:pStyle w:val="10"/>
        <w:tabs>
          <w:tab w:val="clear" w:pos="8296"/>
          <w:tab w:val="right" w:leader="dot" w:pos="8306"/>
        </w:tabs>
        <w:rPr>
          <w:rFonts w:asciiTheme="majorHAnsi" w:hAnsiTheme="majorHAnsi" w:cs="宋体"/>
          <w:noProof/>
          <w:kern w:val="0"/>
          <w:sz w:val="24"/>
        </w:rPr>
      </w:pPr>
      <w:hyperlink w:anchor="_Toc5246" w:history="1">
        <w:r w:rsidR="00BD751F" w:rsidRPr="00CF7289">
          <w:rPr>
            <w:rFonts w:asciiTheme="majorHAnsi" w:hAnsiTheme="majorHAnsi" w:cs="宋体"/>
            <w:noProof/>
            <w:kern w:val="0"/>
            <w:sz w:val="24"/>
          </w:rPr>
          <w:t>第三部分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基金的基本情况</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_Toc5246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8</w:t>
        </w:r>
        <w:r w:rsidR="00460EB9" w:rsidRPr="00CF7289">
          <w:rPr>
            <w:rFonts w:asciiTheme="majorHAnsi" w:hAnsiTheme="majorHAnsi" w:cs="宋体"/>
            <w:noProof/>
            <w:kern w:val="0"/>
            <w:sz w:val="24"/>
          </w:rPr>
          <w:fldChar w:fldCharType="end"/>
        </w:r>
      </w:hyperlink>
    </w:p>
    <w:p w14:paraId="34E9D487" w14:textId="77777777" w:rsidR="00BD751F" w:rsidRPr="00CF7289" w:rsidRDefault="00752AAB">
      <w:pPr>
        <w:pStyle w:val="10"/>
        <w:tabs>
          <w:tab w:val="clear" w:pos="8296"/>
          <w:tab w:val="right" w:leader="dot" w:pos="8306"/>
        </w:tabs>
        <w:rPr>
          <w:rFonts w:asciiTheme="majorHAnsi" w:hAnsiTheme="majorHAnsi" w:cs="宋体"/>
          <w:noProof/>
          <w:kern w:val="0"/>
          <w:sz w:val="24"/>
        </w:rPr>
      </w:pPr>
      <w:hyperlink w:anchor="_Toc24682" w:history="1">
        <w:r w:rsidR="00BD751F" w:rsidRPr="00CF7289">
          <w:rPr>
            <w:rFonts w:asciiTheme="majorHAnsi" w:hAnsiTheme="majorHAnsi" w:cs="宋体"/>
            <w:noProof/>
            <w:kern w:val="0"/>
            <w:sz w:val="24"/>
          </w:rPr>
          <w:t>第四部分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基金份额的发售</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_Toc24682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10</w:t>
        </w:r>
        <w:r w:rsidR="00460EB9" w:rsidRPr="00CF7289">
          <w:rPr>
            <w:rFonts w:asciiTheme="majorHAnsi" w:hAnsiTheme="majorHAnsi" w:cs="宋体"/>
            <w:noProof/>
            <w:kern w:val="0"/>
            <w:sz w:val="24"/>
          </w:rPr>
          <w:fldChar w:fldCharType="end"/>
        </w:r>
      </w:hyperlink>
    </w:p>
    <w:p w14:paraId="098B0F38" w14:textId="77777777" w:rsidR="00BD751F" w:rsidRPr="00CF7289" w:rsidRDefault="00752AAB">
      <w:pPr>
        <w:pStyle w:val="10"/>
        <w:tabs>
          <w:tab w:val="clear" w:pos="8296"/>
          <w:tab w:val="right" w:leader="dot" w:pos="8306"/>
        </w:tabs>
        <w:rPr>
          <w:rFonts w:asciiTheme="majorHAnsi" w:hAnsiTheme="majorHAnsi" w:cs="宋体"/>
          <w:noProof/>
          <w:kern w:val="0"/>
          <w:sz w:val="24"/>
        </w:rPr>
      </w:pPr>
      <w:hyperlink w:anchor="_Toc6559" w:history="1">
        <w:r w:rsidR="00BD751F" w:rsidRPr="00CF7289">
          <w:rPr>
            <w:rFonts w:asciiTheme="majorHAnsi" w:hAnsiTheme="majorHAnsi" w:cs="宋体"/>
            <w:noProof/>
            <w:kern w:val="0"/>
            <w:sz w:val="24"/>
          </w:rPr>
          <w:t>第五部分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基金备案</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_Toc6559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12</w:t>
        </w:r>
        <w:r w:rsidR="00460EB9" w:rsidRPr="00CF7289">
          <w:rPr>
            <w:rFonts w:asciiTheme="majorHAnsi" w:hAnsiTheme="majorHAnsi" w:cs="宋体"/>
            <w:noProof/>
            <w:kern w:val="0"/>
            <w:sz w:val="24"/>
          </w:rPr>
          <w:fldChar w:fldCharType="end"/>
        </w:r>
      </w:hyperlink>
    </w:p>
    <w:p w14:paraId="36D39875" w14:textId="77777777" w:rsidR="00BD751F" w:rsidRPr="00CF7289" w:rsidRDefault="00752AAB">
      <w:pPr>
        <w:pStyle w:val="10"/>
        <w:tabs>
          <w:tab w:val="clear" w:pos="8296"/>
          <w:tab w:val="right" w:leader="dot" w:pos="8306"/>
        </w:tabs>
        <w:rPr>
          <w:rFonts w:asciiTheme="majorHAnsi" w:hAnsiTheme="majorHAnsi" w:cs="宋体"/>
          <w:noProof/>
          <w:kern w:val="0"/>
          <w:sz w:val="24"/>
        </w:rPr>
      </w:pPr>
      <w:hyperlink w:anchor="_Toc11081" w:history="1">
        <w:r w:rsidR="00BD751F" w:rsidRPr="00CF7289">
          <w:rPr>
            <w:rFonts w:asciiTheme="majorHAnsi" w:hAnsiTheme="majorHAnsi" w:cs="宋体"/>
            <w:noProof/>
            <w:kern w:val="0"/>
            <w:sz w:val="24"/>
          </w:rPr>
          <w:t>第六部分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基金份额的申购与赎回</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_Toc11081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14</w:t>
        </w:r>
        <w:r w:rsidR="00460EB9" w:rsidRPr="00CF7289">
          <w:rPr>
            <w:rFonts w:asciiTheme="majorHAnsi" w:hAnsiTheme="majorHAnsi" w:cs="宋体"/>
            <w:noProof/>
            <w:kern w:val="0"/>
            <w:sz w:val="24"/>
          </w:rPr>
          <w:fldChar w:fldCharType="end"/>
        </w:r>
      </w:hyperlink>
    </w:p>
    <w:p w14:paraId="6E8C946C" w14:textId="77777777" w:rsidR="00BD751F" w:rsidRPr="00CF7289" w:rsidRDefault="00752AAB">
      <w:pPr>
        <w:pStyle w:val="10"/>
        <w:tabs>
          <w:tab w:val="clear" w:pos="8296"/>
          <w:tab w:val="right" w:leader="dot" w:pos="8306"/>
        </w:tabs>
        <w:rPr>
          <w:rFonts w:asciiTheme="majorHAnsi" w:hAnsiTheme="majorHAnsi" w:cs="宋体"/>
          <w:noProof/>
          <w:kern w:val="0"/>
          <w:sz w:val="24"/>
        </w:rPr>
      </w:pPr>
      <w:hyperlink w:anchor="_Toc16859" w:history="1">
        <w:r w:rsidR="00BD751F" w:rsidRPr="00CF7289">
          <w:rPr>
            <w:rFonts w:asciiTheme="majorHAnsi" w:hAnsiTheme="majorHAnsi" w:cs="宋体"/>
            <w:noProof/>
            <w:kern w:val="0"/>
            <w:sz w:val="24"/>
          </w:rPr>
          <w:t>第七部分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基金合同当事人及权利义务</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_Toc16859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23</w:t>
        </w:r>
        <w:r w:rsidR="00460EB9" w:rsidRPr="00CF7289">
          <w:rPr>
            <w:rFonts w:asciiTheme="majorHAnsi" w:hAnsiTheme="majorHAnsi" w:cs="宋体"/>
            <w:noProof/>
            <w:kern w:val="0"/>
            <w:sz w:val="24"/>
          </w:rPr>
          <w:fldChar w:fldCharType="end"/>
        </w:r>
      </w:hyperlink>
    </w:p>
    <w:p w14:paraId="2226DDDC" w14:textId="77777777" w:rsidR="00BD751F" w:rsidRPr="00CF7289" w:rsidRDefault="00752AAB">
      <w:pPr>
        <w:pStyle w:val="10"/>
        <w:tabs>
          <w:tab w:val="clear" w:pos="8296"/>
          <w:tab w:val="right" w:leader="dot" w:pos="8306"/>
        </w:tabs>
        <w:rPr>
          <w:rFonts w:asciiTheme="majorHAnsi" w:hAnsiTheme="majorHAnsi" w:cs="宋体"/>
          <w:noProof/>
          <w:kern w:val="0"/>
          <w:sz w:val="24"/>
        </w:rPr>
      </w:pPr>
      <w:hyperlink w:anchor="_Toc20768" w:history="1">
        <w:r w:rsidR="00BD751F" w:rsidRPr="00CF7289">
          <w:rPr>
            <w:rFonts w:asciiTheme="majorHAnsi" w:hAnsiTheme="majorHAnsi" w:cs="宋体"/>
            <w:noProof/>
            <w:kern w:val="0"/>
            <w:sz w:val="24"/>
          </w:rPr>
          <w:t>第八部分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基金份额持有人大会</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_Toc20768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31</w:t>
        </w:r>
        <w:r w:rsidR="00460EB9" w:rsidRPr="00CF7289">
          <w:rPr>
            <w:rFonts w:asciiTheme="majorHAnsi" w:hAnsiTheme="majorHAnsi" w:cs="宋体"/>
            <w:noProof/>
            <w:kern w:val="0"/>
            <w:sz w:val="24"/>
          </w:rPr>
          <w:fldChar w:fldCharType="end"/>
        </w:r>
      </w:hyperlink>
    </w:p>
    <w:p w14:paraId="481A06AE" w14:textId="77777777" w:rsidR="00BD751F" w:rsidRPr="00CF7289" w:rsidRDefault="00752AAB">
      <w:pPr>
        <w:pStyle w:val="10"/>
        <w:tabs>
          <w:tab w:val="clear" w:pos="8296"/>
          <w:tab w:val="right" w:leader="dot" w:pos="8306"/>
        </w:tabs>
        <w:rPr>
          <w:rFonts w:asciiTheme="majorHAnsi" w:hAnsiTheme="majorHAnsi" w:cs="宋体"/>
          <w:noProof/>
          <w:kern w:val="0"/>
          <w:sz w:val="24"/>
        </w:rPr>
      </w:pPr>
      <w:hyperlink w:anchor="_Toc18769" w:history="1">
        <w:r w:rsidR="00BD751F" w:rsidRPr="00CF7289">
          <w:rPr>
            <w:rFonts w:asciiTheme="majorHAnsi" w:hAnsiTheme="majorHAnsi" w:cs="宋体"/>
            <w:noProof/>
            <w:kern w:val="0"/>
            <w:sz w:val="24"/>
          </w:rPr>
          <w:t>第九部分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基金管理人、基金托管人的更换条件和程序</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_Toc18769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39</w:t>
        </w:r>
        <w:r w:rsidR="00460EB9" w:rsidRPr="00CF7289">
          <w:rPr>
            <w:rFonts w:asciiTheme="majorHAnsi" w:hAnsiTheme="majorHAnsi" w:cs="宋体"/>
            <w:noProof/>
            <w:kern w:val="0"/>
            <w:sz w:val="24"/>
          </w:rPr>
          <w:fldChar w:fldCharType="end"/>
        </w:r>
      </w:hyperlink>
    </w:p>
    <w:p w14:paraId="297F1F2C" w14:textId="77777777" w:rsidR="00BD751F" w:rsidRPr="00CF7289" w:rsidRDefault="00752AAB">
      <w:pPr>
        <w:pStyle w:val="10"/>
        <w:tabs>
          <w:tab w:val="clear" w:pos="8296"/>
          <w:tab w:val="right" w:leader="dot" w:pos="8306"/>
        </w:tabs>
        <w:rPr>
          <w:rFonts w:asciiTheme="majorHAnsi" w:hAnsiTheme="majorHAnsi" w:cs="宋体"/>
          <w:noProof/>
          <w:kern w:val="0"/>
          <w:sz w:val="24"/>
        </w:rPr>
      </w:pPr>
      <w:hyperlink w:anchor="_Toc20976" w:history="1">
        <w:r w:rsidR="00BD751F" w:rsidRPr="00CF7289">
          <w:rPr>
            <w:rFonts w:asciiTheme="majorHAnsi" w:hAnsiTheme="majorHAnsi" w:cs="宋体"/>
            <w:noProof/>
            <w:kern w:val="0"/>
            <w:sz w:val="24"/>
          </w:rPr>
          <w:t>第十部分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基金的托管</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_Toc20976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42</w:t>
        </w:r>
        <w:r w:rsidR="00460EB9" w:rsidRPr="00CF7289">
          <w:rPr>
            <w:rFonts w:asciiTheme="majorHAnsi" w:hAnsiTheme="majorHAnsi" w:cs="宋体"/>
            <w:noProof/>
            <w:kern w:val="0"/>
            <w:sz w:val="24"/>
          </w:rPr>
          <w:fldChar w:fldCharType="end"/>
        </w:r>
      </w:hyperlink>
    </w:p>
    <w:p w14:paraId="0CDBAC49" w14:textId="77777777" w:rsidR="00BD751F" w:rsidRPr="00CF7289" w:rsidRDefault="00752AAB">
      <w:pPr>
        <w:pStyle w:val="10"/>
        <w:tabs>
          <w:tab w:val="clear" w:pos="8296"/>
          <w:tab w:val="right" w:leader="dot" w:pos="8306"/>
        </w:tabs>
        <w:rPr>
          <w:rFonts w:asciiTheme="majorHAnsi" w:hAnsiTheme="majorHAnsi" w:cs="宋体"/>
          <w:noProof/>
          <w:kern w:val="0"/>
          <w:sz w:val="24"/>
        </w:rPr>
      </w:pPr>
      <w:hyperlink w:anchor="_Toc31469" w:history="1">
        <w:r w:rsidR="00BD751F" w:rsidRPr="00CF7289">
          <w:rPr>
            <w:rFonts w:asciiTheme="majorHAnsi" w:hAnsiTheme="majorHAnsi" w:cs="宋体"/>
            <w:noProof/>
            <w:kern w:val="0"/>
            <w:sz w:val="24"/>
          </w:rPr>
          <w:t>第十一部分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基金份额的登记</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_Toc31469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43</w:t>
        </w:r>
        <w:r w:rsidR="00460EB9" w:rsidRPr="00CF7289">
          <w:rPr>
            <w:rFonts w:asciiTheme="majorHAnsi" w:hAnsiTheme="majorHAnsi" w:cs="宋体"/>
            <w:noProof/>
            <w:kern w:val="0"/>
            <w:sz w:val="24"/>
          </w:rPr>
          <w:fldChar w:fldCharType="end"/>
        </w:r>
      </w:hyperlink>
    </w:p>
    <w:p w14:paraId="626D2311" w14:textId="77777777" w:rsidR="00BD751F" w:rsidRPr="00CF7289" w:rsidRDefault="00752AAB">
      <w:pPr>
        <w:pStyle w:val="10"/>
        <w:tabs>
          <w:tab w:val="clear" w:pos="8296"/>
          <w:tab w:val="right" w:leader="dot" w:pos="8306"/>
        </w:tabs>
        <w:rPr>
          <w:rFonts w:asciiTheme="majorHAnsi" w:hAnsiTheme="majorHAnsi" w:cs="宋体"/>
          <w:noProof/>
          <w:kern w:val="0"/>
          <w:sz w:val="24"/>
        </w:rPr>
      </w:pPr>
      <w:hyperlink w:anchor="_Toc13343" w:history="1">
        <w:r w:rsidR="00BD751F" w:rsidRPr="00CF7289">
          <w:rPr>
            <w:rFonts w:asciiTheme="majorHAnsi" w:hAnsiTheme="majorHAnsi" w:cs="宋体"/>
            <w:noProof/>
            <w:kern w:val="0"/>
            <w:sz w:val="24"/>
          </w:rPr>
          <w:t>第十二部分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基金的投资</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_Toc13343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45</w:t>
        </w:r>
        <w:r w:rsidR="00460EB9" w:rsidRPr="00CF7289">
          <w:rPr>
            <w:rFonts w:asciiTheme="majorHAnsi" w:hAnsiTheme="majorHAnsi" w:cs="宋体"/>
            <w:noProof/>
            <w:kern w:val="0"/>
            <w:sz w:val="24"/>
          </w:rPr>
          <w:fldChar w:fldCharType="end"/>
        </w:r>
      </w:hyperlink>
    </w:p>
    <w:p w14:paraId="0FE72602" w14:textId="77777777" w:rsidR="00BD751F" w:rsidRPr="00CF7289" w:rsidRDefault="00752AAB">
      <w:pPr>
        <w:pStyle w:val="10"/>
        <w:tabs>
          <w:tab w:val="clear" w:pos="8296"/>
          <w:tab w:val="right" w:leader="dot" w:pos="8306"/>
        </w:tabs>
        <w:rPr>
          <w:rFonts w:asciiTheme="majorHAnsi" w:hAnsiTheme="majorHAnsi" w:cs="宋体"/>
          <w:noProof/>
          <w:kern w:val="0"/>
          <w:sz w:val="24"/>
        </w:rPr>
      </w:pPr>
      <w:hyperlink w:anchor="_Toc13819" w:history="1">
        <w:r w:rsidR="00BD751F" w:rsidRPr="00CF7289">
          <w:rPr>
            <w:rFonts w:asciiTheme="majorHAnsi" w:hAnsiTheme="majorHAnsi" w:cs="宋体"/>
            <w:noProof/>
            <w:kern w:val="0"/>
            <w:sz w:val="24"/>
          </w:rPr>
          <w:t>第十三部分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基金的财产</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_Toc13819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51</w:t>
        </w:r>
        <w:r w:rsidR="00460EB9" w:rsidRPr="00CF7289">
          <w:rPr>
            <w:rFonts w:asciiTheme="majorHAnsi" w:hAnsiTheme="majorHAnsi" w:cs="宋体"/>
            <w:noProof/>
            <w:kern w:val="0"/>
            <w:sz w:val="24"/>
          </w:rPr>
          <w:fldChar w:fldCharType="end"/>
        </w:r>
      </w:hyperlink>
    </w:p>
    <w:p w14:paraId="31A9E49B" w14:textId="77777777" w:rsidR="00BD751F" w:rsidRPr="00CF7289" w:rsidRDefault="00752AAB">
      <w:pPr>
        <w:pStyle w:val="10"/>
        <w:tabs>
          <w:tab w:val="clear" w:pos="8296"/>
          <w:tab w:val="right" w:leader="dot" w:pos="8306"/>
        </w:tabs>
        <w:rPr>
          <w:rFonts w:asciiTheme="majorHAnsi" w:hAnsiTheme="majorHAnsi" w:cs="宋体"/>
          <w:noProof/>
          <w:kern w:val="0"/>
          <w:sz w:val="24"/>
        </w:rPr>
      </w:pPr>
      <w:hyperlink w:anchor="_Toc2623" w:history="1">
        <w:r w:rsidR="00BD751F" w:rsidRPr="00CF7289">
          <w:rPr>
            <w:rFonts w:asciiTheme="majorHAnsi" w:hAnsiTheme="majorHAnsi" w:cs="宋体"/>
            <w:noProof/>
            <w:kern w:val="0"/>
            <w:sz w:val="24"/>
          </w:rPr>
          <w:t>第十四部分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基金资产估值</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_Toc2623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52</w:t>
        </w:r>
        <w:r w:rsidR="00460EB9" w:rsidRPr="00CF7289">
          <w:rPr>
            <w:rFonts w:asciiTheme="majorHAnsi" w:hAnsiTheme="majorHAnsi" w:cs="宋体"/>
            <w:noProof/>
            <w:kern w:val="0"/>
            <w:sz w:val="24"/>
          </w:rPr>
          <w:fldChar w:fldCharType="end"/>
        </w:r>
      </w:hyperlink>
    </w:p>
    <w:p w14:paraId="5DB3EBE4" w14:textId="77777777" w:rsidR="00BD751F" w:rsidRPr="00CF7289" w:rsidRDefault="00752AAB">
      <w:pPr>
        <w:pStyle w:val="10"/>
        <w:tabs>
          <w:tab w:val="clear" w:pos="8296"/>
          <w:tab w:val="right" w:leader="dot" w:pos="8306"/>
        </w:tabs>
        <w:rPr>
          <w:rFonts w:asciiTheme="majorHAnsi" w:hAnsiTheme="majorHAnsi" w:cs="宋体"/>
          <w:noProof/>
          <w:kern w:val="0"/>
          <w:sz w:val="24"/>
        </w:rPr>
      </w:pPr>
      <w:hyperlink w:anchor="_Toc6493" w:history="1">
        <w:r w:rsidR="00BD751F" w:rsidRPr="00CF7289">
          <w:rPr>
            <w:rFonts w:asciiTheme="majorHAnsi" w:hAnsiTheme="majorHAnsi" w:cs="宋体"/>
            <w:noProof/>
            <w:kern w:val="0"/>
            <w:sz w:val="24"/>
          </w:rPr>
          <w:t>第十五部分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基金费用与税收</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_Toc6493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58</w:t>
        </w:r>
        <w:r w:rsidR="00460EB9" w:rsidRPr="00CF7289">
          <w:rPr>
            <w:rFonts w:asciiTheme="majorHAnsi" w:hAnsiTheme="majorHAnsi" w:cs="宋体"/>
            <w:noProof/>
            <w:kern w:val="0"/>
            <w:sz w:val="24"/>
          </w:rPr>
          <w:fldChar w:fldCharType="end"/>
        </w:r>
      </w:hyperlink>
    </w:p>
    <w:p w14:paraId="5A6D8502" w14:textId="77777777" w:rsidR="00BD751F" w:rsidRPr="00CF7289" w:rsidRDefault="00752AAB">
      <w:pPr>
        <w:pStyle w:val="10"/>
        <w:tabs>
          <w:tab w:val="clear" w:pos="8296"/>
          <w:tab w:val="right" w:leader="dot" w:pos="8306"/>
        </w:tabs>
        <w:rPr>
          <w:rFonts w:asciiTheme="majorHAnsi" w:hAnsiTheme="majorHAnsi" w:cs="宋体"/>
          <w:noProof/>
          <w:kern w:val="0"/>
          <w:sz w:val="24"/>
        </w:rPr>
      </w:pPr>
      <w:hyperlink w:anchor="_Toc15351" w:history="1">
        <w:r w:rsidR="00BD751F" w:rsidRPr="00CF7289">
          <w:rPr>
            <w:rFonts w:asciiTheme="majorHAnsi" w:hAnsiTheme="majorHAnsi" w:cs="宋体"/>
            <w:noProof/>
            <w:kern w:val="0"/>
            <w:sz w:val="24"/>
          </w:rPr>
          <w:t>第十六部分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基金的收益与分配</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_Toc15351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61</w:t>
        </w:r>
        <w:r w:rsidR="00460EB9" w:rsidRPr="00CF7289">
          <w:rPr>
            <w:rFonts w:asciiTheme="majorHAnsi" w:hAnsiTheme="majorHAnsi" w:cs="宋体"/>
            <w:noProof/>
            <w:kern w:val="0"/>
            <w:sz w:val="24"/>
          </w:rPr>
          <w:fldChar w:fldCharType="end"/>
        </w:r>
      </w:hyperlink>
    </w:p>
    <w:p w14:paraId="36948F3E" w14:textId="77777777" w:rsidR="00BD751F" w:rsidRPr="00CF7289" w:rsidRDefault="00752AAB">
      <w:pPr>
        <w:pStyle w:val="10"/>
        <w:tabs>
          <w:tab w:val="clear" w:pos="8296"/>
          <w:tab w:val="right" w:leader="dot" w:pos="8306"/>
        </w:tabs>
        <w:rPr>
          <w:rFonts w:asciiTheme="majorHAnsi" w:hAnsiTheme="majorHAnsi" w:cs="宋体"/>
          <w:noProof/>
          <w:kern w:val="0"/>
          <w:sz w:val="24"/>
        </w:rPr>
      </w:pPr>
      <w:hyperlink w:anchor="_Toc18747" w:history="1">
        <w:r w:rsidR="00BD751F" w:rsidRPr="00CF7289">
          <w:rPr>
            <w:rFonts w:asciiTheme="majorHAnsi" w:hAnsiTheme="majorHAnsi" w:cs="宋体"/>
            <w:noProof/>
            <w:kern w:val="0"/>
            <w:sz w:val="24"/>
          </w:rPr>
          <w:t>第十七部分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基金的会计与审计</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_Toc18747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63</w:t>
        </w:r>
        <w:r w:rsidR="00460EB9" w:rsidRPr="00CF7289">
          <w:rPr>
            <w:rFonts w:asciiTheme="majorHAnsi" w:hAnsiTheme="majorHAnsi" w:cs="宋体"/>
            <w:noProof/>
            <w:kern w:val="0"/>
            <w:sz w:val="24"/>
          </w:rPr>
          <w:fldChar w:fldCharType="end"/>
        </w:r>
      </w:hyperlink>
    </w:p>
    <w:p w14:paraId="7C481E7A" w14:textId="77777777" w:rsidR="00BD751F" w:rsidRPr="00CF7289" w:rsidRDefault="00752AAB">
      <w:pPr>
        <w:pStyle w:val="10"/>
        <w:tabs>
          <w:tab w:val="clear" w:pos="8296"/>
          <w:tab w:val="right" w:leader="dot" w:pos="8306"/>
        </w:tabs>
        <w:rPr>
          <w:rFonts w:asciiTheme="majorHAnsi" w:hAnsiTheme="majorHAnsi" w:cs="宋体"/>
          <w:noProof/>
          <w:kern w:val="0"/>
          <w:sz w:val="24"/>
        </w:rPr>
      </w:pPr>
      <w:hyperlink w:anchor="_Toc21351" w:history="1">
        <w:r w:rsidR="00BD751F" w:rsidRPr="00CF7289">
          <w:rPr>
            <w:rFonts w:asciiTheme="majorHAnsi" w:hAnsiTheme="majorHAnsi" w:cs="宋体"/>
            <w:noProof/>
            <w:kern w:val="0"/>
            <w:sz w:val="24"/>
          </w:rPr>
          <w:t>第十八部分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基金的信息披露</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_Toc21351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64</w:t>
        </w:r>
        <w:r w:rsidR="00460EB9" w:rsidRPr="00CF7289">
          <w:rPr>
            <w:rFonts w:asciiTheme="majorHAnsi" w:hAnsiTheme="majorHAnsi" w:cs="宋体"/>
            <w:noProof/>
            <w:kern w:val="0"/>
            <w:sz w:val="24"/>
          </w:rPr>
          <w:fldChar w:fldCharType="end"/>
        </w:r>
      </w:hyperlink>
    </w:p>
    <w:p w14:paraId="75C6302B" w14:textId="77777777" w:rsidR="00BD751F" w:rsidRPr="00CF7289" w:rsidRDefault="00752AAB">
      <w:pPr>
        <w:pStyle w:val="10"/>
        <w:tabs>
          <w:tab w:val="clear" w:pos="8296"/>
          <w:tab w:val="right" w:leader="dot" w:pos="8306"/>
        </w:tabs>
        <w:rPr>
          <w:rFonts w:asciiTheme="majorHAnsi" w:hAnsiTheme="majorHAnsi" w:cs="宋体"/>
          <w:noProof/>
          <w:kern w:val="0"/>
          <w:sz w:val="24"/>
        </w:rPr>
      </w:pPr>
      <w:hyperlink w:anchor="_Toc11113" w:history="1">
        <w:r w:rsidR="00BD751F" w:rsidRPr="00CF7289">
          <w:rPr>
            <w:rFonts w:asciiTheme="majorHAnsi" w:hAnsiTheme="majorHAnsi" w:cs="宋体"/>
            <w:noProof/>
            <w:kern w:val="0"/>
            <w:sz w:val="24"/>
          </w:rPr>
          <w:t>第十九部分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基金合同的变更、终止与基金财产的清算</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_Toc11113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71</w:t>
        </w:r>
        <w:r w:rsidR="00460EB9" w:rsidRPr="00CF7289">
          <w:rPr>
            <w:rFonts w:asciiTheme="majorHAnsi" w:hAnsiTheme="majorHAnsi" w:cs="宋体"/>
            <w:noProof/>
            <w:kern w:val="0"/>
            <w:sz w:val="24"/>
          </w:rPr>
          <w:fldChar w:fldCharType="end"/>
        </w:r>
      </w:hyperlink>
    </w:p>
    <w:p w14:paraId="4F32D995" w14:textId="77777777" w:rsidR="00BD751F" w:rsidRPr="00CF7289" w:rsidRDefault="00752AAB">
      <w:pPr>
        <w:pStyle w:val="10"/>
        <w:tabs>
          <w:tab w:val="clear" w:pos="8296"/>
          <w:tab w:val="right" w:leader="dot" w:pos="8306"/>
        </w:tabs>
        <w:rPr>
          <w:rFonts w:asciiTheme="majorHAnsi" w:hAnsiTheme="majorHAnsi" w:cs="宋体"/>
          <w:noProof/>
          <w:kern w:val="0"/>
          <w:sz w:val="24"/>
        </w:rPr>
      </w:pPr>
      <w:hyperlink w:anchor="_Toc23166" w:history="1">
        <w:r w:rsidR="00BD751F" w:rsidRPr="00CF7289">
          <w:rPr>
            <w:rFonts w:asciiTheme="majorHAnsi" w:hAnsiTheme="majorHAnsi" w:cs="宋体"/>
            <w:noProof/>
            <w:kern w:val="0"/>
            <w:sz w:val="24"/>
          </w:rPr>
          <w:t>第二十部分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违约责任</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_Toc23166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73</w:t>
        </w:r>
        <w:r w:rsidR="00460EB9" w:rsidRPr="00CF7289">
          <w:rPr>
            <w:rFonts w:asciiTheme="majorHAnsi" w:hAnsiTheme="majorHAnsi" w:cs="宋体"/>
            <w:noProof/>
            <w:kern w:val="0"/>
            <w:sz w:val="24"/>
          </w:rPr>
          <w:fldChar w:fldCharType="end"/>
        </w:r>
      </w:hyperlink>
    </w:p>
    <w:p w14:paraId="6CD1FB9F" w14:textId="77777777" w:rsidR="00BD751F" w:rsidRPr="00CF7289" w:rsidRDefault="00752AAB">
      <w:pPr>
        <w:pStyle w:val="10"/>
        <w:tabs>
          <w:tab w:val="clear" w:pos="8296"/>
          <w:tab w:val="right" w:leader="dot" w:pos="8306"/>
        </w:tabs>
        <w:rPr>
          <w:rFonts w:asciiTheme="majorHAnsi" w:hAnsiTheme="majorHAnsi" w:cs="宋体"/>
          <w:noProof/>
          <w:kern w:val="0"/>
          <w:sz w:val="24"/>
        </w:rPr>
      </w:pPr>
      <w:hyperlink w:anchor="_Toc6110" w:history="1">
        <w:r w:rsidR="00BD751F" w:rsidRPr="00CF7289">
          <w:rPr>
            <w:rFonts w:asciiTheme="majorHAnsi" w:hAnsiTheme="majorHAnsi" w:cs="宋体"/>
            <w:noProof/>
            <w:kern w:val="0"/>
            <w:sz w:val="24"/>
          </w:rPr>
          <w:t>第二十一部分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争议的处理和适用的法律</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_Toc6110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74</w:t>
        </w:r>
        <w:r w:rsidR="00460EB9" w:rsidRPr="00CF7289">
          <w:rPr>
            <w:rFonts w:asciiTheme="majorHAnsi" w:hAnsiTheme="majorHAnsi" w:cs="宋体"/>
            <w:noProof/>
            <w:kern w:val="0"/>
            <w:sz w:val="24"/>
          </w:rPr>
          <w:fldChar w:fldCharType="end"/>
        </w:r>
      </w:hyperlink>
    </w:p>
    <w:p w14:paraId="4EAF0270" w14:textId="77777777" w:rsidR="00BD751F" w:rsidRPr="00CF7289" w:rsidRDefault="00752AAB">
      <w:pPr>
        <w:pStyle w:val="10"/>
        <w:tabs>
          <w:tab w:val="clear" w:pos="8296"/>
          <w:tab w:val="right" w:leader="dot" w:pos="8306"/>
        </w:tabs>
        <w:rPr>
          <w:rFonts w:asciiTheme="majorHAnsi" w:hAnsiTheme="majorHAnsi" w:cs="宋体"/>
          <w:noProof/>
          <w:kern w:val="0"/>
          <w:sz w:val="24"/>
        </w:rPr>
      </w:pPr>
      <w:hyperlink w:anchor="_Toc28690" w:history="1">
        <w:r w:rsidR="00BD751F" w:rsidRPr="00CF7289">
          <w:rPr>
            <w:rFonts w:asciiTheme="majorHAnsi" w:hAnsiTheme="majorHAnsi" w:cs="宋体"/>
            <w:noProof/>
            <w:kern w:val="0"/>
            <w:sz w:val="24"/>
          </w:rPr>
          <w:t>第二十二部分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基金合同的效力</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_Toc28690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75</w:t>
        </w:r>
        <w:r w:rsidR="00460EB9" w:rsidRPr="00CF7289">
          <w:rPr>
            <w:rFonts w:asciiTheme="majorHAnsi" w:hAnsiTheme="majorHAnsi" w:cs="宋体"/>
            <w:noProof/>
            <w:kern w:val="0"/>
            <w:sz w:val="24"/>
          </w:rPr>
          <w:fldChar w:fldCharType="end"/>
        </w:r>
      </w:hyperlink>
    </w:p>
    <w:p w14:paraId="2AFD704F" w14:textId="77777777" w:rsidR="00BD751F" w:rsidRPr="00CF7289" w:rsidRDefault="00752AAB">
      <w:pPr>
        <w:pStyle w:val="10"/>
        <w:tabs>
          <w:tab w:val="clear" w:pos="8296"/>
          <w:tab w:val="right" w:leader="dot" w:pos="8306"/>
        </w:tabs>
        <w:rPr>
          <w:rFonts w:asciiTheme="majorHAnsi" w:hAnsiTheme="majorHAnsi" w:cs="宋体"/>
          <w:noProof/>
          <w:kern w:val="0"/>
          <w:sz w:val="24"/>
        </w:rPr>
      </w:pPr>
      <w:hyperlink w:anchor="_Toc9704" w:history="1">
        <w:r w:rsidR="00BD751F" w:rsidRPr="00CF7289">
          <w:rPr>
            <w:rFonts w:asciiTheme="majorHAnsi" w:hAnsiTheme="majorHAnsi" w:cs="宋体"/>
            <w:noProof/>
            <w:kern w:val="0"/>
            <w:sz w:val="24"/>
          </w:rPr>
          <w:t>第二十三部分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其他事项</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_Toc9704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76</w:t>
        </w:r>
        <w:r w:rsidR="00460EB9" w:rsidRPr="00CF7289">
          <w:rPr>
            <w:rFonts w:asciiTheme="majorHAnsi" w:hAnsiTheme="majorHAnsi" w:cs="宋体"/>
            <w:noProof/>
            <w:kern w:val="0"/>
            <w:sz w:val="24"/>
          </w:rPr>
          <w:fldChar w:fldCharType="end"/>
        </w:r>
      </w:hyperlink>
    </w:p>
    <w:p w14:paraId="57CA5692" w14:textId="77777777" w:rsidR="00BD751F" w:rsidRPr="00CF7289" w:rsidRDefault="00752AAB">
      <w:pPr>
        <w:pStyle w:val="10"/>
        <w:tabs>
          <w:tab w:val="clear" w:pos="8296"/>
          <w:tab w:val="right" w:leader="dot" w:pos="8306"/>
        </w:tabs>
        <w:rPr>
          <w:rFonts w:asciiTheme="majorHAnsi" w:hAnsiTheme="majorHAnsi" w:cs="宋体"/>
          <w:noProof/>
          <w:kern w:val="0"/>
          <w:sz w:val="24"/>
        </w:rPr>
      </w:pPr>
      <w:hyperlink w:anchor="_Toc15045" w:history="1">
        <w:r w:rsidR="00BD751F" w:rsidRPr="00CF7289">
          <w:rPr>
            <w:rFonts w:asciiTheme="majorHAnsi" w:hAnsiTheme="majorHAnsi" w:cs="宋体"/>
            <w:noProof/>
            <w:kern w:val="0"/>
            <w:sz w:val="24"/>
          </w:rPr>
          <w:t>第二十四部分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基金合同内容摘要</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_Toc15045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77</w:t>
        </w:r>
        <w:r w:rsidR="00460EB9" w:rsidRPr="00CF7289">
          <w:rPr>
            <w:rFonts w:asciiTheme="majorHAnsi" w:hAnsiTheme="majorHAnsi" w:cs="宋体"/>
            <w:noProof/>
            <w:kern w:val="0"/>
            <w:sz w:val="24"/>
          </w:rPr>
          <w:fldChar w:fldCharType="end"/>
        </w:r>
      </w:hyperlink>
    </w:p>
    <w:p w14:paraId="08681102" w14:textId="77777777" w:rsidR="00BD751F" w:rsidRPr="00CF7289" w:rsidRDefault="00460EB9">
      <w:pPr>
        <w:pStyle w:val="1"/>
        <w:spacing w:before="0" w:after="0"/>
        <w:jc w:val="left"/>
        <w:rPr>
          <w:rFonts w:asciiTheme="majorHAnsi" w:hAnsiTheme="majorHAnsi" w:cs="宋体"/>
          <w:b w:val="0"/>
          <w:bCs/>
          <w:color w:val="auto"/>
          <w:kern w:val="2"/>
        </w:rPr>
        <w:sectPr w:rsidR="00BD751F" w:rsidRPr="00CF7289">
          <w:headerReference w:type="default" r:id="rId12"/>
          <w:footerReference w:type="default" r:id="rId13"/>
          <w:pgSz w:w="11906" w:h="16838"/>
          <w:pgMar w:top="1440" w:right="1800" w:bottom="1440" w:left="1800" w:header="851" w:footer="992" w:gutter="0"/>
          <w:pgNumType w:start="1"/>
          <w:cols w:space="720"/>
          <w:docGrid w:type="lines" w:linePitch="312"/>
        </w:sectPr>
      </w:pPr>
      <w:r w:rsidRPr="00CF7289">
        <w:rPr>
          <w:rFonts w:asciiTheme="majorHAnsi" w:hAnsiTheme="majorHAnsi" w:cs="宋体"/>
          <w:b w:val="0"/>
          <w:bCs/>
          <w:color w:val="auto"/>
          <w:kern w:val="2"/>
        </w:rPr>
        <w:fldChar w:fldCharType="end"/>
      </w:r>
      <w:bookmarkStart w:id="35" w:name="_Toc23386"/>
      <w:bookmarkStart w:id="36" w:name="_Toc141703880"/>
      <w:bookmarkStart w:id="37" w:name="_Toc139991730"/>
      <w:bookmarkStart w:id="38" w:name="_Toc4867"/>
      <w:bookmarkStart w:id="39" w:name="_Toc6306"/>
      <w:bookmarkStart w:id="40" w:name="_Toc8727"/>
      <w:bookmarkStart w:id="41" w:name="_Toc30935"/>
      <w:bookmarkStart w:id="42" w:name="_Toc32639"/>
      <w:bookmarkStart w:id="43" w:name="_Toc15517"/>
      <w:bookmarkStart w:id="44" w:name="_Toc29629"/>
      <w:bookmarkStart w:id="45" w:name="_Toc26897"/>
      <w:bookmarkStart w:id="46" w:name="_Toc4966"/>
      <w:bookmarkStart w:id="47" w:name="_Toc123701389"/>
      <w:bookmarkStart w:id="48" w:name="_Toc123112268"/>
      <w:bookmarkStart w:id="49" w:name="_Toc123112229"/>
      <w:bookmarkStart w:id="50" w:name="_Toc233456271"/>
    </w:p>
    <w:p w14:paraId="1B6137C5" w14:textId="77777777" w:rsidR="00BD751F" w:rsidRPr="00CF7289" w:rsidRDefault="00BD751F">
      <w:pPr>
        <w:pStyle w:val="1"/>
        <w:spacing w:before="0" w:after="0"/>
        <w:jc w:val="center"/>
        <w:rPr>
          <w:rFonts w:asciiTheme="majorHAnsi" w:hAnsiTheme="majorHAnsi" w:cs="宋体"/>
          <w:color w:val="auto"/>
          <w:sz w:val="30"/>
        </w:rPr>
      </w:pPr>
      <w:bookmarkStart w:id="51" w:name="_Toc11660"/>
      <w:r w:rsidRPr="00CF7289">
        <w:rPr>
          <w:rFonts w:asciiTheme="majorHAnsi" w:hAnsiTheme="majorHAnsi" w:cs="宋体"/>
          <w:color w:val="auto"/>
          <w:sz w:val="30"/>
        </w:rPr>
        <w:lastRenderedPageBreak/>
        <w:t>第一部分</w:t>
      </w:r>
      <w:r w:rsidRPr="00CF7289">
        <w:rPr>
          <w:rFonts w:asciiTheme="majorHAnsi" w:hAnsiTheme="majorHAnsi" w:cs="宋体"/>
          <w:color w:val="auto"/>
          <w:sz w:val="30"/>
        </w:rPr>
        <w:t xml:space="preserve">  </w:t>
      </w:r>
      <w:r w:rsidRPr="00CF7289">
        <w:rPr>
          <w:rFonts w:asciiTheme="majorHAnsi" w:hAnsiTheme="majorHAnsi" w:cs="宋体"/>
          <w:color w:val="auto"/>
          <w:sz w:val="30"/>
        </w:rPr>
        <w:t>前言</w:t>
      </w:r>
      <w:bookmarkEnd w:id="35"/>
      <w:bookmarkEnd w:id="36"/>
      <w:bookmarkEnd w:id="37"/>
      <w:bookmarkEnd w:id="38"/>
      <w:bookmarkEnd w:id="39"/>
      <w:bookmarkEnd w:id="40"/>
      <w:bookmarkEnd w:id="41"/>
      <w:bookmarkEnd w:id="42"/>
      <w:bookmarkEnd w:id="43"/>
      <w:bookmarkEnd w:id="44"/>
      <w:bookmarkEnd w:id="45"/>
      <w:bookmarkEnd w:id="46"/>
      <w:bookmarkEnd w:id="51"/>
    </w:p>
    <w:p w14:paraId="7BA54353" w14:textId="77777777" w:rsidR="00BD751F" w:rsidRPr="00CF7289" w:rsidRDefault="00BD751F">
      <w:pPr>
        <w:rPr>
          <w:rFonts w:asciiTheme="majorHAnsi" w:hAnsiTheme="majorHAnsi" w:cs="宋体"/>
          <w:bCs/>
        </w:rPr>
      </w:pPr>
      <w:bookmarkStart w:id="52" w:name="_Toc139991731"/>
    </w:p>
    <w:p w14:paraId="0E14C14A" w14:textId="77777777" w:rsidR="00BD751F" w:rsidRPr="00CF7289" w:rsidRDefault="00BD751F">
      <w:pPr>
        <w:spacing w:line="360" w:lineRule="auto"/>
        <w:ind w:firstLineChars="200" w:firstLine="480"/>
        <w:rPr>
          <w:rFonts w:asciiTheme="majorHAnsi" w:hAnsiTheme="majorHAnsi" w:cs="宋体"/>
          <w:bCs/>
          <w:sz w:val="24"/>
        </w:rPr>
      </w:pPr>
      <w:bookmarkStart w:id="53" w:name="_Toc258829399"/>
      <w:bookmarkEnd w:id="47"/>
      <w:bookmarkEnd w:id="48"/>
      <w:bookmarkEnd w:id="49"/>
      <w:bookmarkEnd w:id="52"/>
      <w:r w:rsidRPr="00CF7289">
        <w:rPr>
          <w:rFonts w:asciiTheme="majorHAnsi" w:hAnsiTheme="majorHAnsi" w:cs="宋体"/>
          <w:bCs/>
          <w:sz w:val="24"/>
        </w:rPr>
        <w:t>一、订立本基金合同的目的、依据和原则</w:t>
      </w:r>
    </w:p>
    <w:p w14:paraId="4D47EA5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、订立本基金合同的目的是保护投资人合法权益，明确基金合同当事人的权利义务，规范基金运作。</w:t>
      </w:r>
    </w:p>
    <w:p w14:paraId="5AF680E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、订立本基金合同的依据是《中华人民共和国合同法》</w:t>
      </w:r>
      <w:r w:rsidRPr="00CF7289">
        <w:rPr>
          <w:rFonts w:asciiTheme="majorHAnsi" w:hAnsiTheme="majorHAnsi" w:cs="宋体"/>
          <w:bCs/>
          <w:sz w:val="24"/>
        </w:rPr>
        <w:t>(</w:t>
      </w:r>
      <w:r w:rsidRPr="00CF7289">
        <w:rPr>
          <w:rFonts w:asciiTheme="majorHAnsi" w:hAnsiTheme="majorHAnsi" w:cs="宋体"/>
          <w:bCs/>
          <w:sz w:val="24"/>
        </w:rPr>
        <w:t>以下简称</w:t>
      </w:r>
      <w:r w:rsidRPr="00CF7289">
        <w:rPr>
          <w:rFonts w:asciiTheme="majorHAnsi" w:hAnsiTheme="majorHAnsi" w:cs="宋体"/>
          <w:bCs/>
          <w:sz w:val="24"/>
        </w:rPr>
        <w:t>“</w:t>
      </w:r>
      <w:r w:rsidRPr="00CF7289">
        <w:rPr>
          <w:rFonts w:asciiTheme="majorHAnsi" w:hAnsiTheme="majorHAnsi" w:cs="宋体"/>
          <w:bCs/>
          <w:sz w:val="24"/>
        </w:rPr>
        <w:t>《合同法》</w:t>
      </w:r>
      <w:r w:rsidRPr="00CF7289">
        <w:rPr>
          <w:rFonts w:asciiTheme="majorHAnsi" w:hAnsiTheme="majorHAnsi" w:cs="宋体"/>
          <w:bCs/>
          <w:sz w:val="24"/>
        </w:rPr>
        <w:t>”)</w:t>
      </w:r>
      <w:r w:rsidRPr="00CF7289">
        <w:rPr>
          <w:rFonts w:asciiTheme="majorHAnsi" w:hAnsiTheme="majorHAnsi" w:cs="宋体"/>
          <w:bCs/>
          <w:sz w:val="24"/>
        </w:rPr>
        <w:t>、《中华人民共和国证券投资基金法》</w:t>
      </w:r>
      <w:r w:rsidRPr="00CF7289">
        <w:rPr>
          <w:rFonts w:asciiTheme="majorHAnsi" w:hAnsiTheme="majorHAnsi" w:cs="宋体"/>
          <w:bCs/>
          <w:sz w:val="24"/>
        </w:rPr>
        <w:t>(</w:t>
      </w:r>
      <w:r w:rsidRPr="00CF7289">
        <w:rPr>
          <w:rFonts w:asciiTheme="majorHAnsi" w:hAnsiTheme="majorHAnsi" w:cs="宋体"/>
          <w:bCs/>
          <w:sz w:val="24"/>
        </w:rPr>
        <w:t>以下简称</w:t>
      </w:r>
      <w:r w:rsidRPr="00CF7289">
        <w:rPr>
          <w:rFonts w:asciiTheme="majorHAnsi" w:hAnsiTheme="majorHAnsi" w:cs="宋体"/>
          <w:bCs/>
          <w:sz w:val="24"/>
        </w:rPr>
        <w:t>“</w:t>
      </w:r>
      <w:r w:rsidRPr="00CF7289">
        <w:rPr>
          <w:rFonts w:asciiTheme="majorHAnsi" w:hAnsiTheme="majorHAnsi" w:cs="宋体"/>
          <w:bCs/>
          <w:sz w:val="24"/>
        </w:rPr>
        <w:t>《基金法》</w:t>
      </w:r>
      <w:r w:rsidRPr="00CF7289">
        <w:rPr>
          <w:rFonts w:asciiTheme="majorHAnsi" w:hAnsiTheme="majorHAnsi" w:cs="宋体"/>
          <w:bCs/>
          <w:sz w:val="24"/>
        </w:rPr>
        <w:t>”)</w:t>
      </w:r>
      <w:r w:rsidRPr="00CF7289">
        <w:rPr>
          <w:rFonts w:asciiTheme="majorHAnsi" w:hAnsiTheme="majorHAnsi" w:cs="宋体"/>
          <w:bCs/>
          <w:sz w:val="24"/>
        </w:rPr>
        <w:t>、《公开募集证券投资基金运作管理办法》</w:t>
      </w:r>
      <w:r w:rsidRPr="00CF7289">
        <w:rPr>
          <w:rFonts w:asciiTheme="majorHAnsi" w:hAnsiTheme="majorHAnsi" w:cs="宋体"/>
          <w:bCs/>
          <w:sz w:val="24"/>
        </w:rPr>
        <w:t>(</w:t>
      </w:r>
      <w:r w:rsidRPr="00CF7289">
        <w:rPr>
          <w:rFonts w:asciiTheme="majorHAnsi" w:hAnsiTheme="majorHAnsi" w:cs="宋体"/>
          <w:bCs/>
          <w:sz w:val="24"/>
        </w:rPr>
        <w:t>以下简称</w:t>
      </w:r>
      <w:r w:rsidRPr="00CF7289">
        <w:rPr>
          <w:rFonts w:asciiTheme="majorHAnsi" w:hAnsiTheme="majorHAnsi" w:cs="宋体"/>
          <w:bCs/>
          <w:sz w:val="24"/>
        </w:rPr>
        <w:t>“</w:t>
      </w:r>
      <w:r w:rsidRPr="00CF7289">
        <w:rPr>
          <w:rFonts w:asciiTheme="majorHAnsi" w:hAnsiTheme="majorHAnsi" w:cs="宋体"/>
          <w:bCs/>
          <w:sz w:val="24"/>
        </w:rPr>
        <w:t>《运作办法》</w:t>
      </w:r>
      <w:r w:rsidRPr="00CF7289">
        <w:rPr>
          <w:rFonts w:asciiTheme="majorHAnsi" w:hAnsiTheme="majorHAnsi" w:cs="宋体"/>
          <w:bCs/>
          <w:sz w:val="24"/>
        </w:rPr>
        <w:t>”)</w:t>
      </w:r>
      <w:r w:rsidRPr="00CF7289">
        <w:rPr>
          <w:rFonts w:asciiTheme="majorHAnsi" w:hAnsiTheme="majorHAnsi" w:cs="宋体"/>
          <w:bCs/>
          <w:sz w:val="24"/>
        </w:rPr>
        <w:t>、《证券投资基金销售管理办法》</w:t>
      </w:r>
      <w:r w:rsidRPr="00CF7289">
        <w:rPr>
          <w:rFonts w:asciiTheme="majorHAnsi" w:hAnsiTheme="majorHAnsi" w:cs="宋体"/>
          <w:bCs/>
          <w:sz w:val="24"/>
        </w:rPr>
        <w:t>(</w:t>
      </w:r>
      <w:r w:rsidRPr="00CF7289">
        <w:rPr>
          <w:rFonts w:asciiTheme="majorHAnsi" w:hAnsiTheme="majorHAnsi" w:cs="宋体"/>
          <w:bCs/>
          <w:sz w:val="24"/>
        </w:rPr>
        <w:t>以下简称</w:t>
      </w:r>
      <w:r w:rsidRPr="00CF7289">
        <w:rPr>
          <w:rFonts w:asciiTheme="majorHAnsi" w:hAnsiTheme="majorHAnsi" w:cs="宋体"/>
          <w:bCs/>
          <w:sz w:val="24"/>
        </w:rPr>
        <w:t>“</w:t>
      </w:r>
      <w:r w:rsidRPr="00CF7289">
        <w:rPr>
          <w:rFonts w:asciiTheme="majorHAnsi" w:hAnsiTheme="majorHAnsi" w:cs="宋体"/>
          <w:bCs/>
          <w:sz w:val="24"/>
        </w:rPr>
        <w:t>《销售办法》</w:t>
      </w:r>
      <w:r w:rsidRPr="00CF7289">
        <w:rPr>
          <w:rFonts w:asciiTheme="majorHAnsi" w:hAnsiTheme="majorHAnsi" w:cs="宋体"/>
          <w:bCs/>
          <w:sz w:val="24"/>
        </w:rPr>
        <w:t>”)</w:t>
      </w:r>
      <w:r w:rsidRPr="00CF7289">
        <w:rPr>
          <w:rFonts w:asciiTheme="majorHAnsi" w:hAnsiTheme="majorHAnsi" w:cs="宋体"/>
          <w:bCs/>
          <w:sz w:val="24"/>
        </w:rPr>
        <w:t>、《</w:t>
      </w:r>
      <w:r w:rsidR="002033A5">
        <w:rPr>
          <w:rFonts w:asciiTheme="majorHAnsi" w:hAnsiTheme="majorHAnsi" w:cs="宋体"/>
          <w:bCs/>
          <w:sz w:val="24"/>
        </w:rPr>
        <w:t>公开募集</w:t>
      </w:r>
      <w:r w:rsidRPr="00CF7289">
        <w:rPr>
          <w:rFonts w:asciiTheme="majorHAnsi" w:hAnsiTheme="majorHAnsi" w:cs="宋体"/>
          <w:bCs/>
          <w:sz w:val="24"/>
        </w:rPr>
        <w:t>证券投资基金信息披露管理办法》</w:t>
      </w:r>
      <w:r w:rsidRPr="00CF7289">
        <w:rPr>
          <w:rFonts w:asciiTheme="majorHAnsi" w:hAnsiTheme="majorHAnsi" w:cs="宋体"/>
          <w:bCs/>
          <w:sz w:val="24"/>
        </w:rPr>
        <w:t>(</w:t>
      </w:r>
      <w:r w:rsidRPr="00CF7289">
        <w:rPr>
          <w:rFonts w:asciiTheme="majorHAnsi" w:hAnsiTheme="majorHAnsi" w:cs="宋体"/>
          <w:bCs/>
          <w:sz w:val="24"/>
        </w:rPr>
        <w:t>以下简称</w:t>
      </w:r>
      <w:r w:rsidRPr="00CF7289">
        <w:rPr>
          <w:rFonts w:asciiTheme="majorHAnsi" w:hAnsiTheme="majorHAnsi" w:cs="宋体"/>
          <w:bCs/>
          <w:sz w:val="24"/>
        </w:rPr>
        <w:t>“</w:t>
      </w:r>
      <w:r w:rsidRPr="00CF7289">
        <w:rPr>
          <w:rFonts w:asciiTheme="majorHAnsi" w:hAnsiTheme="majorHAnsi" w:cs="宋体"/>
          <w:bCs/>
          <w:sz w:val="24"/>
        </w:rPr>
        <w:t>《信息披露办法》</w:t>
      </w:r>
      <w:r w:rsidRPr="00CF7289">
        <w:rPr>
          <w:rFonts w:asciiTheme="majorHAnsi" w:hAnsiTheme="majorHAnsi" w:cs="宋体"/>
          <w:bCs/>
          <w:sz w:val="24"/>
        </w:rPr>
        <w:t>”)</w:t>
      </w:r>
      <w:r w:rsidR="00E91303" w:rsidRPr="00E91303">
        <w:rPr>
          <w:rFonts w:hint="eastAsia"/>
        </w:rPr>
        <w:t xml:space="preserve"> </w:t>
      </w:r>
      <w:r w:rsidR="00E91303" w:rsidRPr="00E91303">
        <w:rPr>
          <w:rFonts w:asciiTheme="majorHAnsi" w:hAnsiTheme="majorHAnsi" w:cs="宋体" w:hint="eastAsia"/>
          <w:bCs/>
          <w:sz w:val="24"/>
        </w:rPr>
        <w:t>、《公开募集开放式证券投资基金流动性风险管理规定》（以下简称“《流动性风险管理规定》”）</w:t>
      </w:r>
      <w:r w:rsidRPr="00CF7289">
        <w:rPr>
          <w:rFonts w:asciiTheme="majorHAnsi" w:hAnsiTheme="majorHAnsi" w:cs="宋体"/>
          <w:bCs/>
          <w:sz w:val="24"/>
        </w:rPr>
        <w:t>和其他有关法律法规。</w:t>
      </w:r>
    </w:p>
    <w:p w14:paraId="3DBCABB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、订立本基金合同的原则是平等自愿、诚实信用、充分保护投资人合法权益。</w:t>
      </w:r>
    </w:p>
    <w:p w14:paraId="0A152883" w14:textId="77777777" w:rsidR="00321524" w:rsidRPr="00CF7289" w:rsidRDefault="00321524">
      <w:pPr>
        <w:spacing w:line="360" w:lineRule="auto"/>
        <w:ind w:firstLineChars="200" w:firstLine="480"/>
        <w:rPr>
          <w:rFonts w:asciiTheme="majorHAnsi" w:hAnsiTheme="majorHAnsi" w:cs="宋体"/>
          <w:bCs/>
          <w:sz w:val="24"/>
        </w:rPr>
      </w:pPr>
    </w:p>
    <w:p w14:paraId="68BFDB9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2357297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61DD6668" w14:textId="77777777" w:rsidR="00460EB9" w:rsidRPr="00CF7289" w:rsidRDefault="00460EB9">
      <w:pPr>
        <w:spacing w:line="360" w:lineRule="auto"/>
        <w:ind w:firstLineChars="200" w:firstLine="420"/>
        <w:rPr>
          <w:rFonts w:asciiTheme="majorHAnsi" w:hAnsiTheme="majorHAnsi" w:cs="宋体"/>
          <w:bCs/>
        </w:rPr>
      </w:pPr>
    </w:p>
    <w:p w14:paraId="05AE90E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三、创金合信</w:t>
      </w:r>
      <w:r w:rsidR="0074656A">
        <w:rPr>
          <w:rFonts w:asciiTheme="majorHAnsi" w:hAnsiTheme="majorHAnsi" w:cs="宋体"/>
          <w:bCs/>
          <w:sz w:val="24"/>
        </w:rPr>
        <w:t>中证</w:t>
      </w:r>
      <w:r w:rsidR="0074656A">
        <w:rPr>
          <w:rFonts w:asciiTheme="majorHAnsi" w:hAnsiTheme="majorHAnsi" w:cs="宋体"/>
          <w:bCs/>
          <w:sz w:val="24"/>
        </w:rPr>
        <w:t>500</w:t>
      </w:r>
      <w:r w:rsidR="00FC2E3D" w:rsidRPr="00CF7289">
        <w:rPr>
          <w:rFonts w:asciiTheme="majorHAnsi" w:hAnsiTheme="majorHAnsi" w:cs="宋体"/>
          <w:bCs/>
          <w:sz w:val="24"/>
        </w:rPr>
        <w:t>指数增强型发起式</w:t>
      </w:r>
      <w:r w:rsidRPr="00CF7289">
        <w:rPr>
          <w:rFonts w:asciiTheme="majorHAnsi" w:hAnsiTheme="majorHAnsi" w:cs="宋体"/>
          <w:bCs/>
          <w:sz w:val="24"/>
        </w:rPr>
        <w:t>证券投资基金由基金管理人依照《基金法》、基金合同及其他有关规定募集，并经中国证券监督管理委员会</w:t>
      </w:r>
      <w:r w:rsidRPr="00CF7289">
        <w:rPr>
          <w:rFonts w:asciiTheme="majorHAnsi" w:hAnsiTheme="majorHAnsi" w:cs="宋体"/>
          <w:bCs/>
          <w:sz w:val="24"/>
        </w:rPr>
        <w:t>(</w:t>
      </w:r>
      <w:r w:rsidRPr="00CF7289">
        <w:rPr>
          <w:rFonts w:asciiTheme="majorHAnsi" w:hAnsiTheme="majorHAnsi" w:cs="宋体"/>
          <w:bCs/>
          <w:sz w:val="24"/>
        </w:rPr>
        <w:t>以下简称</w:t>
      </w:r>
      <w:r w:rsidRPr="00CF7289">
        <w:rPr>
          <w:rFonts w:asciiTheme="majorHAnsi" w:hAnsiTheme="majorHAnsi" w:cs="宋体"/>
          <w:bCs/>
          <w:sz w:val="24"/>
        </w:rPr>
        <w:t>“</w:t>
      </w:r>
      <w:r w:rsidRPr="00CF7289">
        <w:rPr>
          <w:rFonts w:asciiTheme="majorHAnsi" w:hAnsiTheme="majorHAnsi" w:cs="宋体"/>
          <w:bCs/>
          <w:sz w:val="24"/>
        </w:rPr>
        <w:t>中国证监会</w:t>
      </w:r>
      <w:r w:rsidRPr="00CF7289">
        <w:rPr>
          <w:rFonts w:asciiTheme="majorHAnsi" w:hAnsiTheme="majorHAnsi" w:cs="宋体"/>
          <w:bCs/>
          <w:sz w:val="24"/>
        </w:rPr>
        <w:t>”)</w:t>
      </w:r>
      <w:r w:rsidRPr="00CF7289">
        <w:rPr>
          <w:rFonts w:asciiTheme="majorHAnsi" w:hAnsiTheme="majorHAnsi" w:cs="宋体"/>
          <w:bCs/>
          <w:sz w:val="24"/>
        </w:rPr>
        <w:t>注册。</w:t>
      </w:r>
    </w:p>
    <w:p w14:paraId="14F8CD3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中国证监会对本基金募集的注册，并不表明其对本基金的投资价值、市场前景和收益做出实质性判断或保证，也不表明投资于本基金没有风险。</w:t>
      </w:r>
    </w:p>
    <w:p w14:paraId="27E4DF9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基金管理人依照恪尽职守、诚实信用、谨慎勤勉的原则管理和运用基金财产，但不保证投资于本基金一定盈利，也不保证最低收益。</w:t>
      </w:r>
    </w:p>
    <w:p w14:paraId="12636BD2" w14:textId="77777777" w:rsidR="00321524" w:rsidRPr="00CF7289" w:rsidRDefault="00C2245C">
      <w:pPr>
        <w:spacing w:line="360" w:lineRule="auto"/>
        <w:ind w:firstLineChars="200" w:firstLine="480"/>
        <w:rPr>
          <w:bCs/>
          <w:sz w:val="24"/>
        </w:rPr>
      </w:pPr>
      <w:r w:rsidRPr="00CF7289">
        <w:rPr>
          <w:rFonts w:hint="eastAsia"/>
          <w:bCs/>
          <w:sz w:val="24"/>
        </w:rPr>
        <w:lastRenderedPageBreak/>
        <w:t>投资者</w:t>
      </w:r>
      <w:r w:rsidRPr="00CF7289">
        <w:rPr>
          <w:bCs/>
          <w:sz w:val="24"/>
        </w:rPr>
        <w:t>应当认真阅读</w:t>
      </w:r>
      <w:r w:rsidRPr="00CF7289">
        <w:rPr>
          <w:rFonts w:hint="eastAsia"/>
          <w:bCs/>
          <w:sz w:val="24"/>
        </w:rPr>
        <w:t>基金合同、</w:t>
      </w:r>
      <w:r w:rsidRPr="00CF7289">
        <w:rPr>
          <w:bCs/>
          <w:sz w:val="24"/>
        </w:rPr>
        <w:t>基金招募说明书</w:t>
      </w:r>
      <w:r w:rsidR="002033A5">
        <w:rPr>
          <w:rFonts w:hint="eastAsia"/>
          <w:bCs/>
          <w:sz w:val="24"/>
        </w:rPr>
        <w:t>、</w:t>
      </w:r>
      <w:r w:rsidR="002033A5">
        <w:rPr>
          <w:bCs/>
          <w:sz w:val="24"/>
        </w:rPr>
        <w:t>基金产品资料概要</w:t>
      </w:r>
      <w:r w:rsidRPr="00CF7289">
        <w:rPr>
          <w:bCs/>
          <w:sz w:val="24"/>
        </w:rPr>
        <w:t>等信息披露文件，自主判断基金的投资价值，自主做出投资决策，自行承担投资风险。</w:t>
      </w:r>
    </w:p>
    <w:p w14:paraId="0B2C0C58" w14:textId="77777777" w:rsidR="00C2245C" w:rsidRPr="00CF7289" w:rsidRDefault="00C2245C">
      <w:pPr>
        <w:spacing w:line="360" w:lineRule="auto"/>
        <w:ind w:firstLineChars="200" w:firstLine="480"/>
        <w:rPr>
          <w:rFonts w:asciiTheme="majorHAnsi" w:hAnsiTheme="majorHAnsi" w:cs="宋体"/>
          <w:bCs/>
          <w:sz w:val="24"/>
        </w:rPr>
      </w:pPr>
    </w:p>
    <w:p w14:paraId="33E23029" w14:textId="77777777" w:rsidR="00BD751F" w:rsidRPr="00CF7289" w:rsidRDefault="00BD751F">
      <w:pPr>
        <w:numPr>
          <w:ilvl w:val="0"/>
          <w:numId w:val="2"/>
        </w:num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基金管理人、基金托管人在本基金合同之外披露涉及本基金的信息，其内容涉及界定基金合同当事人之间权利义务关系的，如与基金合同有冲突，以基金合同为准。</w:t>
      </w:r>
    </w:p>
    <w:p w14:paraId="1B18EACB" w14:textId="77777777" w:rsidR="005968FC" w:rsidRDefault="005968FC" w:rsidP="005968FC">
      <w:pPr>
        <w:pStyle w:val="af5"/>
        <w:ind w:firstLine="480"/>
        <w:rPr>
          <w:ins w:id="54" w:author="Llinks" w:date="2020-08-18T19:44:00Z"/>
          <w:rFonts w:asciiTheme="majorHAnsi" w:hAnsiTheme="majorHAnsi" w:cs="宋体"/>
          <w:bCs/>
          <w:sz w:val="24"/>
        </w:rPr>
      </w:pPr>
    </w:p>
    <w:p w14:paraId="25F43D06" w14:textId="77777777" w:rsidR="005968FC" w:rsidRPr="00CF7289" w:rsidRDefault="005968FC" w:rsidP="005968FC">
      <w:pPr>
        <w:numPr>
          <w:ilvl w:val="0"/>
          <w:numId w:val="2"/>
        </w:numPr>
        <w:spacing w:line="360" w:lineRule="auto"/>
        <w:ind w:firstLine="480"/>
        <w:rPr>
          <w:ins w:id="55" w:author="Llinks" w:date="2020-08-18T19:44:00Z"/>
          <w:rFonts w:asciiTheme="majorHAnsi" w:hAnsiTheme="majorHAnsi" w:cs="宋体"/>
          <w:bCs/>
          <w:sz w:val="24"/>
        </w:rPr>
      </w:pPr>
      <w:ins w:id="56" w:author="Llinks" w:date="2020-08-18T19:44:00Z">
        <w:r w:rsidRPr="00FB4048">
          <w:rPr>
            <w:rFonts w:asciiTheme="majorHAnsi" w:hAnsiTheme="majorHAnsi" w:cs="宋体" w:hint="eastAsia"/>
            <w:bCs/>
            <w:sz w:val="24"/>
          </w:rPr>
          <w:t>本基金可根据法律法规和基金合同的约定参与转融通证券出借业务，可能存在流动性风险、市场风险和信用风险等转融通业务特有风险。</w:t>
        </w:r>
      </w:ins>
    </w:p>
    <w:p w14:paraId="075E6479" w14:textId="77777777" w:rsidR="00460EB9" w:rsidRPr="00CF7289" w:rsidRDefault="00460EB9" w:rsidP="002A6D1C">
      <w:pPr>
        <w:spacing w:line="360" w:lineRule="auto"/>
        <w:ind w:left="480"/>
        <w:rPr>
          <w:rFonts w:asciiTheme="majorHAnsi" w:hAnsiTheme="majorHAnsi" w:cs="宋体"/>
          <w:bCs/>
          <w:sz w:val="24"/>
        </w:rPr>
      </w:pPr>
    </w:p>
    <w:p w14:paraId="4B4125B0" w14:textId="77777777" w:rsidR="00BD751F" w:rsidRDefault="00BD751F">
      <w:pPr>
        <w:numPr>
          <w:ilvl w:val="0"/>
          <w:numId w:val="2"/>
        </w:num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本基金按照中国法律法规成立并运作，若基金合同的内容与届时有效的法律法规的强制性规定不一致，应当以届时有效的法律法规的规定为准。</w:t>
      </w:r>
    </w:p>
    <w:p w14:paraId="1D4F9F77" w14:textId="5905D7CD" w:rsidR="002033A5" w:rsidDel="005968FC" w:rsidRDefault="002033A5" w:rsidP="0032264F">
      <w:pPr>
        <w:pStyle w:val="af5"/>
        <w:ind w:firstLine="480"/>
        <w:rPr>
          <w:del w:id="57" w:author="Llinks" w:date="2020-08-18T19:44:00Z"/>
          <w:rFonts w:asciiTheme="majorHAnsi" w:hAnsiTheme="majorHAnsi" w:cs="宋体"/>
          <w:bCs/>
          <w:sz w:val="24"/>
        </w:rPr>
      </w:pPr>
    </w:p>
    <w:p w14:paraId="12A5597F" w14:textId="0F7809A3" w:rsidR="002033A5" w:rsidRPr="00FB4048" w:rsidDel="005968FC" w:rsidRDefault="002033A5">
      <w:pPr>
        <w:numPr>
          <w:ilvl w:val="0"/>
          <w:numId w:val="2"/>
        </w:numPr>
        <w:spacing w:line="360" w:lineRule="auto"/>
        <w:ind w:firstLineChars="200" w:firstLine="480"/>
        <w:rPr>
          <w:ins w:id="58" w:author="郑雅雯" w:date="2020-08-10T15:21:00Z"/>
          <w:del w:id="59" w:author="Llinks" w:date="2020-08-18T19:43:00Z"/>
          <w:rFonts w:asciiTheme="majorHAnsi" w:hAnsiTheme="majorHAnsi" w:cs="宋体"/>
          <w:bCs/>
          <w:sz w:val="24"/>
          <w:rPrChange w:id="60" w:author="郑雅雯" w:date="2020-08-10T15:21:00Z">
            <w:rPr>
              <w:ins w:id="61" w:author="郑雅雯" w:date="2020-08-10T15:21:00Z"/>
              <w:del w:id="62" w:author="Llinks" w:date="2020-08-18T19:43:00Z"/>
              <w:bCs/>
              <w:sz w:val="24"/>
            </w:rPr>
          </w:rPrChange>
        </w:rPr>
      </w:pPr>
      <w:del w:id="63" w:author="Llinks" w:date="2020-08-18T19:43:00Z">
        <w:r w:rsidRPr="00AF7E08" w:rsidDel="005968FC">
          <w:rPr>
            <w:rFonts w:hint="eastAsia"/>
            <w:bCs/>
            <w:sz w:val="24"/>
          </w:rPr>
          <w:delText>本基金合同关于基金产品资料概要的编制、披露及更新等内容，将不晚于</w:delText>
        </w:r>
        <w:r w:rsidRPr="00AF7E08" w:rsidDel="005968FC">
          <w:rPr>
            <w:rFonts w:hint="eastAsia"/>
            <w:bCs/>
            <w:sz w:val="24"/>
          </w:rPr>
          <w:delText>2</w:delText>
        </w:r>
        <w:r w:rsidRPr="00AF7E08" w:rsidDel="005968FC">
          <w:rPr>
            <w:bCs/>
            <w:sz w:val="24"/>
          </w:rPr>
          <w:delText>020</w:delText>
        </w:r>
        <w:r w:rsidRPr="00AF7E08" w:rsidDel="005968FC">
          <w:rPr>
            <w:rFonts w:hint="eastAsia"/>
            <w:bCs/>
            <w:sz w:val="24"/>
          </w:rPr>
          <w:delText>年</w:delText>
        </w:r>
        <w:r w:rsidRPr="00AF7E08" w:rsidDel="005968FC">
          <w:rPr>
            <w:rFonts w:hint="eastAsia"/>
            <w:bCs/>
            <w:sz w:val="24"/>
          </w:rPr>
          <w:delText>9</w:delText>
        </w:r>
        <w:r w:rsidRPr="00AF7E08" w:rsidDel="005968FC">
          <w:rPr>
            <w:rFonts w:hint="eastAsia"/>
            <w:bCs/>
            <w:sz w:val="24"/>
          </w:rPr>
          <w:delText>月</w:delText>
        </w:r>
        <w:r w:rsidRPr="00AF7E08" w:rsidDel="005968FC">
          <w:rPr>
            <w:rFonts w:hint="eastAsia"/>
            <w:bCs/>
            <w:sz w:val="24"/>
          </w:rPr>
          <w:delText>1</w:delText>
        </w:r>
        <w:r w:rsidRPr="00AF7E08" w:rsidDel="005968FC">
          <w:rPr>
            <w:rFonts w:hint="eastAsia"/>
            <w:bCs/>
            <w:sz w:val="24"/>
          </w:rPr>
          <w:delText>日起执行。</w:delText>
        </w:r>
      </w:del>
    </w:p>
    <w:p w14:paraId="7B8CEE6E" w14:textId="0B167CB2" w:rsidR="00FB4048" w:rsidDel="005968FC" w:rsidRDefault="00FB4048">
      <w:pPr>
        <w:pStyle w:val="af5"/>
        <w:ind w:firstLine="480"/>
        <w:rPr>
          <w:ins w:id="64" w:author="郑雅雯" w:date="2020-08-10T15:21:00Z"/>
          <w:del w:id="65" w:author="Llinks" w:date="2020-08-18T19:43:00Z"/>
          <w:rFonts w:asciiTheme="majorHAnsi" w:hAnsiTheme="majorHAnsi" w:cs="宋体"/>
          <w:bCs/>
          <w:sz w:val="24"/>
        </w:rPr>
        <w:pPrChange w:id="66" w:author="郑雅雯" w:date="2020-08-10T15:21:00Z">
          <w:pPr>
            <w:numPr>
              <w:numId w:val="2"/>
            </w:numPr>
            <w:spacing w:line="360" w:lineRule="auto"/>
            <w:ind w:firstLineChars="200" w:firstLine="480"/>
          </w:pPr>
        </w:pPrChange>
      </w:pPr>
    </w:p>
    <w:p w14:paraId="61BF1B73" w14:textId="1364BFA5" w:rsidR="00FB4048" w:rsidRPr="00CF7289" w:rsidDel="005968FC" w:rsidRDefault="00FB4048" w:rsidP="00FB4048">
      <w:pPr>
        <w:numPr>
          <w:ilvl w:val="0"/>
          <w:numId w:val="2"/>
        </w:numPr>
        <w:spacing w:line="360" w:lineRule="auto"/>
        <w:ind w:firstLine="480"/>
        <w:rPr>
          <w:del w:id="67" w:author="Llinks" w:date="2020-08-18T19:44:00Z"/>
          <w:rFonts w:asciiTheme="majorHAnsi" w:hAnsiTheme="majorHAnsi" w:cs="宋体"/>
          <w:bCs/>
          <w:sz w:val="24"/>
        </w:rPr>
      </w:pPr>
      <w:ins w:id="68" w:author="郑雅雯" w:date="2020-08-10T15:21:00Z">
        <w:del w:id="69" w:author="Llinks" w:date="2020-08-18T19:44:00Z">
          <w:r w:rsidRPr="00FB4048" w:rsidDel="005968FC">
            <w:rPr>
              <w:rFonts w:asciiTheme="majorHAnsi" w:hAnsiTheme="majorHAnsi" w:cs="宋体" w:hint="eastAsia"/>
              <w:bCs/>
              <w:sz w:val="24"/>
            </w:rPr>
            <w:delText>本基金可根据法律法规和基金合同的约定参与转融通证券出借业务，可能存在流动性风险、市场风险和信用风险等转融通业务特有风险。</w:delText>
          </w:r>
        </w:del>
      </w:ins>
    </w:p>
    <w:p w14:paraId="6C6718A1"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kern w:val="44"/>
          <w:sz w:val="21"/>
        </w:rPr>
        <w:br w:type="page"/>
      </w:r>
      <w:bookmarkStart w:id="70" w:name="_Toc6617"/>
      <w:bookmarkStart w:id="71" w:name="_Toc15067"/>
      <w:bookmarkStart w:id="72" w:name="_Toc3224"/>
      <w:bookmarkStart w:id="73" w:name="_Toc2465"/>
      <w:bookmarkStart w:id="74" w:name="_Toc19592"/>
      <w:bookmarkStart w:id="75" w:name="_Toc819"/>
      <w:bookmarkStart w:id="76" w:name="_Toc13020"/>
      <w:bookmarkStart w:id="77" w:name="_Toc24860"/>
      <w:bookmarkStart w:id="78" w:name="_Toc22864"/>
      <w:bookmarkStart w:id="79" w:name="_Toc21301"/>
      <w:bookmarkStart w:id="80" w:name="_Toc31551"/>
      <w:r w:rsidR="00321524" w:rsidRPr="00CF7289">
        <w:rPr>
          <w:rFonts w:asciiTheme="majorHAnsi" w:hAnsiTheme="majorHAnsi" w:cs="宋体"/>
          <w:color w:val="auto"/>
          <w:sz w:val="30"/>
        </w:rPr>
        <w:lastRenderedPageBreak/>
        <w:t>第二部分</w:t>
      </w:r>
      <w:r w:rsidR="00321524" w:rsidRPr="00CF7289">
        <w:rPr>
          <w:rFonts w:asciiTheme="majorHAnsi" w:hAnsiTheme="majorHAnsi" w:cs="宋体"/>
          <w:color w:val="auto"/>
          <w:sz w:val="30"/>
        </w:rPr>
        <w:t xml:space="preserve">  </w:t>
      </w:r>
      <w:r w:rsidRPr="00CF7289">
        <w:rPr>
          <w:rFonts w:asciiTheme="majorHAnsi" w:hAnsiTheme="majorHAnsi" w:cs="宋体"/>
          <w:color w:val="auto"/>
          <w:sz w:val="30"/>
        </w:rPr>
        <w:t>释义</w:t>
      </w:r>
      <w:bookmarkEnd w:id="50"/>
      <w:bookmarkEnd w:id="53"/>
      <w:bookmarkEnd w:id="70"/>
      <w:bookmarkEnd w:id="71"/>
      <w:bookmarkEnd w:id="72"/>
      <w:bookmarkEnd w:id="73"/>
      <w:bookmarkEnd w:id="74"/>
      <w:bookmarkEnd w:id="75"/>
      <w:bookmarkEnd w:id="76"/>
      <w:bookmarkEnd w:id="77"/>
      <w:bookmarkEnd w:id="78"/>
      <w:bookmarkEnd w:id="79"/>
      <w:bookmarkEnd w:id="80"/>
    </w:p>
    <w:p w14:paraId="4A28BADE" w14:textId="77777777" w:rsidR="00BD751F" w:rsidRPr="00CF7289" w:rsidRDefault="00BD751F">
      <w:pPr>
        <w:autoSpaceDE w:val="0"/>
        <w:autoSpaceDN w:val="0"/>
        <w:adjustRightInd w:val="0"/>
        <w:spacing w:line="360" w:lineRule="auto"/>
        <w:ind w:firstLineChars="200" w:firstLine="420"/>
        <w:rPr>
          <w:rFonts w:asciiTheme="majorHAnsi" w:hAnsiTheme="majorHAnsi" w:cs="宋体"/>
          <w:bCs/>
        </w:rPr>
      </w:pPr>
    </w:p>
    <w:p w14:paraId="1795C38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在本基金合同中，除非文意另有所指，下列词语或简称具有如下含义：</w:t>
      </w:r>
    </w:p>
    <w:p w14:paraId="677A9C3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、基金或本基金：指创金合信</w:t>
      </w:r>
      <w:r w:rsidR="0074656A">
        <w:rPr>
          <w:rFonts w:asciiTheme="majorHAnsi" w:hAnsiTheme="majorHAnsi" w:cs="宋体"/>
          <w:bCs/>
          <w:sz w:val="24"/>
        </w:rPr>
        <w:t>中证</w:t>
      </w:r>
      <w:r w:rsidR="0074656A">
        <w:rPr>
          <w:rFonts w:asciiTheme="majorHAnsi" w:hAnsiTheme="majorHAnsi" w:cs="宋体"/>
          <w:bCs/>
          <w:sz w:val="24"/>
        </w:rPr>
        <w:t>500</w:t>
      </w:r>
      <w:r w:rsidR="00FC2E3D" w:rsidRPr="00CF7289">
        <w:rPr>
          <w:rFonts w:asciiTheme="majorHAnsi" w:hAnsiTheme="majorHAnsi" w:cs="宋体"/>
          <w:bCs/>
          <w:sz w:val="24"/>
        </w:rPr>
        <w:t>指数增强型发起式</w:t>
      </w:r>
      <w:r w:rsidRPr="00CF7289">
        <w:rPr>
          <w:rFonts w:asciiTheme="majorHAnsi" w:hAnsiTheme="majorHAnsi" w:cs="宋体"/>
          <w:bCs/>
          <w:sz w:val="24"/>
        </w:rPr>
        <w:t>证券投资基金</w:t>
      </w:r>
    </w:p>
    <w:p w14:paraId="65C8783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、基金管理人：指创金合信基金管理有限公司</w:t>
      </w:r>
    </w:p>
    <w:p w14:paraId="56B9E98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、基金托管人：指招商银行股份有限公司</w:t>
      </w:r>
    </w:p>
    <w:p w14:paraId="35415F7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、基金合同、《基金合同》或本基金合同、本合同：指《创金合信</w:t>
      </w:r>
      <w:r w:rsidR="0074656A">
        <w:rPr>
          <w:rFonts w:asciiTheme="majorHAnsi" w:hAnsiTheme="majorHAnsi" w:cs="宋体"/>
          <w:bCs/>
          <w:sz w:val="24"/>
        </w:rPr>
        <w:t>中证</w:t>
      </w:r>
      <w:r w:rsidR="0074656A">
        <w:rPr>
          <w:rFonts w:asciiTheme="majorHAnsi" w:hAnsiTheme="majorHAnsi" w:cs="宋体"/>
          <w:bCs/>
          <w:sz w:val="24"/>
        </w:rPr>
        <w:t>500</w:t>
      </w:r>
      <w:r w:rsidR="00FC2E3D" w:rsidRPr="00CF7289">
        <w:rPr>
          <w:rFonts w:asciiTheme="majorHAnsi" w:hAnsiTheme="majorHAnsi" w:cs="宋体"/>
          <w:bCs/>
          <w:sz w:val="24"/>
        </w:rPr>
        <w:t>指数增强型发起式</w:t>
      </w:r>
      <w:r w:rsidRPr="00CF7289">
        <w:rPr>
          <w:rFonts w:asciiTheme="majorHAnsi" w:hAnsiTheme="majorHAnsi" w:cs="宋体"/>
          <w:bCs/>
          <w:sz w:val="24"/>
        </w:rPr>
        <w:t>证券投资基金基金合同》及对本基金合同的任何有效修订和补充</w:t>
      </w:r>
    </w:p>
    <w:p w14:paraId="27F886F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、托管协议：指基金管理人与基金托管人就本基金签订之《创金合信</w:t>
      </w:r>
      <w:r w:rsidR="0074656A">
        <w:rPr>
          <w:rFonts w:asciiTheme="majorHAnsi" w:hAnsiTheme="majorHAnsi" w:cs="宋体"/>
          <w:bCs/>
          <w:sz w:val="24"/>
        </w:rPr>
        <w:t>中证</w:t>
      </w:r>
      <w:r w:rsidR="0074656A">
        <w:rPr>
          <w:rFonts w:asciiTheme="majorHAnsi" w:hAnsiTheme="majorHAnsi" w:cs="宋体"/>
          <w:bCs/>
          <w:sz w:val="24"/>
        </w:rPr>
        <w:t>500</w:t>
      </w:r>
      <w:r w:rsidR="00FC2E3D" w:rsidRPr="00CF7289">
        <w:rPr>
          <w:rFonts w:asciiTheme="majorHAnsi" w:hAnsiTheme="majorHAnsi" w:cs="宋体"/>
          <w:bCs/>
          <w:sz w:val="24"/>
        </w:rPr>
        <w:t>指数增强型发起式</w:t>
      </w:r>
      <w:r w:rsidRPr="00CF7289">
        <w:rPr>
          <w:rFonts w:asciiTheme="majorHAnsi" w:hAnsiTheme="majorHAnsi" w:cs="宋体"/>
          <w:bCs/>
          <w:sz w:val="24"/>
        </w:rPr>
        <w:t>证券投资基金托管协议》及对该托管协议的任何有效修订和补充</w:t>
      </w:r>
    </w:p>
    <w:p w14:paraId="045E7BB0" w14:textId="01E02BC8"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6</w:t>
      </w:r>
      <w:r w:rsidRPr="00CF7289">
        <w:rPr>
          <w:rFonts w:asciiTheme="majorHAnsi" w:hAnsiTheme="majorHAnsi" w:cs="宋体"/>
          <w:bCs/>
          <w:sz w:val="24"/>
        </w:rPr>
        <w:t>、招募说明书：指《创金合信</w:t>
      </w:r>
      <w:r w:rsidR="0074656A">
        <w:rPr>
          <w:rFonts w:asciiTheme="majorHAnsi" w:hAnsiTheme="majorHAnsi" w:cs="宋体"/>
          <w:bCs/>
          <w:sz w:val="24"/>
        </w:rPr>
        <w:t>中证</w:t>
      </w:r>
      <w:r w:rsidR="0074656A">
        <w:rPr>
          <w:rFonts w:asciiTheme="majorHAnsi" w:hAnsiTheme="majorHAnsi" w:cs="宋体"/>
          <w:bCs/>
          <w:sz w:val="24"/>
        </w:rPr>
        <w:t>500</w:t>
      </w:r>
      <w:r w:rsidR="00FC2E3D" w:rsidRPr="00CF7289">
        <w:rPr>
          <w:rFonts w:asciiTheme="majorHAnsi" w:hAnsiTheme="majorHAnsi" w:cs="宋体"/>
          <w:bCs/>
          <w:sz w:val="24"/>
        </w:rPr>
        <w:t>指数增强型发起式</w:t>
      </w:r>
      <w:r w:rsidRPr="00CF7289">
        <w:rPr>
          <w:rFonts w:asciiTheme="majorHAnsi" w:hAnsiTheme="majorHAnsi" w:cs="宋体"/>
          <w:bCs/>
          <w:sz w:val="24"/>
        </w:rPr>
        <w:t>证券投资基金招募说明书》及其更新</w:t>
      </w:r>
    </w:p>
    <w:p w14:paraId="37BBCD2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7</w:t>
      </w:r>
      <w:r w:rsidRPr="00CF7289">
        <w:rPr>
          <w:rFonts w:asciiTheme="majorHAnsi" w:hAnsiTheme="majorHAnsi" w:cs="宋体"/>
          <w:bCs/>
          <w:sz w:val="24"/>
        </w:rPr>
        <w:t>、基金份额发售公告：指《创金合信</w:t>
      </w:r>
      <w:r w:rsidR="0074656A">
        <w:rPr>
          <w:rFonts w:asciiTheme="majorHAnsi" w:hAnsiTheme="majorHAnsi" w:cs="宋体"/>
          <w:bCs/>
          <w:sz w:val="24"/>
        </w:rPr>
        <w:t>中证</w:t>
      </w:r>
      <w:r w:rsidR="0074656A">
        <w:rPr>
          <w:rFonts w:asciiTheme="majorHAnsi" w:hAnsiTheme="majorHAnsi" w:cs="宋体"/>
          <w:bCs/>
          <w:sz w:val="24"/>
        </w:rPr>
        <w:t>500</w:t>
      </w:r>
      <w:r w:rsidR="00FC2E3D" w:rsidRPr="00CF7289">
        <w:rPr>
          <w:rFonts w:asciiTheme="majorHAnsi" w:hAnsiTheme="majorHAnsi" w:cs="宋体"/>
          <w:bCs/>
          <w:sz w:val="24"/>
        </w:rPr>
        <w:t>指数增强型发起式</w:t>
      </w:r>
      <w:r w:rsidRPr="00CF7289">
        <w:rPr>
          <w:rFonts w:asciiTheme="majorHAnsi" w:hAnsiTheme="majorHAnsi" w:cs="宋体"/>
          <w:bCs/>
          <w:sz w:val="24"/>
        </w:rPr>
        <w:t>证券投资基金基金份额发售公告》</w:t>
      </w:r>
    </w:p>
    <w:p w14:paraId="3AB93BB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8</w:t>
      </w:r>
      <w:r w:rsidRPr="00CF7289">
        <w:rPr>
          <w:rFonts w:asciiTheme="majorHAnsi" w:hAnsiTheme="majorHAnsi" w:cs="宋体"/>
          <w:bCs/>
          <w:sz w:val="24"/>
        </w:rPr>
        <w:t>、法律法规：指中国现行有效并公布实施的法律、行政法规、规范性文件、司法解释、行政规章以及其他对基金合同当事人有约束力的决定、决议、通知等</w:t>
      </w:r>
    </w:p>
    <w:p w14:paraId="6F339A76" w14:textId="7190037E"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9</w:t>
      </w:r>
      <w:r w:rsidRPr="00CF7289">
        <w:rPr>
          <w:rFonts w:asciiTheme="majorHAnsi" w:hAnsiTheme="majorHAnsi" w:cs="宋体"/>
          <w:bCs/>
          <w:sz w:val="24"/>
        </w:rPr>
        <w:t>、《基金法》：指</w:t>
      </w:r>
      <w:r w:rsidRPr="00CF7289">
        <w:rPr>
          <w:rFonts w:asciiTheme="majorHAnsi" w:hAnsiTheme="majorHAnsi" w:cs="宋体"/>
          <w:bCs/>
          <w:sz w:val="24"/>
        </w:rPr>
        <w:t>2012</w:t>
      </w:r>
      <w:r w:rsidRPr="00CF7289">
        <w:rPr>
          <w:rFonts w:asciiTheme="majorHAnsi" w:hAnsiTheme="majorHAnsi" w:cs="宋体"/>
          <w:bCs/>
          <w:sz w:val="24"/>
        </w:rPr>
        <w:t>年</w:t>
      </w:r>
      <w:r w:rsidRPr="00CF7289">
        <w:rPr>
          <w:rFonts w:asciiTheme="majorHAnsi" w:hAnsiTheme="majorHAnsi" w:cs="宋体"/>
          <w:bCs/>
          <w:sz w:val="24"/>
        </w:rPr>
        <w:t>12</w:t>
      </w:r>
      <w:r w:rsidRPr="00CF7289">
        <w:rPr>
          <w:rFonts w:asciiTheme="majorHAnsi" w:hAnsiTheme="majorHAnsi" w:cs="宋体"/>
          <w:bCs/>
          <w:sz w:val="24"/>
        </w:rPr>
        <w:t>月</w:t>
      </w:r>
      <w:r w:rsidRPr="00CF7289">
        <w:rPr>
          <w:rFonts w:asciiTheme="majorHAnsi" w:hAnsiTheme="majorHAnsi" w:cs="宋体"/>
          <w:bCs/>
          <w:sz w:val="24"/>
        </w:rPr>
        <w:t>28</w:t>
      </w:r>
      <w:r w:rsidRPr="00CF7289">
        <w:rPr>
          <w:rFonts w:asciiTheme="majorHAnsi" w:hAnsiTheme="majorHAnsi" w:cs="宋体"/>
          <w:bCs/>
          <w:sz w:val="24"/>
        </w:rPr>
        <w:t>日</w:t>
      </w:r>
      <w:del w:id="81" w:author="Llinks [2]" w:date="2020-08-17T10:49:00Z">
        <w:r w:rsidRPr="00CF7289" w:rsidDel="005524DB">
          <w:rPr>
            <w:rFonts w:asciiTheme="majorHAnsi" w:hAnsiTheme="majorHAnsi" w:cs="宋体"/>
            <w:bCs/>
            <w:sz w:val="24"/>
          </w:rPr>
          <w:delText>经</w:delText>
        </w:r>
      </w:del>
      <w:r w:rsidRPr="00CF7289">
        <w:rPr>
          <w:rFonts w:asciiTheme="majorHAnsi" w:hAnsiTheme="majorHAnsi" w:cs="宋体"/>
          <w:bCs/>
          <w:sz w:val="24"/>
        </w:rPr>
        <w:t>第十一届全国人民代表大会常务委员会第三十次会议通过，自</w:t>
      </w:r>
      <w:r w:rsidRPr="00CF7289">
        <w:rPr>
          <w:rFonts w:asciiTheme="majorHAnsi" w:hAnsiTheme="majorHAnsi" w:cs="宋体"/>
          <w:bCs/>
          <w:sz w:val="24"/>
        </w:rPr>
        <w:t>2013</w:t>
      </w:r>
      <w:r w:rsidRPr="00CF7289">
        <w:rPr>
          <w:rFonts w:asciiTheme="majorHAnsi" w:hAnsiTheme="majorHAnsi" w:cs="宋体"/>
          <w:bCs/>
          <w:sz w:val="24"/>
        </w:rPr>
        <w:t>年</w:t>
      </w:r>
      <w:r w:rsidRPr="00CF7289">
        <w:rPr>
          <w:rFonts w:asciiTheme="majorHAnsi" w:hAnsiTheme="majorHAnsi" w:cs="宋体"/>
          <w:bCs/>
          <w:sz w:val="24"/>
        </w:rPr>
        <w:t>6</w:t>
      </w:r>
      <w:r w:rsidRPr="00CF7289">
        <w:rPr>
          <w:rFonts w:asciiTheme="majorHAnsi" w:hAnsiTheme="majorHAnsi" w:cs="宋体"/>
          <w:bCs/>
          <w:sz w:val="24"/>
        </w:rPr>
        <w:t>月</w:t>
      </w:r>
      <w:r w:rsidRPr="00CF7289">
        <w:rPr>
          <w:rFonts w:asciiTheme="majorHAnsi" w:hAnsiTheme="majorHAnsi" w:cs="宋体"/>
          <w:bCs/>
          <w:sz w:val="24"/>
        </w:rPr>
        <w:t>1</w:t>
      </w:r>
      <w:r w:rsidRPr="00CF7289">
        <w:rPr>
          <w:rFonts w:asciiTheme="majorHAnsi" w:hAnsiTheme="majorHAnsi" w:cs="宋体"/>
          <w:bCs/>
          <w:sz w:val="24"/>
        </w:rPr>
        <w:t>日起实施，并经</w:t>
      </w:r>
      <w:r w:rsidRPr="00CF7289">
        <w:rPr>
          <w:rFonts w:asciiTheme="majorHAnsi" w:hAnsiTheme="majorHAnsi" w:cs="宋体"/>
          <w:bCs/>
          <w:sz w:val="24"/>
        </w:rPr>
        <w:t>2015</w:t>
      </w:r>
      <w:r w:rsidRPr="00CF7289">
        <w:rPr>
          <w:rFonts w:asciiTheme="majorHAnsi" w:hAnsiTheme="majorHAnsi" w:cs="宋体"/>
          <w:bCs/>
          <w:sz w:val="24"/>
        </w:rPr>
        <w:t>年</w:t>
      </w:r>
      <w:r w:rsidRPr="00CF7289">
        <w:rPr>
          <w:rFonts w:asciiTheme="majorHAnsi" w:hAnsiTheme="majorHAnsi" w:cs="宋体"/>
          <w:bCs/>
          <w:sz w:val="24"/>
        </w:rPr>
        <w:t xml:space="preserve">4 </w:t>
      </w:r>
      <w:r w:rsidRPr="00CF7289">
        <w:rPr>
          <w:rFonts w:asciiTheme="majorHAnsi" w:hAnsiTheme="majorHAnsi" w:cs="宋体"/>
          <w:bCs/>
          <w:sz w:val="24"/>
        </w:rPr>
        <w:t>月</w:t>
      </w:r>
      <w:r w:rsidRPr="00CF7289">
        <w:rPr>
          <w:rFonts w:asciiTheme="majorHAnsi" w:hAnsiTheme="majorHAnsi" w:cs="宋体"/>
          <w:bCs/>
          <w:sz w:val="24"/>
        </w:rPr>
        <w:t>24</w:t>
      </w:r>
      <w:r w:rsidRPr="00CF7289">
        <w:rPr>
          <w:rFonts w:asciiTheme="majorHAnsi" w:hAnsiTheme="majorHAnsi" w:cs="宋体"/>
          <w:bCs/>
          <w:sz w:val="24"/>
        </w:rPr>
        <w:t>日第十二届全国人民代表大会常务委员会第十四次会议《全国人民代表大会常务委员会关于修改</w:t>
      </w:r>
      <w:r w:rsidRPr="00CF7289">
        <w:rPr>
          <w:rFonts w:asciiTheme="majorHAnsi" w:hAnsiTheme="majorHAnsi" w:cs="宋体"/>
          <w:bCs/>
          <w:sz w:val="24"/>
        </w:rPr>
        <w:t>&lt;</w:t>
      </w:r>
      <w:r w:rsidRPr="00CF7289">
        <w:rPr>
          <w:rFonts w:asciiTheme="majorHAnsi" w:hAnsiTheme="majorHAnsi" w:cs="宋体"/>
          <w:bCs/>
          <w:sz w:val="24"/>
        </w:rPr>
        <w:t>中华人民共和国港口法</w:t>
      </w:r>
      <w:r w:rsidRPr="00CF7289">
        <w:rPr>
          <w:rFonts w:asciiTheme="majorHAnsi" w:hAnsiTheme="majorHAnsi" w:cs="宋体"/>
          <w:bCs/>
          <w:sz w:val="24"/>
        </w:rPr>
        <w:t>&gt;</w:t>
      </w:r>
      <w:r w:rsidRPr="00CF7289">
        <w:rPr>
          <w:rFonts w:asciiTheme="majorHAnsi" w:hAnsiTheme="majorHAnsi" w:cs="宋体"/>
          <w:bCs/>
          <w:sz w:val="24"/>
        </w:rPr>
        <w:t>等七部法律的决定》修改的《中华人民共和国证券投资基金法》及颁布机关对其不时做出的修订</w:t>
      </w:r>
    </w:p>
    <w:p w14:paraId="29B9A4AB" w14:textId="44E3248A" w:rsidR="00BD751F" w:rsidRPr="00CF7289" w:rsidRDefault="00BD751F">
      <w:pPr>
        <w:spacing w:line="360" w:lineRule="auto"/>
        <w:ind w:firstLineChars="200" w:firstLine="480"/>
        <w:rPr>
          <w:rFonts w:asciiTheme="majorHAnsi" w:hAnsiTheme="majorHAnsi" w:cs="宋体"/>
          <w:bCs/>
          <w:sz w:val="24"/>
        </w:rPr>
      </w:pPr>
      <w:commentRangeStart w:id="82"/>
      <w:r w:rsidRPr="00CF7289">
        <w:rPr>
          <w:rFonts w:asciiTheme="majorHAnsi" w:hAnsiTheme="majorHAnsi" w:cs="宋体"/>
          <w:bCs/>
          <w:sz w:val="24"/>
        </w:rPr>
        <w:t>10</w:t>
      </w:r>
      <w:r w:rsidRPr="00CF7289">
        <w:rPr>
          <w:rFonts w:asciiTheme="majorHAnsi" w:hAnsiTheme="majorHAnsi" w:cs="宋体"/>
          <w:bCs/>
          <w:sz w:val="24"/>
        </w:rPr>
        <w:t>、《销售办法》：指中国证监会</w:t>
      </w:r>
      <w:ins w:id="83" w:author="Llinks0901" w:date="2020-09-01T14:23:00Z">
        <w:r w:rsidR="0089729D" w:rsidRPr="0089729D">
          <w:rPr>
            <w:rFonts w:asciiTheme="majorHAnsi" w:hAnsiTheme="majorHAnsi" w:cs="宋体" w:hint="eastAsia"/>
            <w:bCs/>
            <w:sz w:val="24"/>
          </w:rPr>
          <w:t>2020</w:t>
        </w:r>
        <w:r w:rsidR="0089729D" w:rsidRPr="0089729D">
          <w:rPr>
            <w:rFonts w:asciiTheme="majorHAnsi" w:hAnsiTheme="majorHAnsi" w:cs="宋体" w:hint="eastAsia"/>
            <w:bCs/>
            <w:sz w:val="24"/>
          </w:rPr>
          <w:t>年</w:t>
        </w:r>
        <w:r w:rsidR="0089729D" w:rsidRPr="0089729D">
          <w:rPr>
            <w:rFonts w:asciiTheme="majorHAnsi" w:hAnsiTheme="majorHAnsi" w:cs="宋体" w:hint="eastAsia"/>
            <w:bCs/>
            <w:sz w:val="24"/>
          </w:rPr>
          <w:t>8</w:t>
        </w:r>
        <w:r w:rsidR="0089729D" w:rsidRPr="0089729D">
          <w:rPr>
            <w:rFonts w:asciiTheme="majorHAnsi" w:hAnsiTheme="majorHAnsi" w:cs="宋体" w:hint="eastAsia"/>
            <w:bCs/>
            <w:sz w:val="24"/>
          </w:rPr>
          <w:t>月</w:t>
        </w:r>
        <w:r w:rsidR="0089729D" w:rsidRPr="0089729D">
          <w:rPr>
            <w:rFonts w:asciiTheme="majorHAnsi" w:hAnsiTheme="majorHAnsi" w:cs="宋体" w:hint="eastAsia"/>
            <w:bCs/>
            <w:sz w:val="24"/>
          </w:rPr>
          <w:t>28</w:t>
        </w:r>
        <w:r w:rsidR="0089729D" w:rsidRPr="0089729D">
          <w:rPr>
            <w:rFonts w:asciiTheme="majorHAnsi" w:hAnsiTheme="majorHAnsi" w:cs="宋体" w:hint="eastAsia"/>
            <w:bCs/>
            <w:sz w:val="24"/>
          </w:rPr>
          <w:t>日</w:t>
        </w:r>
      </w:ins>
      <w:del w:id="84" w:author="Llinks0901" w:date="2020-09-01T14:23:00Z">
        <w:r w:rsidRPr="00CF7289" w:rsidDel="0089729D">
          <w:rPr>
            <w:rFonts w:asciiTheme="majorHAnsi" w:hAnsiTheme="majorHAnsi" w:cs="宋体"/>
            <w:bCs/>
            <w:sz w:val="24"/>
          </w:rPr>
          <w:delText>2013</w:delText>
        </w:r>
        <w:r w:rsidRPr="00CF7289" w:rsidDel="0089729D">
          <w:rPr>
            <w:rFonts w:asciiTheme="majorHAnsi" w:hAnsiTheme="majorHAnsi" w:cs="宋体"/>
            <w:bCs/>
            <w:sz w:val="24"/>
          </w:rPr>
          <w:delText>年</w:delText>
        </w:r>
        <w:r w:rsidRPr="00CF7289" w:rsidDel="0089729D">
          <w:rPr>
            <w:rFonts w:asciiTheme="majorHAnsi" w:hAnsiTheme="majorHAnsi" w:cs="宋体"/>
            <w:bCs/>
            <w:sz w:val="24"/>
          </w:rPr>
          <w:delText>3</w:delText>
        </w:r>
        <w:r w:rsidRPr="00CF7289" w:rsidDel="0089729D">
          <w:rPr>
            <w:rFonts w:asciiTheme="majorHAnsi" w:hAnsiTheme="majorHAnsi" w:cs="宋体"/>
            <w:bCs/>
            <w:sz w:val="24"/>
          </w:rPr>
          <w:delText>月</w:delText>
        </w:r>
        <w:r w:rsidRPr="00CF7289" w:rsidDel="0089729D">
          <w:rPr>
            <w:rFonts w:asciiTheme="majorHAnsi" w:hAnsiTheme="majorHAnsi" w:cs="宋体"/>
            <w:bCs/>
            <w:sz w:val="24"/>
          </w:rPr>
          <w:delText>15</w:delText>
        </w:r>
        <w:r w:rsidRPr="00CF7289" w:rsidDel="0089729D">
          <w:rPr>
            <w:rFonts w:asciiTheme="majorHAnsi" w:hAnsiTheme="majorHAnsi" w:cs="宋体"/>
            <w:bCs/>
            <w:sz w:val="24"/>
          </w:rPr>
          <w:delText>日</w:delText>
        </w:r>
      </w:del>
      <w:r w:rsidRPr="00CF7289">
        <w:rPr>
          <w:rFonts w:asciiTheme="majorHAnsi" w:hAnsiTheme="majorHAnsi" w:cs="宋体"/>
          <w:bCs/>
          <w:sz w:val="24"/>
        </w:rPr>
        <w:t>颁布、同年</w:t>
      </w:r>
      <w:del w:id="85" w:author="Llinks0901" w:date="2020-09-01T14:23:00Z">
        <w:r w:rsidRPr="00CF7289" w:rsidDel="0089729D">
          <w:rPr>
            <w:rFonts w:asciiTheme="majorHAnsi" w:hAnsiTheme="majorHAnsi" w:cs="宋体"/>
            <w:bCs/>
            <w:sz w:val="24"/>
          </w:rPr>
          <w:delText>6</w:delText>
        </w:r>
      </w:del>
      <w:ins w:id="86" w:author="Llinks0901" w:date="2020-09-01T14:23:00Z">
        <w:r w:rsidR="0089729D">
          <w:rPr>
            <w:rFonts w:asciiTheme="majorHAnsi" w:hAnsiTheme="majorHAnsi" w:cs="宋体"/>
            <w:bCs/>
            <w:sz w:val="24"/>
          </w:rPr>
          <w:t>10</w:t>
        </w:r>
      </w:ins>
      <w:r w:rsidRPr="00CF7289">
        <w:rPr>
          <w:rFonts w:asciiTheme="majorHAnsi" w:hAnsiTheme="majorHAnsi" w:cs="宋体"/>
          <w:bCs/>
          <w:sz w:val="24"/>
        </w:rPr>
        <w:t>月</w:t>
      </w:r>
      <w:r w:rsidRPr="00CF7289">
        <w:rPr>
          <w:rFonts w:asciiTheme="majorHAnsi" w:hAnsiTheme="majorHAnsi" w:cs="宋体"/>
          <w:bCs/>
          <w:sz w:val="24"/>
        </w:rPr>
        <w:t>1</w:t>
      </w:r>
      <w:r w:rsidRPr="00CF7289">
        <w:rPr>
          <w:rFonts w:asciiTheme="majorHAnsi" w:hAnsiTheme="majorHAnsi" w:cs="宋体"/>
          <w:bCs/>
          <w:sz w:val="24"/>
        </w:rPr>
        <w:t>日实施的《</w:t>
      </w:r>
      <w:ins w:id="87" w:author="Llinks0901" w:date="2020-09-01T14:24:00Z">
        <w:r w:rsidR="0089729D" w:rsidRPr="0089729D">
          <w:rPr>
            <w:rFonts w:asciiTheme="majorHAnsi" w:hAnsiTheme="majorHAnsi" w:cs="宋体" w:hint="eastAsia"/>
            <w:bCs/>
            <w:sz w:val="24"/>
          </w:rPr>
          <w:t>公开募集证券投资基金销售机构监督管理办法</w:t>
        </w:r>
      </w:ins>
      <w:del w:id="88" w:author="Llinks0901" w:date="2020-09-01T14:24:00Z">
        <w:r w:rsidRPr="00CF7289" w:rsidDel="0089729D">
          <w:rPr>
            <w:rFonts w:asciiTheme="majorHAnsi" w:hAnsiTheme="majorHAnsi" w:cs="宋体"/>
            <w:bCs/>
            <w:sz w:val="24"/>
          </w:rPr>
          <w:delText>证券投资基金销售管理办法</w:delText>
        </w:r>
      </w:del>
      <w:r w:rsidRPr="00CF7289">
        <w:rPr>
          <w:rFonts w:asciiTheme="majorHAnsi" w:hAnsiTheme="majorHAnsi" w:cs="宋体"/>
          <w:bCs/>
          <w:sz w:val="24"/>
        </w:rPr>
        <w:t>》及颁布机关对其不时做出的修订</w:t>
      </w:r>
      <w:commentRangeEnd w:id="82"/>
      <w:r w:rsidR="00893E53">
        <w:rPr>
          <w:rStyle w:val="a6"/>
        </w:rPr>
        <w:commentReference w:id="82"/>
      </w:r>
    </w:p>
    <w:p w14:paraId="51EEFB14" w14:textId="1ED457DA"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11</w:t>
      </w:r>
      <w:r w:rsidRPr="00CF7289">
        <w:rPr>
          <w:rFonts w:asciiTheme="majorHAnsi" w:hAnsiTheme="majorHAnsi" w:cs="宋体"/>
          <w:bCs/>
          <w:sz w:val="24"/>
        </w:rPr>
        <w:t>、《信息披露办法》：指中国证监会</w:t>
      </w:r>
      <w:r w:rsidR="002033A5" w:rsidRPr="00AF7E08">
        <w:rPr>
          <w:bCs/>
          <w:sz w:val="24"/>
        </w:rPr>
        <w:t>2019</w:t>
      </w:r>
      <w:r w:rsidR="002033A5" w:rsidRPr="00AF7E08">
        <w:rPr>
          <w:bCs/>
          <w:sz w:val="24"/>
        </w:rPr>
        <w:t>年</w:t>
      </w:r>
      <w:r w:rsidR="002033A5" w:rsidRPr="00AF7E08">
        <w:rPr>
          <w:bCs/>
          <w:sz w:val="24"/>
        </w:rPr>
        <w:t>7</w:t>
      </w:r>
      <w:r w:rsidR="002033A5" w:rsidRPr="00AF7E08">
        <w:rPr>
          <w:bCs/>
          <w:sz w:val="24"/>
        </w:rPr>
        <w:t>月</w:t>
      </w:r>
      <w:r w:rsidR="002033A5" w:rsidRPr="00AF7E08">
        <w:rPr>
          <w:bCs/>
          <w:sz w:val="24"/>
        </w:rPr>
        <w:t>26</w:t>
      </w:r>
      <w:r w:rsidR="002033A5" w:rsidRPr="00AF7E08">
        <w:rPr>
          <w:bCs/>
          <w:sz w:val="24"/>
        </w:rPr>
        <w:t>日颁布、同年</w:t>
      </w:r>
      <w:r w:rsidR="002033A5" w:rsidRPr="00AF7E08">
        <w:rPr>
          <w:bCs/>
          <w:sz w:val="24"/>
        </w:rPr>
        <w:t>9</w:t>
      </w:r>
      <w:r w:rsidR="002033A5" w:rsidRPr="00AF7E08">
        <w:rPr>
          <w:bCs/>
          <w:sz w:val="24"/>
        </w:rPr>
        <w:t>月</w:t>
      </w:r>
      <w:r w:rsidR="002033A5" w:rsidRPr="00AF7E08">
        <w:rPr>
          <w:bCs/>
          <w:sz w:val="24"/>
        </w:rPr>
        <w:t>1</w:t>
      </w:r>
      <w:r w:rsidR="002033A5" w:rsidRPr="00AF7E08">
        <w:rPr>
          <w:bCs/>
          <w:sz w:val="24"/>
        </w:rPr>
        <w:t>日实施的</w:t>
      </w:r>
      <w:ins w:id="89" w:author="郑雅雯" w:date="2020-08-11T17:34:00Z">
        <w:r w:rsidR="005C3CD0" w:rsidRPr="005C3CD0">
          <w:rPr>
            <w:rFonts w:hint="eastAsia"/>
            <w:bCs/>
            <w:sz w:val="24"/>
          </w:rPr>
          <w:t>，并经</w:t>
        </w:r>
        <w:r w:rsidR="005C3CD0" w:rsidRPr="005C3CD0">
          <w:rPr>
            <w:rFonts w:hint="eastAsia"/>
            <w:bCs/>
            <w:sz w:val="24"/>
          </w:rPr>
          <w:t>2020</w:t>
        </w:r>
        <w:r w:rsidR="005C3CD0" w:rsidRPr="005C3CD0">
          <w:rPr>
            <w:rFonts w:hint="eastAsia"/>
            <w:bCs/>
            <w:sz w:val="24"/>
          </w:rPr>
          <w:t>年</w:t>
        </w:r>
        <w:r w:rsidR="005C3CD0" w:rsidRPr="005C3CD0">
          <w:rPr>
            <w:rFonts w:hint="eastAsia"/>
            <w:bCs/>
            <w:sz w:val="24"/>
          </w:rPr>
          <w:t>3</w:t>
        </w:r>
        <w:r w:rsidR="005C3CD0" w:rsidRPr="005C3CD0">
          <w:rPr>
            <w:rFonts w:hint="eastAsia"/>
            <w:bCs/>
            <w:sz w:val="24"/>
          </w:rPr>
          <w:t>月</w:t>
        </w:r>
        <w:r w:rsidR="005C3CD0" w:rsidRPr="005C3CD0">
          <w:rPr>
            <w:rFonts w:hint="eastAsia"/>
            <w:bCs/>
            <w:sz w:val="24"/>
          </w:rPr>
          <w:t>20</w:t>
        </w:r>
        <w:r w:rsidR="005C3CD0" w:rsidRPr="005C3CD0">
          <w:rPr>
            <w:rFonts w:hint="eastAsia"/>
            <w:bCs/>
            <w:sz w:val="24"/>
          </w:rPr>
          <w:t>日中国证监会《关于修改部分证券期货规章的决定》修正的</w:t>
        </w:r>
      </w:ins>
      <w:r w:rsidR="002033A5" w:rsidRPr="00AF7E08">
        <w:rPr>
          <w:bCs/>
          <w:sz w:val="24"/>
        </w:rPr>
        <w:t>《公开募集</w:t>
      </w:r>
      <w:r w:rsidRPr="00CF7289">
        <w:rPr>
          <w:rFonts w:asciiTheme="majorHAnsi" w:hAnsiTheme="majorHAnsi" w:cs="宋体"/>
          <w:bCs/>
          <w:sz w:val="24"/>
        </w:rPr>
        <w:t>证券投资基金信息披露管理办法》及颁布机关对其不时做</w:t>
      </w:r>
      <w:r w:rsidRPr="00CF7289">
        <w:rPr>
          <w:rFonts w:asciiTheme="majorHAnsi" w:hAnsiTheme="majorHAnsi" w:cs="宋体"/>
          <w:bCs/>
          <w:sz w:val="24"/>
        </w:rPr>
        <w:lastRenderedPageBreak/>
        <w:t>出的修订</w:t>
      </w:r>
    </w:p>
    <w:p w14:paraId="582308A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12</w:t>
      </w:r>
      <w:r w:rsidRPr="00CF7289">
        <w:rPr>
          <w:rFonts w:asciiTheme="majorHAnsi" w:hAnsiTheme="majorHAnsi" w:cs="宋体"/>
          <w:bCs/>
          <w:sz w:val="24"/>
        </w:rPr>
        <w:t>、《运作办法》：指中国证监会</w:t>
      </w:r>
      <w:r w:rsidRPr="00CF7289">
        <w:rPr>
          <w:rFonts w:asciiTheme="majorHAnsi" w:hAnsiTheme="majorHAnsi" w:cs="宋体"/>
          <w:bCs/>
          <w:sz w:val="24"/>
        </w:rPr>
        <w:t>2014</w:t>
      </w:r>
      <w:r w:rsidRPr="00CF7289">
        <w:rPr>
          <w:rFonts w:asciiTheme="majorHAnsi" w:hAnsiTheme="majorHAnsi" w:cs="宋体"/>
          <w:bCs/>
          <w:sz w:val="24"/>
        </w:rPr>
        <w:t>年</w:t>
      </w:r>
      <w:r w:rsidRPr="00CF7289">
        <w:rPr>
          <w:rFonts w:asciiTheme="majorHAnsi" w:hAnsiTheme="majorHAnsi" w:cs="宋体"/>
          <w:bCs/>
          <w:sz w:val="24"/>
        </w:rPr>
        <w:t>7</w:t>
      </w:r>
      <w:r w:rsidRPr="00CF7289">
        <w:rPr>
          <w:rFonts w:asciiTheme="majorHAnsi" w:hAnsiTheme="majorHAnsi" w:cs="宋体"/>
          <w:bCs/>
          <w:sz w:val="24"/>
        </w:rPr>
        <w:t>月</w:t>
      </w:r>
      <w:r w:rsidRPr="00CF7289">
        <w:rPr>
          <w:rFonts w:asciiTheme="majorHAnsi" w:hAnsiTheme="majorHAnsi" w:cs="宋体"/>
          <w:bCs/>
          <w:sz w:val="24"/>
        </w:rPr>
        <w:t>7</w:t>
      </w:r>
      <w:r w:rsidRPr="00CF7289">
        <w:rPr>
          <w:rFonts w:asciiTheme="majorHAnsi" w:hAnsiTheme="majorHAnsi" w:cs="宋体"/>
          <w:bCs/>
          <w:sz w:val="24"/>
        </w:rPr>
        <w:t>日颁布、同年</w:t>
      </w:r>
      <w:r w:rsidRPr="00CF7289">
        <w:rPr>
          <w:rFonts w:asciiTheme="majorHAnsi" w:hAnsiTheme="majorHAnsi" w:cs="宋体"/>
          <w:bCs/>
          <w:sz w:val="24"/>
        </w:rPr>
        <w:t>8</w:t>
      </w:r>
      <w:r w:rsidRPr="00CF7289">
        <w:rPr>
          <w:rFonts w:asciiTheme="majorHAnsi" w:hAnsiTheme="majorHAnsi" w:cs="宋体"/>
          <w:bCs/>
          <w:sz w:val="24"/>
        </w:rPr>
        <w:t>月</w:t>
      </w:r>
      <w:r w:rsidRPr="00CF7289">
        <w:rPr>
          <w:rFonts w:asciiTheme="majorHAnsi" w:hAnsiTheme="majorHAnsi" w:cs="宋体"/>
          <w:bCs/>
          <w:sz w:val="24"/>
        </w:rPr>
        <w:t>8</w:t>
      </w:r>
      <w:r w:rsidRPr="00CF7289">
        <w:rPr>
          <w:rFonts w:asciiTheme="majorHAnsi" w:hAnsiTheme="majorHAnsi" w:cs="宋体"/>
          <w:bCs/>
          <w:sz w:val="24"/>
        </w:rPr>
        <w:t>日实施的《公开募集证券投资基金运作管理办法》及颁布机关对其不时做出的修订</w:t>
      </w:r>
    </w:p>
    <w:p w14:paraId="530EE493" w14:textId="77777777" w:rsidR="00E91303" w:rsidRDefault="00E91303">
      <w:pPr>
        <w:spacing w:line="360" w:lineRule="auto"/>
        <w:ind w:firstLineChars="200" w:firstLine="480"/>
        <w:rPr>
          <w:rFonts w:asciiTheme="majorHAnsi" w:hAnsiTheme="majorHAnsi" w:cs="宋体"/>
          <w:bCs/>
          <w:sz w:val="24"/>
        </w:rPr>
      </w:pPr>
      <w:r w:rsidRPr="00E91303">
        <w:rPr>
          <w:rFonts w:asciiTheme="majorHAnsi" w:hAnsiTheme="majorHAnsi" w:cs="宋体" w:hint="eastAsia"/>
          <w:bCs/>
          <w:sz w:val="24"/>
        </w:rPr>
        <w:t>13</w:t>
      </w:r>
      <w:r w:rsidRPr="00E91303">
        <w:rPr>
          <w:rFonts w:asciiTheme="majorHAnsi" w:hAnsiTheme="majorHAnsi" w:cs="宋体" w:hint="eastAsia"/>
          <w:bCs/>
          <w:sz w:val="24"/>
        </w:rPr>
        <w:t>、《流动性风险管理规定》：指中国证监会</w:t>
      </w:r>
      <w:r w:rsidRPr="00E91303">
        <w:rPr>
          <w:rFonts w:asciiTheme="majorHAnsi" w:hAnsiTheme="majorHAnsi" w:cs="宋体" w:hint="eastAsia"/>
          <w:bCs/>
          <w:sz w:val="24"/>
        </w:rPr>
        <w:t>2017</w:t>
      </w:r>
      <w:r w:rsidRPr="00E91303">
        <w:rPr>
          <w:rFonts w:asciiTheme="majorHAnsi" w:hAnsiTheme="majorHAnsi" w:cs="宋体" w:hint="eastAsia"/>
          <w:bCs/>
          <w:sz w:val="24"/>
        </w:rPr>
        <w:t>年</w:t>
      </w:r>
      <w:r w:rsidRPr="00E91303">
        <w:rPr>
          <w:rFonts w:asciiTheme="majorHAnsi" w:hAnsiTheme="majorHAnsi" w:cs="宋体" w:hint="eastAsia"/>
          <w:bCs/>
          <w:sz w:val="24"/>
        </w:rPr>
        <w:t>8</w:t>
      </w:r>
      <w:r w:rsidRPr="00E91303">
        <w:rPr>
          <w:rFonts w:asciiTheme="majorHAnsi" w:hAnsiTheme="majorHAnsi" w:cs="宋体" w:hint="eastAsia"/>
          <w:bCs/>
          <w:sz w:val="24"/>
        </w:rPr>
        <w:t>月</w:t>
      </w:r>
      <w:r w:rsidRPr="00E91303">
        <w:rPr>
          <w:rFonts w:asciiTheme="majorHAnsi" w:hAnsiTheme="majorHAnsi" w:cs="宋体" w:hint="eastAsia"/>
          <w:bCs/>
          <w:sz w:val="24"/>
        </w:rPr>
        <w:t>31</w:t>
      </w:r>
      <w:r w:rsidRPr="00E91303">
        <w:rPr>
          <w:rFonts w:asciiTheme="majorHAnsi" w:hAnsiTheme="majorHAnsi" w:cs="宋体" w:hint="eastAsia"/>
          <w:bCs/>
          <w:sz w:val="24"/>
        </w:rPr>
        <w:t>日颁布、同年</w:t>
      </w:r>
      <w:r w:rsidRPr="00E91303">
        <w:rPr>
          <w:rFonts w:asciiTheme="majorHAnsi" w:hAnsiTheme="majorHAnsi" w:cs="宋体" w:hint="eastAsia"/>
          <w:bCs/>
          <w:sz w:val="24"/>
        </w:rPr>
        <w:t>10</w:t>
      </w:r>
      <w:r w:rsidRPr="00E91303">
        <w:rPr>
          <w:rFonts w:asciiTheme="majorHAnsi" w:hAnsiTheme="majorHAnsi" w:cs="宋体" w:hint="eastAsia"/>
          <w:bCs/>
          <w:sz w:val="24"/>
        </w:rPr>
        <w:t>月</w:t>
      </w:r>
      <w:r w:rsidRPr="00E91303">
        <w:rPr>
          <w:rFonts w:asciiTheme="majorHAnsi" w:hAnsiTheme="majorHAnsi" w:cs="宋体" w:hint="eastAsia"/>
          <w:bCs/>
          <w:sz w:val="24"/>
        </w:rPr>
        <w:t>1</w:t>
      </w:r>
      <w:r w:rsidRPr="00E91303">
        <w:rPr>
          <w:rFonts w:asciiTheme="majorHAnsi" w:hAnsiTheme="majorHAnsi" w:cs="宋体" w:hint="eastAsia"/>
          <w:bCs/>
          <w:sz w:val="24"/>
        </w:rPr>
        <w:t>日实施的《公开募集开放式证券投资基金流动性风险管理规定》及颁布机关对其不时做出的修订</w:t>
      </w:r>
    </w:p>
    <w:p w14:paraId="7D63BE4E"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Pr>
          <w:rFonts w:asciiTheme="majorHAnsi" w:hAnsiTheme="majorHAnsi" w:cs="宋体"/>
          <w:bCs/>
          <w:sz w:val="24"/>
        </w:rPr>
        <w:t>4</w:t>
      </w:r>
      <w:r w:rsidR="00BD751F" w:rsidRPr="00CF7289">
        <w:rPr>
          <w:rFonts w:asciiTheme="majorHAnsi" w:hAnsiTheme="majorHAnsi" w:cs="宋体"/>
          <w:bCs/>
          <w:sz w:val="24"/>
        </w:rPr>
        <w:t>、中国证监会：指中国证券监督管理委员会</w:t>
      </w:r>
    </w:p>
    <w:p w14:paraId="7688AD8B" w14:textId="1AA574D8"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Pr>
          <w:rFonts w:asciiTheme="majorHAnsi" w:hAnsiTheme="majorHAnsi" w:cs="宋体"/>
          <w:bCs/>
          <w:sz w:val="24"/>
        </w:rPr>
        <w:t>5</w:t>
      </w:r>
      <w:r w:rsidR="00BD751F" w:rsidRPr="00CF7289">
        <w:rPr>
          <w:rFonts w:asciiTheme="majorHAnsi" w:hAnsiTheme="majorHAnsi" w:cs="宋体"/>
          <w:bCs/>
          <w:sz w:val="24"/>
        </w:rPr>
        <w:t>、银行业监督管理机构：指中国人民银行和</w:t>
      </w:r>
      <w:r w:rsidR="00BD751F" w:rsidRPr="00CF7289">
        <w:rPr>
          <w:rFonts w:asciiTheme="majorHAnsi" w:hAnsiTheme="majorHAnsi" w:cs="宋体"/>
          <w:bCs/>
          <w:sz w:val="24"/>
        </w:rPr>
        <w:t>/</w:t>
      </w:r>
      <w:r w:rsidR="00BD751F" w:rsidRPr="00CF7289">
        <w:rPr>
          <w:rFonts w:asciiTheme="majorHAnsi" w:hAnsiTheme="majorHAnsi" w:cs="宋体"/>
          <w:bCs/>
          <w:sz w:val="24"/>
        </w:rPr>
        <w:t>或中国银行</w:t>
      </w:r>
      <w:del w:id="90" w:author="郑雅雯" w:date="2020-08-11T17:35:00Z">
        <w:r w:rsidR="00BD751F" w:rsidRPr="00CF7289" w:rsidDel="005C3CD0">
          <w:rPr>
            <w:rFonts w:asciiTheme="majorHAnsi" w:hAnsiTheme="majorHAnsi" w:cs="宋体" w:hint="eastAsia"/>
            <w:bCs/>
            <w:sz w:val="24"/>
          </w:rPr>
          <w:delText>业</w:delText>
        </w:r>
      </w:del>
      <w:ins w:id="91" w:author="郑雅雯" w:date="2020-08-11T17:35:00Z">
        <w:r w:rsidR="005C3CD0">
          <w:rPr>
            <w:rFonts w:asciiTheme="majorHAnsi" w:hAnsiTheme="majorHAnsi" w:cs="宋体" w:hint="eastAsia"/>
            <w:bCs/>
            <w:sz w:val="24"/>
          </w:rPr>
          <w:t>保险</w:t>
        </w:r>
      </w:ins>
      <w:r w:rsidR="00BD751F" w:rsidRPr="00CF7289">
        <w:rPr>
          <w:rFonts w:asciiTheme="majorHAnsi" w:hAnsiTheme="majorHAnsi" w:cs="宋体"/>
          <w:bCs/>
          <w:sz w:val="24"/>
        </w:rPr>
        <w:t>监督管理委员会</w:t>
      </w:r>
    </w:p>
    <w:p w14:paraId="7476AD65"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Pr>
          <w:rFonts w:asciiTheme="majorHAnsi" w:hAnsiTheme="majorHAnsi" w:cs="宋体"/>
          <w:bCs/>
          <w:sz w:val="24"/>
        </w:rPr>
        <w:t>6</w:t>
      </w:r>
      <w:r w:rsidR="00BD751F" w:rsidRPr="00CF7289">
        <w:rPr>
          <w:rFonts w:asciiTheme="majorHAnsi" w:hAnsiTheme="majorHAnsi" w:cs="宋体"/>
          <w:bCs/>
          <w:sz w:val="24"/>
        </w:rPr>
        <w:t>、基金合同当事人：指受基金合同约束，根据基金合同享有权利并承担义务的法律主体，包括基金管理人、基金托管人和基金份额持有人</w:t>
      </w:r>
    </w:p>
    <w:p w14:paraId="07E6FE4C"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Pr>
          <w:rFonts w:asciiTheme="majorHAnsi" w:hAnsiTheme="majorHAnsi" w:cs="宋体"/>
          <w:bCs/>
          <w:sz w:val="24"/>
        </w:rPr>
        <w:t>7</w:t>
      </w:r>
      <w:r w:rsidR="00BD751F" w:rsidRPr="00CF7289">
        <w:rPr>
          <w:rFonts w:asciiTheme="majorHAnsi" w:hAnsiTheme="majorHAnsi" w:cs="宋体"/>
          <w:bCs/>
          <w:sz w:val="24"/>
        </w:rPr>
        <w:t>、个人投资者：指依据有关法律法规规定可投资于证券投资基金的自然人</w:t>
      </w:r>
    </w:p>
    <w:p w14:paraId="43B64DCD"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Pr>
          <w:rFonts w:asciiTheme="majorHAnsi" w:hAnsiTheme="majorHAnsi" w:cs="宋体"/>
          <w:bCs/>
          <w:sz w:val="24"/>
        </w:rPr>
        <w:t>8</w:t>
      </w:r>
      <w:r w:rsidR="00BD751F" w:rsidRPr="00CF7289">
        <w:rPr>
          <w:rFonts w:asciiTheme="majorHAnsi" w:hAnsiTheme="majorHAnsi" w:cs="宋体"/>
          <w:bCs/>
          <w:sz w:val="24"/>
        </w:rPr>
        <w:t>、机构投资者：指依法可以投资证券投资基金的、在中华人民共和国境内合法登记并存续或经有关政府部门批准设立并存续的企业法人、事业法人、社会团体或其他组织</w:t>
      </w:r>
    </w:p>
    <w:p w14:paraId="43D3810C" w14:textId="491786A9" w:rsidR="00BD751F" w:rsidRDefault="00E91303">
      <w:pPr>
        <w:spacing w:line="360" w:lineRule="auto"/>
        <w:ind w:firstLineChars="200" w:firstLine="480"/>
        <w:rPr>
          <w:ins w:id="92" w:author="郑雅雯" w:date="2020-08-11T17:36:00Z"/>
          <w:rFonts w:asciiTheme="majorHAnsi" w:hAnsiTheme="majorHAnsi" w:cs="宋体"/>
          <w:bCs/>
          <w:sz w:val="24"/>
        </w:rPr>
      </w:pPr>
      <w:r w:rsidRPr="00CF7289">
        <w:rPr>
          <w:rFonts w:asciiTheme="majorHAnsi" w:hAnsiTheme="majorHAnsi" w:cs="宋体"/>
          <w:bCs/>
          <w:sz w:val="24"/>
        </w:rPr>
        <w:t>1</w:t>
      </w:r>
      <w:r>
        <w:rPr>
          <w:rFonts w:asciiTheme="majorHAnsi" w:hAnsiTheme="majorHAnsi" w:cs="宋体"/>
          <w:bCs/>
          <w:sz w:val="24"/>
        </w:rPr>
        <w:t>9</w:t>
      </w:r>
      <w:r w:rsidR="00BD751F" w:rsidRPr="00CF7289">
        <w:rPr>
          <w:rFonts w:asciiTheme="majorHAnsi" w:hAnsiTheme="majorHAnsi" w:cs="宋体"/>
          <w:bCs/>
          <w:sz w:val="24"/>
        </w:rPr>
        <w:t>、合格境外机构投资者：指符合</w:t>
      </w:r>
      <w:ins w:id="93" w:author="郑雅雯" w:date="2020-08-11T17:35:00Z">
        <w:r w:rsidR="005C3CD0" w:rsidRPr="005C3CD0">
          <w:rPr>
            <w:rFonts w:asciiTheme="majorHAnsi" w:hAnsiTheme="majorHAnsi" w:cs="宋体" w:hint="eastAsia"/>
            <w:bCs/>
            <w:sz w:val="24"/>
          </w:rPr>
          <w:t>《合格境外机构投资者境内证券投资管理办法》（包括其不时修订）及</w:t>
        </w:r>
      </w:ins>
      <w:r w:rsidR="00BD751F" w:rsidRPr="00CF7289">
        <w:rPr>
          <w:rFonts w:asciiTheme="majorHAnsi" w:hAnsiTheme="majorHAnsi" w:cs="宋体"/>
          <w:bCs/>
          <w:sz w:val="24"/>
        </w:rPr>
        <w:t>相关法律法规规定可以投资于在中国境内依法募集的证券投资基金的中国境外的机构投资者</w:t>
      </w:r>
    </w:p>
    <w:p w14:paraId="2695EB7F" w14:textId="0D6B4ACA" w:rsidR="005C3CD0" w:rsidRPr="00CF7289" w:rsidRDefault="005C3CD0">
      <w:pPr>
        <w:spacing w:line="360" w:lineRule="auto"/>
        <w:ind w:firstLineChars="200" w:firstLine="480"/>
        <w:rPr>
          <w:rFonts w:asciiTheme="majorHAnsi" w:hAnsiTheme="majorHAnsi" w:cs="宋体"/>
          <w:bCs/>
          <w:sz w:val="24"/>
        </w:rPr>
      </w:pPr>
      <w:ins w:id="94" w:author="郑雅雯" w:date="2020-08-11T17:36:00Z">
        <w:r>
          <w:rPr>
            <w:rFonts w:asciiTheme="majorHAnsi" w:hAnsiTheme="majorHAnsi" w:cs="宋体" w:hint="eastAsia"/>
            <w:bCs/>
            <w:sz w:val="24"/>
          </w:rPr>
          <w:t>2</w:t>
        </w:r>
        <w:r>
          <w:rPr>
            <w:rFonts w:asciiTheme="majorHAnsi" w:hAnsiTheme="majorHAnsi" w:cs="宋体"/>
            <w:bCs/>
            <w:sz w:val="24"/>
          </w:rPr>
          <w:t>0</w:t>
        </w:r>
        <w:r>
          <w:rPr>
            <w:rFonts w:asciiTheme="majorHAnsi" w:hAnsiTheme="majorHAnsi" w:cs="宋体" w:hint="eastAsia"/>
            <w:bCs/>
            <w:sz w:val="24"/>
          </w:rPr>
          <w:t>、</w:t>
        </w:r>
        <w:r w:rsidRPr="005C3CD0">
          <w:rPr>
            <w:rFonts w:asciiTheme="majorHAnsi" w:hAnsiTheme="majorHAnsi" w:cs="宋体" w:hint="eastAsia"/>
            <w:bCs/>
            <w:sz w:val="24"/>
          </w:rPr>
          <w:t>人民币合格境外机构投资者：指按照《人民币合格境外机构投资者境内证券投资试点办法》（包括其不时修订）及相关法律法规规定，运用来自境外的人民币资金进行境内证券投资的境外法人</w:t>
        </w:r>
      </w:ins>
    </w:p>
    <w:p w14:paraId="240A7F74" w14:textId="31FFBCA8" w:rsidR="00BD751F" w:rsidRPr="00CF7289" w:rsidRDefault="00E91303">
      <w:pPr>
        <w:spacing w:line="360" w:lineRule="auto"/>
        <w:ind w:firstLineChars="200" w:firstLine="480"/>
        <w:rPr>
          <w:rFonts w:asciiTheme="majorHAnsi" w:hAnsiTheme="majorHAnsi" w:cs="宋体"/>
          <w:bCs/>
          <w:sz w:val="24"/>
        </w:rPr>
      </w:pPr>
      <w:del w:id="95" w:author="郑雅雯" w:date="2020-08-11T18:33:00Z">
        <w:r w:rsidDel="00265871">
          <w:rPr>
            <w:rFonts w:asciiTheme="majorHAnsi" w:hAnsiTheme="majorHAnsi" w:cs="宋体"/>
            <w:bCs/>
            <w:sz w:val="24"/>
          </w:rPr>
          <w:delText>20</w:delText>
        </w:r>
      </w:del>
      <w:ins w:id="96" w:author="郑雅雯" w:date="2020-08-11T18:33:00Z">
        <w:r w:rsidR="00265871">
          <w:rPr>
            <w:rFonts w:asciiTheme="majorHAnsi" w:hAnsiTheme="majorHAnsi" w:cs="宋体"/>
            <w:bCs/>
            <w:sz w:val="24"/>
          </w:rPr>
          <w:t>21</w:t>
        </w:r>
      </w:ins>
      <w:r w:rsidR="00BD751F" w:rsidRPr="00CF7289">
        <w:rPr>
          <w:rFonts w:asciiTheme="majorHAnsi" w:hAnsiTheme="majorHAnsi" w:cs="宋体"/>
          <w:bCs/>
          <w:sz w:val="24"/>
        </w:rPr>
        <w:t>、投资人、投资者：指个人投资者、机构投资者</w:t>
      </w:r>
      <w:r w:rsidR="00E31DFE" w:rsidRPr="00CF7289">
        <w:rPr>
          <w:rFonts w:asciiTheme="majorHAnsi" w:hAnsiTheme="majorHAnsi" w:cs="宋体"/>
          <w:bCs/>
          <w:sz w:val="24"/>
        </w:rPr>
        <w:t>、</w:t>
      </w:r>
      <w:r w:rsidR="00BD751F" w:rsidRPr="00CF7289">
        <w:rPr>
          <w:rFonts w:asciiTheme="majorHAnsi" w:hAnsiTheme="majorHAnsi" w:cs="宋体"/>
          <w:bCs/>
          <w:sz w:val="24"/>
        </w:rPr>
        <w:t>合格境外机构投资者</w:t>
      </w:r>
      <w:r w:rsidR="00E31DFE" w:rsidRPr="00CF7289">
        <w:rPr>
          <w:rFonts w:asciiTheme="majorHAnsi" w:hAnsiTheme="majorHAnsi" w:cs="宋体"/>
          <w:bCs/>
          <w:sz w:val="24"/>
        </w:rPr>
        <w:t>、</w:t>
      </w:r>
      <w:ins w:id="97" w:author="郑雅雯" w:date="2020-08-11T17:36:00Z">
        <w:r w:rsidR="005C3CD0" w:rsidRPr="005C3CD0">
          <w:rPr>
            <w:rFonts w:asciiTheme="majorHAnsi" w:hAnsiTheme="majorHAnsi" w:cs="宋体" w:hint="eastAsia"/>
            <w:bCs/>
            <w:sz w:val="24"/>
          </w:rPr>
          <w:t>人民币合格境外机构投资者</w:t>
        </w:r>
        <w:r w:rsidR="005C3CD0">
          <w:rPr>
            <w:rFonts w:asciiTheme="majorHAnsi" w:hAnsiTheme="majorHAnsi" w:cs="宋体" w:hint="eastAsia"/>
            <w:bCs/>
            <w:sz w:val="24"/>
          </w:rPr>
          <w:t>、</w:t>
        </w:r>
      </w:ins>
      <w:r w:rsidR="00E31DFE" w:rsidRPr="00CF7289">
        <w:rPr>
          <w:rFonts w:asciiTheme="majorHAnsi" w:hAnsiTheme="majorHAnsi" w:cs="宋体"/>
          <w:bCs/>
          <w:sz w:val="24"/>
        </w:rPr>
        <w:t>发起资金提供方，</w:t>
      </w:r>
      <w:r w:rsidR="00BD751F" w:rsidRPr="00CF7289">
        <w:rPr>
          <w:rFonts w:asciiTheme="majorHAnsi" w:hAnsiTheme="majorHAnsi" w:cs="宋体"/>
          <w:bCs/>
          <w:sz w:val="24"/>
        </w:rPr>
        <w:t>以及法律法规或中国证监会允许购买证券投资基金的其他投资人的合称</w:t>
      </w:r>
    </w:p>
    <w:p w14:paraId="41C853AA" w14:textId="78D8BE21" w:rsidR="00BD751F" w:rsidRPr="00CF7289" w:rsidRDefault="00E91303">
      <w:pPr>
        <w:spacing w:line="360" w:lineRule="auto"/>
        <w:ind w:firstLineChars="200" w:firstLine="480"/>
        <w:rPr>
          <w:rFonts w:asciiTheme="majorHAnsi" w:hAnsiTheme="majorHAnsi" w:cs="宋体"/>
          <w:bCs/>
          <w:sz w:val="24"/>
        </w:rPr>
      </w:pPr>
      <w:del w:id="98" w:author="郑雅雯" w:date="2020-08-11T18:33:00Z">
        <w:r w:rsidRPr="00CF7289" w:rsidDel="00265871">
          <w:rPr>
            <w:rFonts w:asciiTheme="majorHAnsi" w:hAnsiTheme="majorHAnsi" w:cs="宋体"/>
            <w:bCs/>
            <w:sz w:val="24"/>
          </w:rPr>
          <w:delText>2</w:delText>
        </w:r>
        <w:r w:rsidDel="00265871">
          <w:rPr>
            <w:rFonts w:asciiTheme="majorHAnsi" w:hAnsiTheme="majorHAnsi" w:cs="宋体"/>
            <w:bCs/>
            <w:sz w:val="24"/>
          </w:rPr>
          <w:delText>1</w:delText>
        </w:r>
      </w:del>
      <w:ins w:id="99" w:author="郑雅雯" w:date="2020-08-11T18:33:00Z">
        <w:r w:rsidR="00265871" w:rsidRPr="00CF7289">
          <w:rPr>
            <w:rFonts w:asciiTheme="majorHAnsi" w:hAnsiTheme="majorHAnsi" w:cs="宋体"/>
            <w:bCs/>
            <w:sz w:val="24"/>
          </w:rPr>
          <w:t>2</w:t>
        </w:r>
        <w:r w:rsidR="00265871">
          <w:rPr>
            <w:rFonts w:asciiTheme="majorHAnsi" w:hAnsiTheme="majorHAnsi" w:cs="宋体"/>
            <w:bCs/>
            <w:sz w:val="24"/>
          </w:rPr>
          <w:t>2</w:t>
        </w:r>
      </w:ins>
      <w:r w:rsidR="00BD751F" w:rsidRPr="00CF7289">
        <w:rPr>
          <w:rFonts w:asciiTheme="majorHAnsi" w:hAnsiTheme="majorHAnsi" w:cs="宋体"/>
          <w:bCs/>
          <w:sz w:val="24"/>
        </w:rPr>
        <w:t>、基金份额持有人：指依基金合同和招募说明书合法取得基金份额的投资人</w:t>
      </w:r>
    </w:p>
    <w:p w14:paraId="3D3E8862" w14:textId="1CE4669A" w:rsidR="00BD751F" w:rsidRPr="00CF7289" w:rsidRDefault="00E91303">
      <w:pPr>
        <w:spacing w:line="360" w:lineRule="auto"/>
        <w:ind w:firstLineChars="200" w:firstLine="480"/>
        <w:rPr>
          <w:rFonts w:asciiTheme="majorHAnsi" w:hAnsiTheme="majorHAnsi" w:cs="宋体"/>
          <w:bCs/>
          <w:sz w:val="24"/>
        </w:rPr>
      </w:pPr>
      <w:del w:id="100" w:author="郑雅雯" w:date="2020-08-11T18:33:00Z">
        <w:r w:rsidRPr="00CF7289" w:rsidDel="00265871">
          <w:rPr>
            <w:rFonts w:asciiTheme="majorHAnsi" w:hAnsiTheme="majorHAnsi" w:cs="宋体"/>
            <w:bCs/>
            <w:sz w:val="24"/>
          </w:rPr>
          <w:delText>2</w:delText>
        </w:r>
        <w:r w:rsidDel="00265871">
          <w:rPr>
            <w:rFonts w:asciiTheme="majorHAnsi" w:hAnsiTheme="majorHAnsi" w:cs="宋体"/>
            <w:bCs/>
            <w:sz w:val="24"/>
          </w:rPr>
          <w:delText>2</w:delText>
        </w:r>
      </w:del>
      <w:ins w:id="101" w:author="郑雅雯" w:date="2020-08-11T18:33:00Z">
        <w:r w:rsidR="00265871" w:rsidRPr="00CF7289">
          <w:rPr>
            <w:rFonts w:asciiTheme="majorHAnsi" w:hAnsiTheme="majorHAnsi" w:cs="宋体"/>
            <w:bCs/>
            <w:sz w:val="24"/>
          </w:rPr>
          <w:t>2</w:t>
        </w:r>
        <w:r w:rsidR="00265871">
          <w:rPr>
            <w:rFonts w:asciiTheme="majorHAnsi" w:hAnsiTheme="majorHAnsi" w:cs="宋体"/>
            <w:bCs/>
            <w:sz w:val="24"/>
          </w:rPr>
          <w:t>3</w:t>
        </w:r>
      </w:ins>
      <w:r w:rsidR="00BD751F" w:rsidRPr="00CF7289">
        <w:rPr>
          <w:rFonts w:asciiTheme="majorHAnsi" w:hAnsiTheme="majorHAnsi" w:cs="宋体"/>
          <w:bCs/>
          <w:sz w:val="24"/>
        </w:rPr>
        <w:t>、基金销售业务：指基金管理人或销售机构宣传推介基金，发售基金份额，办理基金份额的申购、赎回、转换、转托管及定期定额投资等业务</w:t>
      </w:r>
    </w:p>
    <w:p w14:paraId="2302F976" w14:textId="5AC4BE8F" w:rsidR="00BD751F" w:rsidRPr="00CF7289" w:rsidRDefault="00E91303">
      <w:pPr>
        <w:spacing w:line="360" w:lineRule="auto"/>
        <w:ind w:firstLineChars="200" w:firstLine="480"/>
        <w:rPr>
          <w:rFonts w:asciiTheme="majorHAnsi" w:hAnsiTheme="majorHAnsi" w:cs="宋体"/>
          <w:bCs/>
          <w:sz w:val="24"/>
        </w:rPr>
      </w:pPr>
      <w:del w:id="102" w:author="郑雅雯" w:date="2020-08-11T18:33:00Z">
        <w:r w:rsidRPr="00CF7289" w:rsidDel="00265871">
          <w:rPr>
            <w:rFonts w:asciiTheme="majorHAnsi" w:hAnsiTheme="majorHAnsi" w:cs="宋体"/>
            <w:bCs/>
            <w:sz w:val="24"/>
          </w:rPr>
          <w:delText>2</w:delText>
        </w:r>
        <w:r w:rsidDel="00265871">
          <w:rPr>
            <w:rFonts w:asciiTheme="majorHAnsi" w:hAnsiTheme="majorHAnsi" w:cs="宋体"/>
            <w:bCs/>
            <w:sz w:val="24"/>
          </w:rPr>
          <w:delText>3</w:delText>
        </w:r>
      </w:del>
      <w:ins w:id="103" w:author="郑雅雯" w:date="2020-08-11T18:33:00Z">
        <w:r w:rsidR="00265871" w:rsidRPr="00CF7289">
          <w:rPr>
            <w:rFonts w:asciiTheme="majorHAnsi" w:hAnsiTheme="majorHAnsi" w:cs="宋体"/>
            <w:bCs/>
            <w:sz w:val="24"/>
          </w:rPr>
          <w:t>2</w:t>
        </w:r>
        <w:r w:rsidR="00265871">
          <w:rPr>
            <w:rFonts w:asciiTheme="majorHAnsi" w:hAnsiTheme="majorHAnsi" w:cs="宋体"/>
            <w:bCs/>
            <w:sz w:val="24"/>
          </w:rPr>
          <w:t>4</w:t>
        </w:r>
      </w:ins>
      <w:r w:rsidR="00BD751F" w:rsidRPr="00CF7289">
        <w:rPr>
          <w:rFonts w:asciiTheme="majorHAnsi" w:hAnsiTheme="majorHAnsi" w:cs="宋体"/>
          <w:bCs/>
          <w:sz w:val="24"/>
        </w:rPr>
        <w:t>、销售机构：指创金合信基金管理有限公司以及符合《销售办法》和中</w:t>
      </w:r>
      <w:r w:rsidR="00BD751F" w:rsidRPr="00CF7289">
        <w:rPr>
          <w:rFonts w:asciiTheme="majorHAnsi" w:hAnsiTheme="majorHAnsi" w:cs="宋体"/>
          <w:bCs/>
          <w:sz w:val="24"/>
        </w:rPr>
        <w:lastRenderedPageBreak/>
        <w:t>国证监会规定的其他条件，取得基金销售业务资格并与基金管理人签订了基金销售服务协议，办理基金销售业务的机构</w:t>
      </w:r>
    </w:p>
    <w:p w14:paraId="4428DFE3" w14:textId="7BC26E24" w:rsidR="00BD751F" w:rsidRPr="00CF7289" w:rsidRDefault="00E91303">
      <w:pPr>
        <w:spacing w:line="360" w:lineRule="auto"/>
        <w:ind w:firstLineChars="200" w:firstLine="480"/>
        <w:rPr>
          <w:rFonts w:asciiTheme="majorHAnsi" w:hAnsiTheme="majorHAnsi" w:cs="宋体"/>
          <w:bCs/>
          <w:sz w:val="24"/>
        </w:rPr>
      </w:pPr>
      <w:del w:id="104" w:author="郑雅雯" w:date="2020-08-11T18:33:00Z">
        <w:r w:rsidRPr="00CF7289" w:rsidDel="00265871">
          <w:rPr>
            <w:rFonts w:asciiTheme="majorHAnsi" w:hAnsiTheme="majorHAnsi" w:cs="宋体"/>
            <w:bCs/>
            <w:sz w:val="24"/>
          </w:rPr>
          <w:delText>2</w:delText>
        </w:r>
        <w:r w:rsidDel="00265871">
          <w:rPr>
            <w:rFonts w:asciiTheme="majorHAnsi" w:hAnsiTheme="majorHAnsi" w:cs="宋体"/>
            <w:bCs/>
            <w:sz w:val="24"/>
          </w:rPr>
          <w:delText>4</w:delText>
        </w:r>
      </w:del>
      <w:ins w:id="105" w:author="郑雅雯" w:date="2020-08-11T18:33:00Z">
        <w:r w:rsidR="00265871" w:rsidRPr="00CF7289">
          <w:rPr>
            <w:rFonts w:asciiTheme="majorHAnsi" w:hAnsiTheme="majorHAnsi" w:cs="宋体"/>
            <w:bCs/>
            <w:sz w:val="24"/>
          </w:rPr>
          <w:t>2</w:t>
        </w:r>
        <w:r w:rsidR="00265871">
          <w:rPr>
            <w:rFonts w:asciiTheme="majorHAnsi" w:hAnsiTheme="majorHAnsi" w:cs="宋体"/>
            <w:bCs/>
            <w:sz w:val="24"/>
          </w:rPr>
          <w:t>5</w:t>
        </w:r>
      </w:ins>
      <w:r w:rsidR="00BD751F" w:rsidRPr="00CF7289">
        <w:rPr>
          <w:rFonts w:asciiTheme="majorHAnsi" w:hAnsiTheme="majorHAnsi" w:cs="宋体"/>
          <w:bCs/>
          <w:sz w:val="24"/>
        </w:rPr>
        <w:t>、登记业务：指基金登记、存管、</w:t>
      </w:r>
      <w:r w:rsidR="00460EB9" w:rsidRPr="00CF7289">
        <w:rPr>
          <w:rFonts w:asciiTheme="majorHAnsi" w:hAnsiTheme="majorHAnsi" w:cs="宋体"/>
          <w:bCs/>
          <w:sz w:val="24"/>
        </w:rPr>
        <w:t>过户、</w:t>
      </w:r>
      <w:r w:rsidR="00BD751F" w:rsidRPr="00CF7289">
        <w:rPr>
          <w:rFonts w:asciiTheme="majorHAnsi" w:hAnsiTheme="majorHAnsi" w:cs="宋体"/>
          <w:bCs/>
          <w:sz w:val="24"/>
        </w:rPr>
        <w:t>清算和结算业务，具体内容包括投资人基金账户的建立和管理、基金份额登记、基金销售业务的确认、清算和结算、代理发放红利、建立并保管基金份额持有人名册和办理非交易过户等</w:t>
      </w:r>
    </w:p>
    <w:p w14:paraId="6F21CDE5" w14:textId="63E3FA7B" w:rsidR="00BD751F" w:rsidRPr="00CF7289" w:rsidRDefault="00E91303">
      <w:pPr>
        <w:spacing w:line="360" w:lineRule="auto"/>
        <w:ind w:firstLineChars="200" w:firstLine="480"/>
        <w:rPr>
          <w:rFonts w:asciiTheme="majorHAnsi" w:hAnsiTheme="majorHAnsi" w:cs="宋体"/>
          <w:bCs/>
          <w:sz w:val="24"/>
        </w:rPr>
      </w:pPr>
      <w:del w:id="106" w:author="郑雅雯" w:date="2020-08-11T18:33:00Z">
        <w:r w:rsidRPr="00CF7289" w:rsidDel="00265871">
          <w:rPr>
            <w:rFonts w:asciiTheme="majorHAnsi" w:hAnsiTheme="majorHAnsi" w:cs="宋体"/>
            <w:bCs/>
            <w:sz w:val="24"/>
          </w:rPr>
          <w:delText>2</w:delText>
        </w:r>
        <w:r w:rsidDel="00265871">
          <w:rPr>
            <w:rFonts w:asciiTheme="majorHAnsi" w:hAnsiTheme="majorHAnsi" w:cs="宋体"/>
            <w:bCs/>
            <w:sz w:val="24"/>
          </w:rPr>
          <w:delText>5</w:delText>
        </w:r>
      </w:del>
      <w:ins w:id="107" w:author="郑雅雯" w:date="2020-08-11T18:33:00Z">
        <w:r w:rsidR="00265871" w:rsidRPr="00CF7289">
          <w:rPr>
            <w:rFonts w:asciiTheme="majorHAnsi" w:hAnsiTheme="majorHAnsi" w:cs="宋体"/>
            <w:bCs/>
            <w:sz w:val="24"/>
          </w:rPr>
          <w:t>2</w:t>
        </w:r>
        <w:r w:rsidR="00265871">
          <w:rPr>
            <w:rFonts w:asciiTheme="majorHAnsi" w:hAnsiTheme="majorHAnsi" w:cs="宋体"/>
            <w:bCs/>
            <w:sz w:val="24"/>
          </w:rPr>
          <w:t>6</w:t>
        </w:r>
      </w:ins>
      <w:r w:rsidR="00BD751F" w:rsidRPr="00CF7289">
        <w:rPr>
          <w:rFonts w:asciiTheme="majorHAnsi" w:hAnsiTheme="majorHAnsi" w:cs="宋体"/>
          <w:bCs/>
          <w:sz w:val="24"/>
        </w:rPr>
        <w:t>、登记机构：指办理登记业务的机构。基金的登记机构为创金合信基金管理有限公司或接受</w:t>
      </w:r>
      <w:r w:rsidR="00E31DFE" w:rsidRPr="00CF7289">
        <w:rPr>
          <w:rFonts w:asciiTheme="majorHAnsi" w:hAnsiTheme="majorHAnsi" w:cs="宋体"/>
          <w:bCs/>
          <w:sz w:val="24"/>
        </w:rPr>
        <w:t>基金管理人</w:t>
      </w:r>
      <w:r w:rsidR="00BD751F" w:rsidRPr="00CF7289">
        <w:rPr>
          <w:rFonts w:asciiTheme="majorHAnsi" w:hAnsiTheme="majorHAnsi" w:cs="宋体"/>
          <w:bCs/>
          <w:sz w:val="24"/>
        </w:rPr>
        <w:t>委托</w:t>
      </w:r>
      <w:r w:rsidR="00E31DFE" w:rsidRPr="00CF7289">
        <w:rPr>
          <w:rFonts w:asciiTheme="majorHAnsi" w:hAnsiTheme="majorHAnsi" w:cs="宋体"/>
          <w:bCs/>
          <w:sz w:val="24"/>
        </w:rPr>
        <w:t>，</w:t>
      </w:r>
      <w:r w:rsidR="00BD751F" w:rsidRPr="00CF7289">
        <w:rPr>
          <w:rFonts w:asciiTheme="majorHAnsi" w:hAnsiTheme="majorHAnsi" w:cs="宋体"/>
          <w:bCs/>
          <w:sz w:val="24"/>
        </w:rPr>
        <w:t>代为办理登记业务的机构</w:t>
      </w:r>
    </w:p>
    <w:p w14:paraId="7EE4C080" w14:textId="1A62C07E" w:rsidR="00BD751F" w:rsidRPr="00CF7289" w:rsidRDefault="00E91303">
      <w:pPr>
        <w:spacing w:line="360" w:lineRule="auto"/>
        <w:ind w:firstLineChars="200" w:firstLine="480"/>
        <w:rPr>
          <w:rFonts w:asciiTheme="majorHAnsi" w:hAnsiTheme="majorHAnsi" w:cs="宋体"/>
          <w:bCs/>
          <w:sz w:val="24"/>
        </w:rPr>
      </w:pPr>
      <w:del w:id="108" w:author="郑雅雯" w:date="2020-08-11T18:33:00Z">
        <w:r w:rsidRPr="00CF7289" w:rsidDel="00265871">
          <w:rPr>
            <w:rFonts w:asciiTheme="majorHAnsi" w:hAnsiTheme="majorHAnsi" w:cs="宋体"/>
            <w:bCs/>
            <w:sz w:val="24"/>
          </w:rPr>
          <w:delText>2</w:delText>
        </w:r>
        <w:r w:rsidDel="00265871">
          <w:rPr>
            <w:rFonts w:asciiTheme="majorHAnsi" w:hAnsiTheme="majorHAnsi" w:cs="宋体"/>
            <w:bCs/>
            <w:sz w:val="24"/>
          </w:rPr>
          <w:delText>6</w:delText>
        </w:r>
      </w:del>
      <w:ins w:id="109" w:author="郑雅雯" w:date="2020-08-11T18:33:00Z">
        <w:r w:rsidR="00265871" w:rsidRPr="00CF7289">
          <w:rPr>
            <w:rFonts w:asciiTheme="majorHAnsi" w:hAnsiTheme="majorHAnsi" w:cs="宋体"/>
            <w:bCs/>
            <w:sz w:val="24"/>
          </w:rPr>
          <w:t>2</w:t>
        </w:r>
        <w:r w:rsidR="00265871">
          <w:rPr>
            <w:rFonts w:asciiTheme="majorHAnsi" w:hAnsiTheme="majorHAnsi" w:cs="宋体"/>
            <w:bCs/>
            <w:sz w:val="24"/>
          </w:rPr>
          <w:t>7</w:t>
        </w:r>
      </w:ins>
      <w:r w:rsidR="00BD751F" w:rsidRPr="00CF7289">
        <w:rPr>
          <w:rFonts w:asciiTheme="majorHAnsi" w:hAnsiTheme="majorHAnsi" w:cs="宋体"/>
          <w:bCs/>
          <w:sz w:val="24"/>
        </w:rPr>
        <w:t>、基金账户：指登记机构为投资人开立的、记录其持有的、基金管理人所管理的基金份额余额及其变动情况的账户</w:t>
      </w:r>
    </w:p>
    <w:p w14:paraId="28B9E783" w14:textId="14ECC221" w:rsidR="00BD751F" w:rsidRPr="00CF7289" w:rsidRDefault="00E91303">
      <w:pPr>
        <w:spacing w:line="360" w:lineRule="auto"/>
        <w:ind w:firstLineChars="200" w:firstLine="480"/>
        <w:rPr>
          <w:rFonts w:asciiTheme="majorHAnsi" w:hAnsiTheme="majorHAnsi" w:cs="宋体"/>
          <w:bCs/>
          <w:sz w:val="24"/>
        </w:rPr>
      </w:pPr>
      <w:del w:id="110" w:author="郑雅雯" w:date="2020-08-11T18:33:00Z">
        <w:r w:rsidRPr="00CF7289" w:rsidDel="00265871">
          <w:rPr>
            <w:rFonts w:asciiTheme="majorHAnsi" w:hAnsiTheme="majorHAnsi" w:cs="宋体"/>
            <w:bCs/>
            <w:sz w:val="24"/>
          </w:rPr>
          <w:delText>2</w:delText>
        </w:r>
        <w:r w:rsidDel="00265871">
          <w:rPr>
            <w:rFonts w:asciiTheme="majorHAnsi" w:hAnsiTheme="majorHAnsi" w:cs="宋体"/>
            <w:bCs/>
            <w:sz w:val="24"/>
          </w:rPr>
          <w:delText>7</w:delText>
        </w:r>
      </w:del>
      <w:ins w:id="111" w:author="郑雅雯" w:date="2020-08-11T18:33:00Z">
        <w:r w:rsidR="00265871" w:rsidRPr="00CF7289">
          <w:rPr>
            <w:rFonts w:asciiTheme="majorHAnsi" w:hAnsiTheme="majorHAnsi" w:cs="宋体"/>
            <w:bCs/>
            <w:sz w:val="24"/>
          </w:rPr>
          <w:t>2</w:t>
        </w:r>
        <w:r w:rsidR="00265871">
          <w:rPr>
            <w:rFonts w:asciiTheme="majorHAnsi" w:hAnsiTheme="majorHAnsi" w:cs="宋体"/>
            <w:bCs/>
            <w:sz w:val="24"/>
          </w:rPr>
          <w:t>8</w:t>
        </w:r>
      </w:ins>
      <w:r w:rsidR="00BD751F" w:rsidRPr="00CF7289">
        <w:rPr>
          <w:rFonts w:asciiTheme="majorHAnsi" w:hAnsiTheme="majorHAnsi" w:cs="宋体"/>
          <w:bCs/>
          <w:sz w:val="24"/>
        </w:rPr>
        <w:t>、基金交易账户：指销售机构为投资人开立的、记录投资人通过该销售机构</w:t>
      </w:r>
      <w:r w:rsidR="00F46233" w:rsidRPr="00CF7289">
        <w:rPr>
          <w:rFonts w:asciiTheme="majorHAnsi" w:hAnsiTheme="majorHAnsi" w:cs="宋体" w:hint="eastAsia"/>
          <w:bCs/>
          <w:sz w:val="24"/>
        </w:rPr>
        <w:t>办理</w:t>
      </w:r>
      <w:r w:rsidR="00433ECF" w:rsidRPr="00CF7289">
        <w:rPr>
          <w:rFonts w:asciiTheme="majorHAnsi" w:hAnsiTheme="majorHAnsi" w:cs="宋体" w:hint="eastAsia"/>
          <w:bCs/>
          <w:sz w:val="24"/>
        </w:rPr>
        <w:t>认购、申购、赎回、转换、转托管及定期定额投资</w:t>
      </w:r>
      <w:r w:rsidR="00F46233" w:rsidRPr="00CF7289">
        <w:rPr>
          <w:rFonts w:asciiTheme="majorHAnsi" w:hAnsiTheme="majorHAnsi" w:cs="宋体" w:hint="eastAsia"/>
          <w:bCs/>
          <w:sz w:val="24"/>
        </w:rPr>
        <w:t>等业务而引起</w:t>
      </w:r>
      <w:r w:rsidR="00BD751F" w:rsidRPr="00CF7289">
        <w:rPr>
          <w:rFonts w:asciiTheme="majorHAnsi" w:hAnsiTheme="majorHAnsi" w:cs="宋体"/>
          <w:bCs/>
          <w:sz w:val="24"/>
        </w:rPr>
        <w:t>的基金份额变动及结余情况的账户</w:t>
      </w:r>
    </w:p>
    <w:p w14:paraId="7EF34D8D" w14:textId="20B24A50" w:rsidR="00BD751F" w:rsidRPr="00CF7289" w:rsidRDefault="00E91303">
      <w:pPr>
        <w:spacing w:line="360" w:lineRule="auto"/>
        <w:ind w:firstLineChars="200" w:firstLine="480"/>
        <w:rPr>
          <w:rFonts w:asciiTheme="majorHAnsi" w:hAnsiTheme="majorHAnsi" w:cs="宋体"/>
          <w:bCs/>
          <w:sz w:val="24"/>
        </w:rPr>
      </w:pPr>
      <w:del w:id="112" w:author="郑雅雯" w:date="2020-08-11T18:33:00Z">
        <w:r w:rsidRPr="00CF7289" w:rsidDel="00265871">
          <w:rPr>
            <w:rFonts w:asciiTheme="majorHAnsi" w:hAnsiTheme="majorHAnsi" w:cs="宋体"/>
            <w:bCs/>
            <w:sz w:val="24"/>
          </w:rPr>
          <w:delText>2</w:delText>
        </w:r>
        <w:r w:rsidDel="00265871">
          <w:rPr>
            <w:rFonts w:asciiTheme="majorHAnsi" w:hAnsiTheme="majorHAnsi" w:cs="宋体"/>
            <w:bCs/>
            <w:sz w:val="24"/>
          </w:rPr>
          <w:delText>8</w:delText>
        </w:r>
      </w:del>
      <w:ins w:id="113" w:author="郑雅雯" w:date="2020-08-11T18:33:00Z">
        <w:r w:rsidR="00265871" w:rsidRPr="00CF7289">
          <w:rPr>
            <w:rFonts w:asciiTheme="majorHAnsi" w:hAnsiTheme="majorHAnsi" w:cs="宋体"/>
            <w:bCs/>
            <w:sz w:val="24"/>
          </w:rPr>
          <w:t>2</w:t>
        </w:r>
        <w:r w:rsidR="00265871">
          <w:rPr>
            <w:rFonts w:asciiTheme="majorHAnsi" w:hAnsiTheme="majorHAnsi" w:cs="宋体"/>
            <w:bCs/>
            <w:sz w:val="24"/>
          </w:rPr>
          <w:t>9</w:t>
        </w:r>
      </w:ins>
      <w:r w:rsidR="00BD751F" w:rsidRPr="00CF7289">
        <w:rPr>
          <w:rFonts w:asciiTheme="majorHAnsi" w:hAnsiTheme="majorHAnsi" w:cs="宋体"/>
          <w:bCs/>
          <w:sz w:val="24"/>
        </w:rPr>
        <w:t>、基金合同生效日：指基金募集达到法律法规规定及基金合同规定的条件，基金管理人向中国证监会办理基金备案手续完毕，并获得中国证监会书面确认的日期</w:t>
      </w:r>
    </w:p>
    <w:p w14:paraId="56F30691" w14:textId="6579A23D" w:rsidR="00BD751F" w:rsidRPr="00CF7289" w:rsidRDefault="00E91303">
      <w:pPr>
        <w:spacing w:line="360" w:lineRule="auto"/>
        <w:ind w:firstLineChars="200" w:firstLine="480"/>
        <w:rPr>
          <w:rFonts w:asciiTheme="majorHAnsi" w:hAnsiTheme="majorHAnsi" w:cs="宋体"/>
          <w:bCs/>
          <w:sz w:val="24"/>
        </w:rPr>
      </w:pPr>
      <w:del w:id="114" w:author="郑雅雯" w:date="2020-08-11T18:33:00Z">
        <w:r w:rsidRPr="00CF7289" w:rsidDel="00265871">
          <w:rPr>
            <w:rFonts w:asciiTheme="majorHAnsi" w:hAnsiTheme="majorHAnsi" w:cs="宋体"/>
            <w:bCs/>
            <w:sz w:val="24"/>
          </w:rPr>
          <w:delText>2</w:delText>
        </w:r>
        <w:r w:rsidDel="00265871">
          <w:rPr>
            <w:rFonts w:asciiTheme="majorHAnsi" w:hAnsiTheme="majorHAnsi" w:cs="宋体"/>
            <w:bCs/>
            <w:sz w:val="24"/>
          </w:rPr>
          <w:delText>9</w:delText>
        </w:r>
      </w:del>
      <w:ins w:id="115" w:author="郑雅雯" w:date="2020-08-11T18:33:00Z">
        <w:r w:rsidR="00265871">
          <w:rPr>
            <w:rFonts w:asciiTheme="majorHAnsi" w:hAnsiTheme="majorHAnsi" w:cs="宋体"/>
            <w:bCs/>
            <w:sz w:val="24"/>
          </w:rPr>
          <w:t>30</w:t>
        </w:r>
      </w:ins>
      <w:r w:rsidR="00BD751F" w:rsidRPr="00CF7289">
        <w:rPr>
          <w:rFonts w:asciiTheme="majorHAnsi" w:hAnsiTheme="majorHAnsi" w:cs="宋体"/>
          <w:bCs/>
          <w:sz w:val="24"/>
        </w:rPr>
        <w:t>、基金合同终止日：指基金合同规定的基金合同终止事由出现后，基金财产清算完毕，清算结果报中国证监会备案并予以公告的日期</w:t>
      </w:r>
    </w:p>
    <w:p w14:paraId="444FDBB1" w14:textId="2963F26D" w:rsidR="00BD751F" w:rsidRPr="00CF7289" w:rsidRDefault="00E91303">
      <w:pPr>
        <w:spacing w:line="360" w:lineRule="auto"/>
        <w:ind w:firstLineChars="200" w:firstLine="480"/>
        <w:rPr>
          <w:rFonts w:asciiTheme="majorHAnsi" w:hAnsiTheme="majorHAnsi" w:cs="宋体"/>
          <w:bCs/>
          <w:sz w:val="24"/>
        </w:rPr>
      </w:pPr>
      <w:del w:id="116" w:author="郑雅雯" w:date="2020-08-11T18:33:00Z">
        <w:r w:rsidDel="00265871">
          <w:rPr>
            <w:rFonts w:asciiTheme="majorHAnsi" w:hAnsiTheme="majorHAnsi" w:cs="宋体"/>
            <w:bCs/>
            <w:sz w:val="24"/>
          </w:rPr>
          <w:delText>30</w:delText>
        </w:r>
      </w:del>
      <w:ins w:id="117" w:author="郑雅雯" w:date="2020-08-11T18:33:00Z">
        <w:r w:rsidR="00265871">
          <w:rPr>
            <w:rFonts w:asciiTheme="majorHAnsi" w:hAnsiTheme="majorHAnsi" w:cs="宋体"/>
            <w:bCs/>
            <w:sz w:val="24"/>
          </w:rPr>
          <w:t>31</w:t>
        </w:r>
      </w:ins>
      <w:r w:rsidR="00BD751F" w:rsidRPr="00CF7289">
        <w:rPr>
          <w:rFonts w:asciiTheme="majorHAnsi" w:hAnsiTheme="majorHAnsi" w:cs="宋体"/>
          <w:bCs/>
          <w:sz w:val="24"/>
        </w:rPr>
        <w:t>、基金募集期：指自基金份额发售之日起至发售结束之日止的期间，最长不得超过三个月</w:t>
      </w:r>
    </w:p>
    <w:p w14:paraId="46ABE82C" w14:textId="4D56329B" w:rsidR="00BD751F" w:rsidRPr="00CF7289" w:rsidRDefault="00E91303">
      <w:pPr>
        <w:spacing w:line="360" w:lineRule="auto"/>
        <w:ind w:firstLineChars="200" w:firstLine="480"/>
        <w:rPr>
          <w:rFonts w:asciiTheme="majorHAnsi" w:hAnsiTheme="majorHAnsi" w:cs="宋体"/>
          <w:bCs/>
          <w:sz w:val="24"/>
        </w:rPr>
      </w:pPr>
      <w:del w:id="118" w:author="郑雅雯" w:date="2020-08-11T18:33:00Z">
        <w:r w:rsidRPr="00CF7289" w:rsidDel="00265871">
          <w:rPr>
            <w:rFonts w:asciiTheme="majorHAnsi" w:hAnsiTheme="majorHAnsi" w:cs="宋体"/>
            <w:bCs/>
            <w:sz w:val="24"/>
          </w:rPr>
          <w:delText>3</w:delText>
        </w:r>
        <w:r w:rsidDel="00265871">
          <w:rPr>
            <w:rFonts w:asciiTheme="majorHAnsi" w:hAnsiTheme="majorHAnsi" w:cs="宋体"/>
            <w:bCs/>
            <w:sz w:val="24"/>
          </w:rPr>
          <w:delText>1</w:delText>
        </w:r>
      </w:del>
      <w:ins w:id="119" w:author="郑雅雯" w:date="2020-08-11T18:33:00Z">
        <w:r w:rsidR="00265871" w:rsidRPr="00CF7289">
          <w:rPr>
            <w:rFonts w:asciiTheme="majorHAnsi" w:hAnsiTheme="majorHAnsi" w:cs="宋体"/>
            <w:bCs/>
            <w:sz w:val="24"/>
          </w:rPr>
          <w:t>3</w:t>
        </w:r>
        <w:r w:rsidR="00265871">
          <w:rPr>
            <w:rFonts w:asciiTheme="majorHAnsi" w:hAnsiTheme="majorHAnsi" w:cs="宋体"/>
            <w:bCs/>
            <w:sz w:val="24"/>
          </w:rPr>
          <w:t>2</w:t>
        </w:r>
      </w:ins>
      <w:r w:rsidR="00BD751F" w:rsidRPr="00CF7289">
        <w:rPr>
          <w:rFonts w:asciiTheme="majorHAnsi" w:hAnsiTheme="majorHAnsi" w:cs="宋体"/>
          <w:bCs/>
          <w:sz w:val="24"/>
        </w:rPr>
        <w:t>、存续期：指基金合同生效日至终止日之间的不定期期限</w:t>
      </w:r>
    </w:p>
    <w:p w14:paraId="4BF6B5C7" w14:textId="6B0CF5C4" w:rsidR="00BD751F" w:rsidRPr="00CF7289" w:rsidRDefault="00E91303">
      <w:pPr>
        <w:spacing w:line="360" w:lineRule="auto"/>
        <w:ind w:firstLineChars="200" w:firstLine="480"/>
        <w:rPr>
          <w:rFonts w:asciiTheme="majorHAnsi" w:hAnsiTheme="majorHAnsi" w:cs="宋体"/>
          <w:bCs/>
          <w:sz w:val="24"/>
        </w:rPr>
      </w:pPr>
      <w:del w:id="120" w:author="郑雅雯" w:date="2020-08-11T18:33:00Z">
        <w:r w:rsidRPr="00CF7289" w:rsidDel="00265871">
          <w:rPr>
            <w:rFonts w:asciiTheme="majorHAnsi" w:hAnsiTheme="majorHAnsi" w:cs="宋体"/>
            <w:bCs/>
            <w:sz w:val="24"/>
          </w:rPr>
          <w:delText>3</w:delText>
        </w:r>
        <w:r w:rsidDel="00265871">
          <w:rPr>
            <w:rFonts w:asciiTheme="majorHAnsi" w:hAnsiTheme="majorHAnsi" w:cs="宋体"/>
            <w:bCs/>
            <w:sz w:val="24"/>
          </w:rPr>
          <w:delText>2</w:delText>
        </w:r>
      </w:del>
      <w:ins w:id="121" w:author="郑雅雯" w:date="2020-08-11T18:33:00Z">
        <w:r w:rsidR="00265871" w:rsidRPr="00CF7289">
          <w:rPr>
            <w:rFonts w:asciiTheme="majorHAnsi" w:hAnsiTheme="majorHAnsi" w:cs="宋体"/>
            <w:bCs/>
            <w:sz w:val="24"/>
          </w:rPr>
          <w:t>3</w:t>
        </w:r>
        <w:r w:rsidR="00265871">
          <w:rPr>
            <w:rFonts w:asciiTheme="majorHAnsi" w:hAnsiTheme="majorHAnsi" w:cs="宋体"/>
            <w:bCs/>
            <w:sz w:val="24"/>
          </w:rPr>
          <w:t>3</w:t>
        </w:r>
      </w:ins>
      <w:r w:rsidR="00BD751F" w:rsidRPr="00CF7289">
        <w:rPr>
          <w:rFonts w:asciiTheme="majorHAnsi" w:hAnsiTheme="majorHAnsi" w:cs="宋体"/>
          <w:bCs/>
          <w:sz w:val="24"/>
        </w:rPr>
        <w:t>、工作日：指上海证券交易所、深圳证券交易所的正常交易日</w:t>
      </w:r>
    </w:p>
    <w:p w14:paraId="52A86C4F" w14:textId="320A44A4" w:rsidR="00BD751F" w:rsidRPr="00CF7289" w:rsidRDefault="00E91303">
      <w:pPr>
        <w:spacing w:line="360" w:lineRule="auto"/>
        <w:ind w:firstLineChars="200" w:firstLine="480"/>
        <w:rPr>
          <w:rFonts w:asciiTheme="majorHAnsi" w:hAnsiTheme="majorHAnsi" w:cs="宋体"/>
          <w:bCs/>
          <w:sz w:val="24"/>
        </w:rPr>
      </w:pPr>
      <w:del w:id="122" w:author="郑雅雯" w:date="2020-08-11T18:33:00Z">
        <w:r w:rsidRPr="00CF7289" w:rsidDel="00265871">
          <w:rPr>
            <w:rFonts w:asciiTheme="majorHAnsi" w:hAnsiTheme="majorHAnsi" w:cs="宋体"/>
            <w:bCs/>
            <w:sz w:val="24"/>
          </w:rPr>
          <w:delText>3</w:delText>
        </w:r>
        <w:r w:rsidDel="00265871">
          <w:rPr>
            <w:rFonts w:asciiTheme="majorHAnsi" w:hAnsiTheme="majorHAnsi" w:cs="宋体"/>
            <w:bCs/>
            <w:sz w:val="24"/>
          </w:rPr>
          <w:delText>3</w:delText>
        </w:r>
      </w:del>
      <w:ins w:id="123" w:author="郑雅雯" w:date="2020-08-11T18:33:00Z">
        <w:r w:rsidR="00265871" w:rsidRPr="00CF7289">
          <w:rPr>
            <w:rFonts w:asciiTheme="majorHAnsi" w:hAnsiTheme="majorHAnsi" w:cs="宋体"/>
            <w:bCs/>
            <w:sz w:val="24"/>
          </w:rPr>
          <w:t>3</w:t>
        </w:r>
        <w:r w:rsidR="00265871">
          <w:rPr>
            <w:rFonts w:asciiTheme="majorHAnsi" w:hAnsiTheme="majorHAnsi" w:cs="宋体"/>
            <w:bCs/>
            <w:sz w:val="24"/>
          </w:rPr>
          <w:t>4</w:t>
        </w:r>
      </w:ins>
      <w:r w:rsidR="00BD751F" w:rsidRPr="00CF7289">
        <w:rPr>
          <w:rFonts w:asciiTheme="majorHAnsi" w:hAnsiTheme="majorHAnsi" w:cs="宋体"/>
          <w:bCs/>
          <w:sz w:val="24"/>
        </w:rPr>
        <w:t>、</w:t>
      </w:r>
      <w:r w:rsidR="00BD751F" w:rsidRPr="00CF7289">
        <w:rPr>
          <w:rFonts w:asciiTheme="majorHAnsi" w:hAnsiTheme="majorHAnsi" w:cs="宋体"/>
          <w:bCs/>
          <w:sz w:val="24"/>
        </w:rPr>
        <w:t>T</w:t>
      </w:r>
      <w:r w:rsidR="00BD751F" w:rsidRPr="00CF7289">
        <w:rPr>
          <w:rFonts w:asciiTheme="majorHAnsi" w:hAnsiTheme="majorHAnsi" w:cs="宋体"/>
          <w:bCs/>
          <w:sz w:val="24"/>
        </w:rPr>
        <w:t>日：指销售机构在规定时间受理投资人申购、赎回或其他业务申请的开放日</w:t>
      </w:r>
    </w:p>
    <w:p w14:paraId="224FE473" w14:textId="295ECF52" w:rsidR="00BD751F" w:rsidRPr="00CF7289" w:rsidRDefault="00E91303">
      <w:pPr>
        <w:spacing w:line="360" w:lineRule="auto"/>
        <w:ind w:firstLineChars="200" w:firstLine="480"/>
        <w:rPr>
          <w:rFonts w:asciiTheme="majorHAnsi" w:hAnsiTheme="majorHAnsi" w:cs="宋体"/>
          <w:bCs/>
          <w:sz w:val="24"/>
        </w:rPr>
      </w:pPr>
      <w:del w:id="124" w:author="郑雅雯" w:date="2020-08-11T18:33:00Z">
        <w:r w:rsidRPr="00CF7289" w:rsidDel="00265871">
          <w:rPr>
            <w:rFonts w:asciiTheme="majorHAnsi" w:hAnsiTheme="majorHAnsi" w:cs="宋体"/>
            <w:bCs/>
            <w:sz w:val="24"/>
          </w:rPr>
          <w:delText>3</w:delText>
        </w:r>
        <w:r w:rsidDel="00265871">
          <w:rPr>
            <w:rFonts w:asciiTheme="majorHAnsi" w:hAnsiTheme="majorHAnsi" w:cs="宋体"/>
            <w:bCs/>
            <w:sz w:val="24"/>
          </w:rPr>
          <w:delText>4</w:delText>
        </w:r>
      </w:del>
      <w:ins w:id="125" w:author="郑雅雯" w:date="2020-08-11T18:33:00Z">
        <w:r w:rsidR="00265871" w:rsidRPr="00CF7289">
          <w:rPr>
            <w:rFonts w:asciiTheme="majorHAnsi" w:hAnsiTheme="majorHAnsi" w:cs="宋体"/>
            <w:bCs/>
            <w:sz w:val="24"/>
          </w:rPr>
          <w:t>3</w:t>
        </w:r>
        <w:r w:rsidR="00265871">
          <w:rPr>
            <w:rFonts w:asciiTheme="majorHAnsi" w:hAnsiTheme="majorHAnsi" w:cs="宋体"/>
            <w:bCs/>
            <w:sz w:val="24"/>
          </w:rPr>
          <w:t>5</w:t>
        </w:r>
      </w:ins>
      <w:r w:rsidR="00BD751F" w:rsidRPr="00CF7289">
        <w:rPr>
          <w:rFonts w:asciiTheme="majorHAnsi" w:hAnsiTheme="majorHAnsi" w:cs="宋体"/>
          <w:bCs/>
          <w:sz w:val="24"/>
        </w:rPr>
        <w:t>、</w:t>
      </w:r>
      <w:r w:rsidR="00BD751F" w:rsidRPr="00CF7289">
        <w:rPr>
          <w:rFonts w:asciiTheme="majorHAnsi" w:hAnsiTheme="majorHAnsi" w:cs="宋体"/>
          <w:bCs/>
          <w:sz w:val="24"/>
        </w:rPr>
        <w:t>T+n</w:t>
      </w:r>
      <w:r w:rsidR="00BD751F" w:rsidRPr="00CF7289">
        <w:rPr>
          <w:rFonts w:asciiTheme="majorHAnsi" w:hAnsiTheme="majorHAnsi" w:cs="宋体"/>
          <w:bCs/>
          <w:sz w:val="24"/>
        </w:rPr>
        <w:t>日：指自</w:t>
      </w:r>
      <w:r w:rsidR="00BD751F" w:rsidRPr="00CF7289">
        <w:rPr>
          <w:rFonts w:asciiTheme="majorHAnsi" w:hAnsiTheme="majorHAnsi" w:cs="宋体"/>
          <w:bCs/>
          <w:sz w:val="24"/>
        </w:rPr>
        <w:t>T</w:t>
      </w:r>
      <w:r w:rsidR="00BD751F" w:rsidRPr="00CF7289">
        <w:rPr>
          <w:rFonts w:asciiTheme="majorHAnsi" w:hAnsiTheme="majorHAnsi" w:cs="宋体"/>
          <w:bCs/>
          <w:sz w:val="24"/>
        </w:rPr>
        <w:t>日起第</w:t>
      </w:r>
      <w:r w:rsidR="00BD751F" w:rsidRPr="00CF7289">
        <w:rPr>
          <w:rFonts w:asciiTheme="majorHAnsi" w:hAnsiTheme="majorHAnsi" w:cs="宋体"/>
          <w:bCs/>
          <w:sz w:val="24"/>
        </w:rPr>
        <w:t>n</w:t>
      </w:r>
      <w:r w:rsidR="00BD751F" w:rsidRPr="00CF7289">
        <w:rPr>
          <w:rFonts w:asciiTheme="majorHAnsi" w:hAnsiTheme="majorHAnsi" w:cs="宋体"/>
          <w:bCs/>
          <w:sz w:val="24"/>
        </w:rPr>
        <w:t>个工作日</w:t>
      </w:r>
      <w:r w:rsidR="00BD751F" w:rsidRPr="00CF7289">
        <w:rPr>
          <w:rFonts w:asciiTheme="majorHAnsi" w:hAnsiTheme="majorHAnsi" w:cs="宋体"/>
          <w:bCs/>
          <w:sz w:val="24"/>
        </w:rPr>
        <w:t>(</w:t>
      </w:r>
      <w:r w:rsidR="00BD751F" w:rsidRPr="00CF7289">
        <w:rPr>
          <w:rFonts w:asciiTheme="majorHAnsi" w:hAnsiTheme="majorHAnsi" w:cs="宋体"/>
          <w:bCs/>
          <w:sz w:val="24"/>
        </w:rPr>
        <w:t>不包含</w:t>
      </w:r>
      <w:r w:rsidR="00BD751F" w:rsidRPr="00CF7289">
        <w:rPr>
          <w:rFonts w:asciiTheme="majorHAnsi" w:hAnsiTheme="majorHAnsi" w:cs="宋体"/>
          <w:bCs/>
          <w:sz w:val="24"/>
        </w:rPr>
        <w:t>T</w:t>
      </w:r>
      <w:r w:rsidR="00BD751F" w:rsidRPr="00CF7289">
        <w:rPr>
          <w:rFonts w:asciiTheme="majorHAnsi" w:hAnsiTheme="majorHAnsi" w:cs="宋体"/>
          <w:bCs/>
          <w:sz w:val="24"/>
        </w:rPr>
        <w:t>日</w:t>
      </w:r>
      <w:r w:rsidR="00BD751F" w:rsidRPr="00CF7289">
        <w:rPr>
          <w:rFonts w:asciiTheme="majorHAnsi" w:hAnsiTheme="majorHAnsi" w:cs="宋体"/>
          <w:bCs/>
          <w:sz w:val="24"/>
        </w:rPr>
        <w:t>)</w:t>
      </w:r>
      <w:r w:rsidR="00BD751F" w:rsidRPr="00CF7289">
        <w:rPr>
          <w:rFonts w:asciiTheme="majorHAnsi" w:hAnsiTheme="majorHAnsi" w:cs="宋体"/>
          <w:bCs/>
          <w:sz w:val="24"/>
        </w:rPr>
        <w:t>，</w:t>
      </w:r>
      <w:r w:rsidR="00BD751F" w:rsidRPr="00CF7289">
        <w:rPr>
          <w:rFonts w:asciiTheme="majorHAnsi" w:hAnsiTheme="majorHAnsi" w:cs="宋体"/>
          <w:bCs/>
          <w:sz w:val="24"/>
        </w:rPr>
        <w:t>n</w:t>
      </w:r>
      <w:r w:rsidR="00BD751F" w:rsidRPr="00CF7289">
        <w:rPr>
          <w:rFonts w:asciiTheme="majorHAnsi" w:hAnsiTheme="majorHAnsi" w:cs="宋体"/>
          <w:bCs/>
          <w:sz w:val="24"/>
        </w:rPr>
        <w:t>为自然数</w:t>
      </w:r>
    </w:p>
    <w:p w14:paraId="6DFBC9C5" w14:textId="6A8C8FB6" w:rsidR="00BD751F" w:rsidRPr="00CF7289" w:rsidRDefault="00E91303">
      <w:pPr>
        <w:spacing w:line="360" w:lineRule="auto"/>
        <w:ind w:firstLineChars="200" w:firstLine="480"/>
        <w:rPr>
          <w:rFonts w:asciiTheme="majorHAnsi" w:hAnsiTheme="majorHAnsi" w:cs="宋体"/>
          <w:bCs/>
          <w:sz w:val="24"/>
        </w:rPr>
      </w:pPr>
      <w:del w:id="126" w:author="郑雅雯" w:date="2020-08-11T18:33:00Z">
        <w:r w:rsidRPr="00CF7289" w:rsidDel="00265871">
          <w:rPr>
            <w:rFonts w:asciiTheme="majorHAnsi" w:hAnsiTheme="majorHAnsi" w:cs="宋体"/>
            <w:bCs/>
            <w:sz w:val="24"/>
          </w:rPr>
          <w:delText>3</w:delText>
        </w:r>
        <w:r w:rsidDel="00265871">
          <w:rPr>
            <w:rFonts w:asciiTheme="majorHAnsi" w:hAnsiTheme="majorHAnsi" w:cs="宋体"/>
            <w:bCs/>
            <w:sz w:val="24"/>
          </w:rPr>
          <w:delText>5</w:delText>
        </w:r>
      </w:del>
      <w:ins w:id="127" w:author="郑雅雯" w:date="2020-08-11T18:33:00Z">
        <w:r w:rsidR="00265871" w:rsidRPr="00CF7289">
          <w:rPr>
            <w:rFonts w:asciiTheme="majorHAnsi" w:hAnsiTheme="majorHAnsi" w:cs="宋体"/>
            <w:bCs/>
            <w:sz w:val="24"/>
          </w:rPr>
          <w:t>3</w:t>
        </w:r>
        <w:r w:rsidR="00265871">
          <w:rPr>
            <w:rFonts w:asciiTheme="majorHAnsi" w:hAnsiTheme="majorHAnsi" w:cs="宋体"/>
            <w:bCs/>
            <w:sz w:val="24"/>
          </w:rPr>
          <w:t>6</w:t>
        </w:r>
      </w:ins>
      <w:r w:rsidR="00BD751F" w:rsidRPr="00CF7289">
        <w:rPr>
          <w:rFonts w:asciiTheme="majorHAnsi" w:hAnsiTheme="majorHAnsi" w:cs="宋体"/>
          <w:bCs/>
          <w:sz w:val="24"/>
        </w:rPr>
        <w:t>、开放日：指为投资人办理基金份额申购、赎回或其他业务的工作日</w:t>
      </w:r>
    </w:p>
    <w:p w14:paraId="6F787B08" w14:textId="798C2FF7" w:rsidR="00BD751F" w:rsidRPr="00CF7289" w:rsidRDefault="00E91303">
      <w:pPr>
        <w:spacing w:line="360" w:lineRule="auto"/>
        <w:ind w:firstLineChars="200" w:firstLine="480"/>
        <w:rPr>
          <w:rFonts w:asciiTheme="majorHAnsi" w:hAnsiTheme="majorHAnsi" w:cs="宋体"/>
          <w:bCs/>
          <w:sz w:val="24"/>
        </w:rPr>
      </w:pPr>
      <w:del w:id="128" w:author="郑雅雯" w:date="2020-08-11T18:33:00Z">
        <w:r w:rsidRPr="00CF7289" w:rsidDel="00265871">
          <w:rPr>
            <w:rFonts w:asciiTheme="majorHAnsi" w:hAnsiTheme="majorHAnsi" w:cs="宋体"/>
            <w:bCs/>
            <w:sz w:val="24"/>
          </w:rPr>
          <w:delText>3</w:delText>
        </w:r>
        <w:r w:rsidDel="00265871">
          <w:rPr>
            <w:rFonts w:asciiTheme="majorHAnsi" w:hAnsiTheme="majorHAnsi" w:cs="宋体"/>
            <w:bCs/>
            <w:sz w:val="24"/>
          </w:rPr>
          <w:delText>6</w:delText>
        </w:r>
      </w:del>
      <w:ins w:id="129" w:author="郑雅雯" w:date="2020-08-11T18:33:00Z">
        <w:r w:rsidR="00265871" w:rsidRPr="00CF7289">
          <w:rPr>
            <w:rFonts w:asciiTheme="majorHAnsi" w:hAnsiTheme="majorHAnsi" w:cs="宋体"/>
            <w:bCs/>
            <w:sz w:val="24"/>
          </w:rPr>
          <w:t>3</w:t>
        </w:r>
        <w:r w:rsidR="00265871">
          <w:rPr>
            <w:rFonts w:asciiTheme="majorHAnsi" w:hAnsiTheme="majorHAnsi" w:cs="宋体"/>
            <w:bCs/>
            <w:sz w:val="24"/>
          </w:rPr>
          <w:t>7</w:t>
        </w:r>
      </w:ins>
      <w:r w:rsidR="00BD751F" w:rsidRPr="00CF7289">
        <w:rPr>
          <w:rFonts w:asciiTheme="majorHAnsi" w:hAnsiTheme="majorHAnsi" w:cs="宋体"/>
          <w:bCs/>
          <w:sz w:val="24"/>
        </w:rPr>
        <w:t>、开放时间：指开放日基金接受申购、赎回或其他交易的时间段</w:t>
      </w:r>
    </w:p>
    <w:p w14:paraId="7C14D478" w14:textId="63E0DC1C" w:rsidR="00BD751F" w:rsidRPr="00CF7289" w:rsidRDefault="00E91303">
      <w:pPr>
        <w:spacing w:line="360" w:lineRule="auto"/>
        <w:ind w:firstLineChars="200" w:firstLine="480"/>
        <w:rPr>
          <w:rFonts w:asciiTheme="majorHAnsi" w:hAnsiTheme="majorHAnsi" w:cs="宋体"/>
          <w:bCs/>
          <w:sz w:val="24"/>
        </w:rPr>
      </w:pPr>
      <w:del w:id="130" w:author="郑雅雯" w:date="2020-08-11T18:33:00Z">
        <w:r w:rsidRPr="00CF7289" w:rsidDel="00265871">
          <w:rPr>
            <w:rFonts w:asciiTheme="majorHAnsi" w:hAnsiTheme="majorHAnsi" w:cs="宋体"/>
            <w:bCs/>
            <w:sz w:val="24"/>
          </w:rPr>
          <w:delText>3</w:delText>
        </w:r>
        <w:r w:rsidDel="00265871">
          <w:rPr>
            <w:rFonts w:asciiTheme="majorHAnsi" w:hAnsiTheme="majorHAnsi" w:cs="宋体"/>
            <w:bCs/>
            <w:sz w:val="24"/>
          </w:rPr>
          <w:delText>7</w:delText>
        </w:r>
      </w:del>
      <w:ins w:id="131" w:author="郑雅雯" w:date="2020-08-11T18:33:00Z">
        <w:r w:rsidR="00265871" w:rsidRPr="00CF7289">
          <w:rPr>
            <w:rFonts w:asciiTheme="majorHAnsi" w:hAnsiTheme="majorHAnsi" w:cs="宋体"/>
            <w:bCs/>
            <w:sz w:val="24"/>
          </w:rPr>
          <w:t>3</w:t>
        </w:r>
        <w:r w:rsidR="00265871">
          <w:rPr>
            <w:rFonts w:asciiTheme="majorHAnsi" w:hAnsiTheme="majorHAnsi" w:cs="宋体"/>
            <w:bCs/>
            <w:sz w:val="24"/>
          </w:rPr>
          <w:t>8</w:t>
        </w:r>
      </w:ins>
      <w:r w:rsidR="00BD751F" w:rsidRPr="00CF7289">
        <w:rPr>
          <w:rFonts w:asciiTheme="majorHAnsi" w:hAnsiTheme="majorHAnsi" w:cs="宋体"/>
          <w:bCs/>
          <w:sz w:val="24"/>
        </w:rPr>
        <w:t>、《业务规则》：指《</w:t>
      </w:r>
      <w:r w:rsidR="00460EB9" w:rsidRPr="00CF7289">
        <w:rPr>
          <w:rFonts w:asciiTheme="majorHAnsi" w:hAnsiTheme="majorHAnsi" w:cs="宋体"/>
          <w:bCs/>
          <w:sz w:val="24"/>
        </w:rPr>
        <w:t>创金合信基金管理有限公司</w:t>
      </w:r>
      <w:r w:rsidR="00BD751F" w:rsidRPr="00CF7289">
        <w:rPr>
          <w:rFonts w:asciiTheme="majorHAnsi" w:hAnsiTheme="majorHAnsi" w:cs="宋体"/>
          <w:bCs/>
          <w:sz w:val="24"/>
        </w:rPr>
        <w:t>开放式基金业务规则》，是规范基金管理人所管理的开放式证券投资基金登记方面的业务规则，由基金管理人和投资人共同遵守</w:t>
      </w:r>
    </w:p>
    <w:p w14:paraId="4627F575" w14:textId="4FE65D68" w:rsidR="00BD751F" w:rsidRPr="00CF7289" w:rsidRDefault="00E91303">
      <w:pPr>
        <w:spacing w:line="360" w:lineRule="auto"/>
        <w:ind w:firstLineChars="200" w:firstLine="480"/>
        <w:rPr>
          <w:rFonts w:asciiTheme="majorHAnsi" w:hAnsiTheme="majorHAnsi" w:cs="宋体"/>
          <w:bCs/>
          <w:sz w:val="24"/>
        </w:rPr>
      </w:pPr>
      <w:del w:id="132" w:author="郑雅雯" w:date="2020-08-11T18:33:00Z">
        <w:r w:rsidRPr="00CF7289" w:rsidDel="00265871">
          <w:rPr>
            <w:rFonts w:asciiTheme="majorHAnsi" w:hAnsiTheme="majorHAnsi" w:cs="宋体"/>
            <w:bCs/>
            <w:sz w:val="24"/>
          </w:rPr>
          <w:lastRenderedPageBreak/>
          <w:delText>3</w:delText>
        </w:r>
        <w:r w:rsidDel="00265871">
          <w:rPr>
            <w:rFonts w:asciiTheme="majorHAnsi" w:hAnsiTheme="majorHAnsi" w:cs="宋体"/>
            <w:bCs/>
            <w:sz w:val="24"/>
          </w:rPr>
          <w:delText>8</w:delText>
        </w:r>
      </w:del>
      <w:ins w:id="133" w:author="郑雅雯" w:date="2020-08-11T18:33:00Z">
        <w:r w:rsidR="00265871" w:rsidRPr="00CF7289">
          <w:rPr>
            <w:rFonts w:asciiTheme="majorHAnsi" w:hAnsiTheme="majorHAnsi" w:cs="宋体"/>
            <w:bCs/>
            <w:sz w:val="24"/>
          </w:rPr>
          <w:t>3</w:t>
        </w:r>
        <w:r w:rsidR="00265871">
          <w:rPr>
            <w:rFonts w:asciiTheme="majorHAnsi" w:hAnsiTheme="majorHAnsi" w:cs="宋体"/>
            <w:bCs/>
            <w:sz w:val="24"/>
          </w:rPr>
          <w:t>9</w:t>
        </w:r>
      </w:ins>
      <w:r w:rsidR="00BD751F" w:rsidRPr="00CF7289">
        <w:rPr>
          <w:rFonts w:asciiTheme="majorHAnsi" w:hAnsiTheme="majorHAnsi" w:cs="宋体"/>
          <w:bCs/>
          <w:sz w:val="24"/>
        </w:rPr>
        <w:t>、认购：指在基金募集期内，投资人</w:t>
      </w:r>
      <w:r w:rsidR="00F46233" w:rsidRPr="00CF7289">
        <w:rPr>
          <w:rFonts w:asciiTheme="majorHAnsi" w:hAnsiTheme="majorHAnsi" w:cs="宋体" w:hint="eastAsia"/>
          <w:bCs/>
          <w:sz w:val="24"/>
        </w:rPr>
        <w:t>根据基金合同和招募说明书的规定</w:t>
      </w:r>
      <w:r w:rsidR="00BD751F" w:rsidRPr="00CF7289">
        <w:rPr>
          <w:rFonts w:asciiTheme="majorHAnsi" w:hAnsiTheme="majorHAnsi" w:cs="宋体"/>
          <w:bCs/>
          <w:sz w:val="24"/>
        </w:rPr>
        <w:t>申请购买基金份额的行为</w:t>
      </w:r>
    </w:p>
    <w:p w14:paraId="060058B5" w14:textId="4BF377F7" w:rsidR="00BD751F" w:rsidRPr="00CF7289" w:rsidRDefault="00E91303">
      <w:pPr>
        <w:spacing w:line="360" w:lineRule="auto"/>
        <w:ind w:firstLineChars="200" w:firstLine="480"/>
        <w:rPr>
          <w:rFonts w:asciiTheme="majorHAnsi" w:hAnsiTheme="majorHAnsi" w:cs="宋体"/>
          <w:bCs/>
          <w:sz w:val="24"/>
        </w:rPr>
      </w:pPr>
      <w:del w:id="134" w:author="郑雅雯" w:date="2020-08-11T18:33:00Z">
        <w:r w:rsidRPr="00CF7289" w:rsidDel="00265871">
          <w:rPr>
            <w:rFonts w:asciiTheme="majorHAnsi" w:hAnsiTheme="majorHAnsi" w:cs="宋体"/>
            <w:bCs/>
            <w:sz w:val="24"/>
          </w:rPr>
          <w:delText>3</w:delText>
        </w:r>
        <w:r w:rsidDel="00265871">
          <w:rPr>
            <w:rFonts w:asciiTheme="majorHAnsi" w:hAnsiTheme="majorHAnsi" w:cs="宋体"/>
            <w:bCs/>
            <w:sz w:val="24"/>
          </w:rPr>
          <w:delText>9</w:delText>
        </w:r>
      </w:del>
      <w:ins w:id="135" w:author="郑雅雯" w:date="2020-08-11T18:33:00Z">
        <w:r w:rsidR="00265871">
          <w:rPr>
            <w:rFonts w:asciiTheme="majorHAnsi" w:hAnsiTheme="majorHAnsi" w:cs="宋体"/>
            <w:bCs/>
            <w:sz w:val="24"/>
          </w:rPr>
          <w:t>40</w:t>
        </w:r>
      </w:ins>
      <w:r w:rsidR="00BD751F" w:rsidRPr="00CF7289">
        <w:rPr>
          <w:rFonts w:asciiTheme="majorHAnsi" w:hAnsiTheme="majorHAnsi" w:cs="宋体"/>
          <w:bCs/>
          <w:sz w:val="24"/>
        </w:rPr>
        <w:t>、申购：指基金合同生效后，投资人根据基金合同和招募说明书的规定申请购买基金份额的行为</w:t>
      </w:r>
    </w:p>
    <w:p w14:paraId="5657CB01" w14:textId="38784986" w:rsidR="00BD751F" w:rsidRPr="00CF7289" w:rsidRDefault="00E91303">
      <w:pPr>
        <w:spacing w:line="360" w:lineRule="auto"/>
        <w:ind w:firstLineChars="200" w:firstLine="480"/>
        <w:rPr>
          <w:rFonts w:asciiTheme="majorHAnsi" w:hAnsiTheme="majorHAnsi" w:cs="宋体"/>
          <w:bCs/>
          <w:sz w:val="24"/>
        </w:rPr>
      </w:pPr>
      <w:del w:id="136" w:author="郑雅雯" w:date="2020-08-11T18:33:00Z">
        <w:r w:rsidDel="00265871">
          <w:rPr>
            <w:rFonts w:asciiTheme="majorHAnsi" w:hAnsiTheme="majorHAnsi" w:cs="宋体"/>
            <w:bCs/>
            <w:sz w:val="24"/>
          </w:rPr>
          <w:delText>40</w:delText>
        </w:r>
      </w:del>
      <w:ins w:id="137" w:author="郑雅雯" w:date="2020-08-11T18:33:00Z">
        <w:r w:rsidR="00265871">
          <w:rPr>
            <w:rFonts w:asciiTheme="majorHAnsi" w:hAnsiTheme="majorHAnsi" w:cs="宋体"/>
            <w:bCs/>
            <w:sz w:val="24"/>
          </w:rPr>
          <w:t>41</w:t>
        </w:r>
      </w:ins>
      <w:r w:rsidR="00BD751F" w:rsidRPr="00CF7289">
        <w:rPr>
          <w:rFonts w:asciiTheme="majorHAnsi" w:hAnsiTheme="majorHAnsi" w:cs="宋体"/>
          <w:bCs/>
          <w:sz w:val="24"/>
        </w:rPr>
        <w:t>、赎回：指基金合同生效后，基金份额持有人按基金合同和招募说明书规定的条件要求将基金份额兑换为现金的行为</w:t>
      </w:r>
    </w:p>
    <w:p w14:paraId="0113C87F" w14:textId="67B797D1" w:rsidR="00BD751F" w:rsidRPr="00CF7289" w:rsidRDefault="00E91303">
      <w:pPr>
        <w:spacing w:line="360" w:lineRule="auto"/>
        <w:ind w:firstLineChars="200" w:firstLine="480"/>
        <w:rPr>
          <w:rFonts w:asciiTheme="majorHAnsi" w:hAnsiTheme="majorHAnsi" w:cs="宋体"/>
          <w:bCs/>
          <w:sz w:val="24"/>
        </w:rPr>
      </w:pPr>
      <w:del w:id="138" w:author="郑雅雯" w:date="2020-08-11T18:34:00Z">
        <w:r w:rsidRPr="00CF7289" w:rsidDel="00265871">
          <w:rPr>
            <w:rFonts w:asciiTheme="majorHAnsi" w:hAnsiTheme="majorHAnsi" w:cs="宋体"/>
            <w:bCs/>
            <w:sz w:val="24"/>
          </w:rPr>
          <w:delText>4</w:delText>
        </w:r>
        <w:r w:rsidDel="00265871">
          <w:rPr>
            <w:rFonts w:asciiTheme="majorHAnsi" w:hAnsiTheme="majorHAnsi" w:cs="宋体"/>
            <w:bCs/>
            <w:sz w:val="24"/>
          </w:rPr>
          <w:delText>1</w:delText>
        </w:r>
      </w:del>
      <w:ins w:id="139" w:author="郑雅雯" w:date="2020-08-11T18:34:00Z">
        <w:r w:rsidR="00265871" w:rsidRPr="00CF7289">
          <w:rPr>
            <w:rFonts w:asciiTheme="majorHAnsi" w:hAnsiTheme="majorHAnsi" w:cs="宋体"/>
            <w:bCs/>
            <w:sz w:val="24"/>
          </w:rPr>
          <w:t>4</w:t>
        </w:r>
        <w:r w:rsidR="00265871">
          <w:rPr>
            <w:rFonts w:asciiTheme="majorHAnsi" w:hAnsiTheme="majorHAnsi" w:cs="宋体"/>
            <w:bCs/>
            <w:sz w:val="24"/>
          </w:rPr>
          <w:t>2</w:t>
        </w:r>
      </w:ins>
      <w:r w:rsidR="00BD751F" w:rsidRPr="00CF7289">
        <w:rPr>
          <w:rFonts w:asciiTheme="majorHAnsi" w:hAnsiTheme="majorHAnsi" w:cs="宋体"/>
          <w:bCs/>
          <w:sz w:val="24"/>
        </w:rPr>
        <w:t>、基金转换：指基金份额持有人按照本基金合同和基金管理人届时有效公告规定的条件，申请将其持有基金管理人管理的、某一基金的基金份额转换为基金管理人管理的其他基金基金份额的行为</w:t>
      </w:r>
    </w:p>
    <w:p w14:paraId="6EFF6F86" w14:textId="4F678A48" w:rsidR="00BD751F" w:rsidRPr="00CF7289" w:rsidRDefault="00E91303">
      <w:pPr>
        <w:spacing w:line="360" w:lineRule="auto"/>
        <w:ind w:firstLineChars="200" w:firstLine="480"/>
        <w:rPr>
          <w:rFonts w:asciiTheme="majorHAnsi" w:hAnsiTheme="majorHAnsi" w:cs="宋体"/>
          <w:bCs/>
          <w:sz w:val="24"/>
        </w:rPr>
      </w:pPr>
      <w:del w:id="140" w:author="郑雅雯" w:date="2020-08-11T18:34:00Z">
        <w:r w:rsidRPr="00CF7289" w:rsidDel="00265871">
          <w:rPr>
            <w:rFonts w:asciiTheme="majorHAnsi" w:hAnsiTheme="majorHAnsi" w:cs="宋体"/>
            <w:bCs/>
            <w:sz w:val="24"/>
          </w:rPr>
          <w:delText>4</w:delText>
        </w:r>
        <w:r w:rsidDel="00265871">
          <w:rPr>
            <w:rFonts w:asciiTheme="majorHAnsi" w:hAnsiTheme="majorHAnsi" w:cs="宋体"/>
            <w:bCs/>
            <w:sz w:val="24"/>
          </w:rPr>
          <w:delText>2</w:delText>
        </w:r>
      </w:del>
      <w:ins w:id="141" w:author="郑雅雯" w:date="2020-08-11T18:34:00Z">
        <w:r w:rsidR="00265871" w:rsidRPr="00CF7289">
          <w:rPr>
            <w:rFonts w:asciiTheme="majorHAnsi" w:hAnsiTheme="majorHAnsi" w:cs="宋体"/>
            <w:bCs/>
            <w:sz w:val="24"/>
          </w:rPr>
          <w:t>4</w:t>
        </w:r>
        <w:r w:rsidR="00265871">
          <w:rPr>
            <w:rFonts w:asciiTheme="majorHAnsi" w:hAnsiTheme="majorHAnsi" w:cs="宋体"/>
            <w:bCs/>
            <w:sz w:val="24"/>
          </w:rPr>
          <w:t>3</w:t>
        </w:r>
      </w:ins>
      <w:r w:rsidR="00BD751F" w:rsidRPr="00CF7289">
        <w:rPr>
          <w:rFonts w:asciiTheme="majorHAnsi" w:hAnsiTheme="majorHAnsi" w:cs="宋体"/>
          <w:bCs/>
          <w:sz w:val="24"/>
        </w:rPr>
        <w:t>、转托管：指基金份额持有人在本基金的不同销售机构之间实施的变更所持基金份额销售机构的操作</w:t>
      </w:r>
    </w:p>
    <w:p w14:paraId="58665B25" w14:textId="301CA53C" w:rsidR="00BD751F" w:rsidRPr="00CF7289" w:rsidRDefault="00E91303">
      <w:pPr>
        <w:spacing w:line="360" w:lineRule="auto"/>
        <w:ind w:firstLineChars="200" w:firstLine="480"/>
        <w:rPr>
          <w:rFonts w:asciiTheme="majorHAnsi" w:hAnsiTheme="majorHAnsi" w:cs="宋体"/>
          <w:bCs/>
          <w:sz w:val="24"/>
        </w:rPr>
      </w:pPr>
      <w:del w:id="142" w:author="郑雅雯" w:date="2020-08-11T18:34:00Z">
        <w:r w:rsidRPr="00CF7289" w:rsidDel="00265871">
          <w:rPr>
            <w:rFonts w:asciiTheme="majorHAnsi" w:hAnsiTheme="majorHAnsi" w:cs="宋体"/>
            <w:bCs/>
            <w:sz w:val="24"/>
          </w:rPr>
          <w:delText>4</w:delText>
        </w:r>
        <w:r w:rsidDel="00265871">
          <w:rPr>
            <w:rFonts w:asciiTheme="majorHAnsi" w:hAnsiTheme="majorHAnsi" w:cs="宋体"/>
            <w:bCs/>
            <w:sz w:val="24"/>
          </w:rPr>
          <w:delText>3</w:delText>
        </w:r>
      </w:del>
      <w:ins w:id="143" w:author="郑雅雯" w:date="2020-08-11T18:34:00Z">
        <w:r w:rsidR="00265871" w:rsidRPr="00CF7289">
          <w:rPr>
            <w:rFonts w:asciiTheme="majorHAnsi" w:hAnsiTheme="majorHAnsi" w:cs="宋体"/>
            <w:bCs/>
            <w:sz w:val="24"/>
          </w:rPr>
          <w:t>4</w:t>
        </w:r>
        <w:r w:rsidR="00265871">
          <w:rPr>
            <w:rFonts w:asciiTheme="majorHAnsi" w:hAnsiTheme="majorHAnsi" w:cs="宋体"/>
            <w:bCs/>
            <w:sz w:val="24"/>
          </w:rPr>
          <w:t>4</w:t>
        </w:r>
      </w:ins>
      <w:r w:rsidR="00BD751F" w:rsidRPr="00CF7289">
        <w:rPr>
          <w:rFonts w:asciiTheme="majorHAnsi" w:hAnsiTheme="majorHAnsi" w:cs="宋体"/>
          <w:bCs/>
          <w:sz w:val="24"/>
        </w:rPr>
        <w:t>、定期定额投资计划：指投资人通过有关销售机构提出申请，约定每期申购日、扣款金额及扣款方式，由销售机构于每期约定扣款日在投资人指定银行账户内自动完成扣款及受理基金申购申请的一种投资方式</w:t>
      </w:r>
    </w:p>
    <w:p w14:paraId="69C37C5F" w14:textId="1859D562" w:rsidR="00BD751F" w:rsidRPr="00CF7289" w:rsidRDefault="00E91303">
      <w:pPr>
        <w:spacing w:line="360" w:lineRule="auto"/>
        <w:ind w:firstLineChars="200" w:firstLine="480"/>
        <w:rPr>
          <w:rFonts w:asciiTheme="majorHAnsi" w:hAnsiTheme="majorHAnsi" w:cs="宋体"/>
          <w:bCs/>
          <w:sz w:val="24"/>
        </w:rPr>
      </w:pPr>
      <w:del w:id="144" w:author="郑雅雯" w:date="2020-08-11T18:34:00Z">
        <w:r w:rsidRPr="00CF7289" w:rsidDel="00265871">
          <w:rPr>
            <w:rFonts w:asciiTheme="majorHAnsi" w:hAnsiTheme="majorHAnsi" w:cs="宋体"/>
            <w:bCs/>
            <w:sz w:val="24"/>
          </w:rPr>
          <w:delText>4</w:delText>
        </w:r>
        <w:r w:rsidDel="00265871">
          <w:rPr>
            <w:rFonts w:asciiTheme="majorHAnsi" w:hAnsiTheme="majorHAnsi" w:cs="宋体"/>
            <w:bCs/>
            <w:sz w:val="24"/>
          </w:rPr>
          <w:delText>4</w:delText>
        </w:r>
      </w:del>
      <w:ins w:id="145" w:author="郑雅雯" w:date="2020-08-11T18:34:00Z">
        <w:r w:rsidR="00265871" w:rsidRPr="00CF7289">
          <w:rPr>
            <w:rFonts w:asciiTheme="majorHAnsi" w:hAnsiTheme="majorHAnsi" w:cs="宋体"/>
            <w:bCs/>
            <w:sz w:val="24"/>
          </w:rPr>
          <w:t>4</w:t>
        </w:r>
        <w:r w:rsidR="00265871">
          <w:rPr>
            <w:rFonts w:asciiTheme="majorHAnsi" w:hAnsiTheme="majorHAnsi" w:cs="宋体"/>
            <w:bCs/>
            <w:sz w:val="24"/>
          </w:rPr>
          <w:t>5</w:t>
        </w:r>
      </w:ins>
      <w:r w:rsidR="00BD751F" w:rsidRPr="00CF7289">
        <w:rPr>
          <w:rFonts w:asciiTheme="majorHAnsi" w:hAnsiTheme="majorHAnsi" w:cs="宋体"/>
          <w:bCs/>
          <w:sz w:val="24"/>
        </w:rPr>
        <w:t>、巨额赎回：指本基金单个开放日，基金净赎回申请</w:t>
      </w:r>
      <w:r w:rsidR="00BD751F" w:rsidRPr="00CF7289">
        <w:rPr>
          <w:rFonts w:asciiTheme="majorHAnsi" w:hAnsiTheme="majorHAnsi" w:cs="宋体"/>
          <w:bCs/>
          <w:sz w:val="24"/>
        </w:rPr>
        <w:t>(</w:t>
      </w:r>
      <w:r w:rsidR="00BD751F" w:rsidRPr="00CF7289">
        <w:rPr>
          <w:rFonts w:asciiTheme="majorHAnsi" w:hAnsiTheme="majorHAnsi" w:cs="宋体"/>
          <w:bCs/>
          <w:sz w:val="24"/>
        </w:rPr>
        <w:t>赎回申请份额总数加上基金转换中转出申请份额总数后扣除申购申请份额总数及基金转换中转入申请份额总数后的余额</w:t>
      </w:r>
      <w:r w:rsidR="00BD751F" w:rsidRPr="00CF7289">
        <w:rPr>
          <w:rFonts w:asciiTheme="majorHAnsi" w:hAnsiTheme="majorHAnsi" w:cs="宋体"/>
          <w:bCs/>
          <w:sz w:val="24"/>
        </w:rPr>
        <w:t>)</w:t>
      </w:r>
      <w:r w:rsidR="00BD751F" w:rsidRPr="00CF7289">
        <w:rPr>
          <w:rFonts w:asciiTheme="majorHAnsi" w:hAnsiTheme="majorHAnsi" w:cs="宋体"/>
          <w:bCs/>
          <w:sz w:val="24"/>
        </w:rPr>
        <w:t>超过上一开放日基金总份额的</w:t>
      </w:r>
      <w:r w:rsidR="00BD751F" w:rsidRPr="00CF7289">
        <w:rPr>
          <w:rFonts w:asciiTheme="majorHAnsi" w:hAnsiTheme="majorHAnsi" w:cs="宋体"/>
          <w:bCs/>
          <w:sz w:val="24"/>
        </w:rPr>
        <w:t>10%</w:t>
      </w:r>
    </w:p>
    <w:p w14:paraId="0B8731DD" w14:textId="283518A6" w:rsidR="00BD751F" w:rsidRPr="00CF7289" w:rsidRDefault="00E91303">
      <w:pPr>
        <w:spacing w:line="360" w:lineRule="auto"/>
        <w:ind w:firstLineChars="200" w:firstLine="480"/>
        <w:rPr>
          <w:rFonts w:asciiTheme="majorHAnsi" w:hAnsiTheme="majorHAnsi" w:cs="宋体"/>
          <w:bCs/>
          <w:sz w:val="24"/>
        </w:rPr>
      </w:pPr>
      <w:del w:id="146" w:author="郑雅雯" w:date="2020-08-11T18:34:00Z">
        <w:r w:rsidRPr="00CF7289" w:rsidDel="00265871">
          <w:rPr>
            <w:rFonts w:asciiTheme="majorHAnsi" w:hAnsiTheme="majorHAnsi" w:cs="宋体"/>
            <w:bCs/>
            <w:sz w:val="24"/>
          </w:rPr>
          <w:delText>4</w:delText>
        </w:r>
        <w:r w:rsidDel="00265871">
          <w:rPr>
            <w:rFonts w:asciiTheme="majorHAnsi" w:hAnsiTheme="majorHAnsi" w:cs="宋体"/>
            <w:bCs/>
            <w:sz w:val="24"/>
          </w:rPr>
          <w:delText>5</w:delText>
        </w:r>
      </w:del>
      <w:ins w:id="147" w:author="郑雅雯" w:date="2020-08-11T18:34:00Z">
        <w:r w:rsidR="00265871" w:rsidRPr="00CF7289">
          <w:rPr>
            <w:rFonts w:asciiTheme="majorHAnsi" w:hAnsiTheme="majorHAnsi" w:cs="宋体"/>
            <w:bCs/>
            <w:sz w:val="24"/>
          </w:rPr>
          <w:t>4</w:t>
        </w:r>
        <w:r w:rsidR="00265871">
          <w:rPr>
            <w:rFonts w:asciiTheme="majorHAnsi" w:hAnsiTheme="majorHAnsi" w:cs="宋体"/>
            <w:bCs/>
            <w:sz w:val="24"/>
          </w:rPr>
          <w:t>6</w:t>
        </w:r>
      </w:ins>
      <w:r w:rsidR="00BD751F" w:rsidRPr="00CF7289">
        <w:rPr>
          <w:rFonts w:asciiTheme="majorHAnsi" w:hAnsiTheme="majorHAnsi" w:cs="宋体"/>
          <w:bCs/>
          <w:sz w:val="24"/>
        </w:rPr>
        <w:t>、元：指人民币元</w:t>
      </w:r>
    </w:p>
    <w:p w14:paraId="5C90AD98" w14:textId="09BFE42A" w:rsidR="00BD751F" w:rsidRPr="00CF7289" w:rsidRDefault="00E91303">
      <w:pPr>
        <w:spacing w:line="360" w:lineRule="auto"/>
        <w:ind w:firstLineChars="200" w:firstLine="480"/>
        <w:rPr>
          <w:rFonts w:asciiTheme="majorHAnsi" w:hAnsiTheme="majorHAnsi" w:cs="宋体"/>
          <w:bCs/>
          <w:sz w:val="24"/>
        </w:rPr>
      </w:pPr>
      <w:del w:id="148" w:author="郑雅雯" w:date="2020-08-11T18:34:00Z">
        <w:r w:rsidRPr="00CF7289" w:rsidDel="00265871">
          <w:rPr>
            <w:rFonts w:asciiTheme="majorHAnsi" w:hAnsiTheme="majorHAnsi" w:cs="宋体"/>
            <w:bCs/>
            <w:sz w:val="24"/>
          </w:rPr>
          <w:delText>4</w:delText>
        </w:r>
        <w:r w:rsidDel="00265871">
          <w:rPr>
            <w:rFonts w:asciiTheme="majorHAnsi" w:hAnsiTheme="majorHAnsi" w:cs="宋体"/>
            <w:bCs/>
            <w:sz w:val="24"/>
          </w:rPr>
          <w:delText>6</w:delText>
        </w:r>
      </w:del>
      <w:ins w:id="149" w:author="郑雅雯" w:date="2020-08-11T18:34:00Z">
        <w:r w:rsidR="00265871" w:rsidRPr="00CF7289">
          <w:rPr>
            <w:rFonts w:asciiTheme="majorHAnsi" w:hAnsiTheme="majorHAnsi" w:cs="宋体"/>
            <w:bCs/>
            <w:sz w:val="24"/>
          </w:rPr>
          <w:t>4</w:t>
        </w:r>
        <w:r w:rsidR="00265871">
          <w:rPr>
            <w:rFonts w:asciiTheme="majorHAnsi" w:hAnsiTheme="majorHAnsi" w:cs="宋体"/>
            <w:bCs/>
            <w:sz w:val="24"/>
          </w:rPr>
          <w:t>7</w:t>
        </w:r>
      </w:ins>
      <w:r w:rsidR="00BD751F" w:rsidRPr="00CF7289">
        <w:rPr>
          <w:rFonts w:asciiTheme="majorHAnsi" w:hAnsiTheme="majorHAnsi" w:cs="宋体"/>
          <w:bCs/>
          <w:sz w:val="24"/>
        </w:rPr>
        <w:t>、基金收益：指基金投资所得红利、股息、债券利息、买卖证券价差、银行存款利息、已实现的其他合法收入及因运用基金财产带来的成本和费用的节约</w:t>
      </w:r>
    </w:p>
    <w:p w14:paraId="356096E8" w14:textId="32F0911E" w:rsidR="00BD751F" w:rsidRPr="00CF7289" w:rsidRDefault="00E91303">
      <w:pPr>
        <w:spacing w:line="360" w:lineRule="auto"/>
        <w:ind w:firstLineChars="200" w:firstLine="480"/>
        <w:rPr>
          <w:rFonts w:asciiTheme="majorHAnsi" w:hAnsiTheme="majorHAnsi" w:cs="宋体"/>
          <w:bCs/>
          <w:sz w:val="24"/>
        </w:rPr>
      </w:pPr>
      <w:del w:id="150" w:author="郑雅雯" w:date="2020-08-11T18:34:00Z">
        <w:r w:rsidRPr="00CF7289" w:rsidDel="00265871">
          <w:rPr>
            <w:rFonts w:asciiTheme="majorHAnsi" w:hAnsiTheme="majorHAnsi" w:cs="宋体"/>
            <w:bCs/>
            <w:sz w:val="24"/>
          </w:rPr>
          <w:delText>4</w:delText>
        </w:r>
        <w:r w:rsidDel="00265871">
          <w:rPr>
            <w:rFonts w:asciiTheme="majorHAnsi" w:hAnsiTheme="majorHAnsi" w:cs="宋体"/>
            <w:bCs/>
            <w:sz w:val="24"/>
          </w:rPr>
          <w:delText>7</w:delText>
        </w:r>
      </w:del>
      <w:ins w:id="151" w:author="郑雅雯" w:date="2020-08-11T18:34:00Z">
        <w:r w:rsidR="00265871" w:rsidRPr="00CF7289">
          <w:rPr>
            <w:rFonts w:asciiTheme="majorHAnsi" w:hAnsiTheme="majorHAnsi" w:cs="宋体"/>
            <w:bCs/>
            <w:sz w:val="24"/>
          </w:rPr>
          <w:t>4</w:t>
        </w:r>
        <w:r w:rsidR="00265871">
          <w:rPr>
            <w:rFonts w:asciiTheme="majorHAnsi" w:hAnsiTheme="majorHAnsi" w:cs="宋体"/>
            <w:bCs/>
            <w:sz w:val="24"/>
          </w:rPr>
          <w:t>8</w:t>
        </w:r>
      </w:ins>
      <w:r w:rsidR="00BD751F" w:rsidRPr="00CF7289">
        <w:rPr>
          <w:rFonts w:asciiTheme="majorHAnsi" w:hAnsiTheme="majorHAnsi" w:cs="宋体"/>
          <w:bCs/>
          <w:sz w:val="24"/>
        </w:rPr>
        <w:t>、基金资产总值：指基金拥有的各类有价证券、银行存款本息、基金应收申购款及其他资产的价值总和</w:t>
      </w:r>
    </w:p>
    <w:p w14:paraId="558A1154" w14:textId="76EDE92C" w:rsidR="00BD751F" w:rsidRPr="00CF7289" w:rsidRDefault="00E91303">
      <w:pPr>
        <w:spacing w:line="360" w:lineRule="auto"/>
        <w:ind w:firstLineChars="200" w:firstLine="480"/>
        <w:rPr>
          <w:rFonts w:asciiTheme="majorHAnsi" w:hAnsiTheme="majorHAnsi" w:cs="宋体"/>
          <w:bCs/>
          <w:sz w:val="24"/>
        </w:rPr>
      </w:pPr>
      <w:del w:id="152" w:author="郑雅雯" w:date="2020-08-11T18:34:00Z">
        <w:r w:rsidRPr="00CF7289" w:rsidDel="00265871">
          <w:rPr>
            <w:rFonts w:asciiTheme="majorHAnsi" w:hAnsiTheme="majorHAnsi" w:cs="宋体"/>
            <w:bCs/>
            <w:sz w:val="24"/>
          </w:rPr>
          <w:delText>4</w:delText>
        </w:r>
        <w:r w:rsidDel="00265871">
          <w:rPr>
            <w:rFonts w:asciiTheme="majorHAnsi" w:hAnsiTheme="majorHAnsi" w:cs="宋体"/>
            <w:bCs/>
            <w:sz w:val="24"/>
          </w:rPr>
          <w:delText>8</w:delText>
        </w:r>
      </w:del>
      <w:ins w:id="153" w:author="郑雅雯" w:date="2020-08-11T18:34:00Z">
        <w:r w:rsidR="00265871" w:rsidRPr="00CF7289">
          <w:rPr>
            <w:rFonts w:asciiTheme="majorHAnsi" w:hAnsiTheme="majorHAnsi" w:cs="宋体"/>
            <w:bCs/>
            <w:sz w:val="24"/>
          </w:rPr>
          <w:t>4</w:t>
        </w:r>
        <w:r w:rsidR="00265871">
          <w:rPr>
            <w:rFonts w:asciiTheme="majorHAnsi" w:hAnsiTheme="majorHAnsi" w:cs="宋体"/>
            <w:bCs/>
            <w:sz w:val="24"/>
          </w:rPr>
          <w:t>9</w:t>
        </w:r>
      </w:ins>
      <w:r w:rsidR="00BD751F" w:rsidRPr="00CF7289">
        <w:rPr>
          <w:rFonts w:asciiTheme="majorHAnsi" w:hAnsiTheme="majorHAnsi" w:cs="宋体"/>
          <w:bCs/>
          <w:sz w:val="24"/>
        </w:rPr>
        <w:t>、基金资产净值：指基金资产总值减去基金负债后的价值</w:t>
      </w:r>
    </w:p>
    <w:p w14:paraId="2CC7B58F" w14:textId="5F1490B6" w:rsidR="00BD751F" w:rsidRPr="00CF7289" w:rsidRDefault="00E91303">
      <w:pPr>
        <w:spacing w:line="360" w:lineRule="auto"/>
        <w:ind w:firstLineChars="200" w:firstLine="480"/>
        <w:rPr>
          <w:rFonts w:asciiTheme="majorHAnsi" w:hAnsiTheme="majorHAnsi" w:cs="宋体"/>
          <w:bCs/>
          <w:sz w:val="24"/>
        </w:rPr>
      </w:pPr>
      <w:del w:id="154" w:author="郑雅雯" w:date="2020-08-11T18:34:00Z">
        <w:r w:rsidRPr="00CF7289" w:rsidDel="00265871">
          <w:rPr>
            <w:rFonts w:asciiTheme="majorHAnsi" w:hAnsiTheme="majorHAnsi" w:cs="宋体"/>
            <w:bCs/>
            <w:sz w:val="24"/>
          </w:rPr>
          <w:delText>4</w:delText>
        </w:r>
        <w:r w:rsidDel="00265871">
          <w:rPr>
            <w:rFonts w:asciiTheme="majorHAnsi" w:hAnsiTheme="majorHAnsi" w:cs="宋体"/>
            <w:bCs/>
            <w:sz w:val="24"/>
          </w:rPr>
          <w:delText>9</w:delText>
        </w:r>
      </w:del>
      <w:ins w:id="155" w:author="郑雅雯" w:date="2020-08-11T18:34:00Z">
        <w:r w:rsidR="00265871">
          <w:rPr>
            <w:rFonts w:asciiTheme="majorHAnsi" w:hAnsiTheme="majorHAnsi" w:cs="宋体"/>
            <w:bCs/>
            <w:sz w:val="24"/>
          </w:rPr>
          <w:t>50</w:t>
        </w:r>
      </w:ins>
      <w:r w:rsidR="00BD751F" w:rsidRPr="00CF7289">
        <w:rPr>
          <w:rFonts w:asciiTheme="majorHAnsi" w:hAnsiTheme="majorHAnsi" w:cs="宋体"/>
          <w:bCs/>
          <w:sz w:val="24"/>
        </w:rPr>
        <w:t>、基金份额净值：指计算日基金资产净值除以计算日基金份额总数</w:t>
      </w:r>
    </w:p>
    <w:p w14:paraId="048CF3F6" w14:textId="2DDE3430" w:rsidR="00BD751F" w:rsidRPr="00CF7289" w:rsidRDefault="00E91303">
      <w:pPr>
        <w:spacing w:line="360" w:lineRule="auto"/>
        <w:ind w:firstLineChars="200" w:firstLine="480"/>
        <w:rPr>
          <w:rFonts w:asciiTheme="majorHAnsi" w:hAnsiTheme="majorHAnsi" w:cs="宋体"/>
          <w:bCs/>
          <w:sz w:val="24"/>
        </w:rPr>
      </w:pPr>
      <w:del w:id="156" w:author="郑雅雯" w:date="2020-08-11T18:34:00Z">
        <w:r w:rsidDel="00265871">
          <w:rPr>
            <w:rFonts w:asciiTheme="majorHAnsi" w:hAnsiTheme="majorHAnsi" w:cs="宋体"/>
            <w:bCs/>
            <w:sz w:val="24"/>
          </w:rPr>
          <w:delText>50</w:delText>
        </w:r>
      </w:del>
      <w:ins w:id="157" w:author="郑雅雯" w:date="2020-08-11T18:34:00Z">
        <w:r w:rsidR="00265871">
          <w:rPr>
            <w:rFonts w:asciiTheme="majorHAnsi" w:hAnsiTheme="majorHAnsi" w:cs="宋体"/>
            <w:bCs/>
            <w:sz w:val="24"/>
          </w:rPr>
          <w:t>51</w:t>
        </w:r>
      </w:ins>
      <w:r w:rsidR="00BD751F" w:rsidRPr="00CF7289">
        <w:rPr>
          <w:rFonts w:asciiTheme="majorHAnsi" w:hAnsiTheme="majorHAnsi" w:cs="宋体"/>
          <w:bCs/>
          <w:sz w:val="24"/>
        </w:rPr>
        <w:t>、基金资产估值：指计算评估基金资产和负债的价值，以确定基金资产净值和基金份额净值的过程</w:t>
      </w:r>
    </w:p>
    <w:p w14:paraId="5D4EECA8" w14:textId="0023420B" w:rsidR="00FB4048" w:rsidRPr="00FB4048" w:rsidRDefault="00E91303" w:rsidP="00FB4048">
      <w:pPr>
        <w:spacing w:line="360" w:lineRule="auto"/>
        <w:ind w:firstLineChars="200" w:firstLine="480"/>
        <w:rPr>
          <w:rFonts w:asciiTheme="majorHAnsi" w:hAnsiTheme="majorHAnsi" w:cs="宋体"/>
          <w:bCs/>
          <w:sz w:val="24"/>
        </w:rPr>
      </w:pPr>
      <w:del w:id="158" w:author="郑雅雯" w:date="2020-08-11T18:34:00Z">
        <w:r w:rsidRPr="00CF7289" w:rsidDel="00265871">
          <w:rPr>
            <w:rFonts w:asciiTheme="majorHAnsi" w:hAnsiTheme="majorHAnsi" w:cs="宋体"/>
            <w:bCs/>
            <w:sz w:val="24"/>
          </w:rPr>
          <w:delText>5</w:delText>
        </w:r>
        <w:r w:rsidDel="00265871">
          <w:rPr>
            <w:rFonts w:asciiTheme="majorHAnsi" w:hAnsiTheme="majorHAnsi" w:cs="宋体"/>
            <w:bCs/>
            <w:sz w:val="24"/>
          </w:rPr>
          <w:delText>1</w:delText>
        </w:r>
      </w:del>
      <w:ins w:id="159" w:author="郑雅雯" w:date="2020-08-11T18:34:00Z">
        <w:r w:rsidR="00265871" w:rsidRPr="00CF7289">
          <w:rPr>
            <w:rFonts w:asciiTheme="majorHAnsi" w:hAnsiTheme="majorHAnsi" w:cs="宋体"/>
            <w:bCs/>
            <w:sz w:val="24"/>
          </w:rPr>
          <w:t>5</w:t>
        </w:r>
        <w:r w:rsidR="00265871">
          <w:rPr>
            <w:rFonts w:asciiTheme="majorHAnsi" w:hAnsiTheme="majorHAnsi" w:cs="宋体"/>
            <w:bCs/>
            <w:sz w:val="24"/>
          </w:rPr>
          <w:t>2</w:t>
        </w:r>
      </w:ins>
      <w:r w:rsidR="00BD751F" w:rsidRPr="00CF7289">
        <w:rPr>
          <w:rFonts w:asciiTheme="majorHAnsi" w:hAnsiTheme="majorHAnsi" w:cs="宋体"/>
          <w:bCs/>
          <w:sz w:val="24"/>
        </w:rPr>
        <w:t>、</w:t>
      </w:r>
      <w:del w:id="160" w:author="郑雅雯" w:date="2020-08-11T18:32:00Z">
        <w:r w:rsidR="00BD751F" w:rsidRPr="00CF7289" w:rsidDel="00265871">
          <w:rPr>
            <w:rFonts w:asciiTheme="majorHAnsi" w:hAnsiTheme="majorHAnsi" w:cs="宋体" w:hint="eastAsia"/>
            <w:bCs/>
            <w:sz w:val="24"/>
          </w:rPr>
          <w:delText>指</w:delText>
        </w:r>
      </w:del>
      <w:ins w:id="161" w:author="郑雅雯" w:date="2020-08-11T18:32:00Z">
        <w:r w:rsidR="00265871">
          <w:rPr>
            <w:rFonts w:asciiTheme="majorHAnsi" w:hAnsiTheme="majorHAnsi" w:cs="宋体" w:hint="eastAsia"/>
            <w:bCs/>
            <w:sz w:val="24"/>
          </w:rPr>
          <w:t>规</w:t>
        </w:r>
      </w:ins>
      <w:r w:rsidR="00BD751F" w:rsidRPr="00CF7289">
        <w:rPr>
          <w:rFonts w:asciiTheme="majorHAnsi" w:hAnsiTheme="majorHAnsi" w:cs="宋体"/>
          <w:bCs/>
          <w:sz w:val="24"/>
        </w:rPr>
        <w:t>定媒介：指</w:t>
      </w:r>
      <w:ins w:id="162" w:author="郑雅雯" w:date="2020-08-11T18:32:00Z">
        <w:r w:rsidR="00265871">
          <w:rPr>
            <w:rFonts w:asciiTheme="majorHAnsi" w:hAnsiTheme="majorHAnsi" w:cs="宋体"/>
            <w:bCs/>
            <w:sz w:val="24"/>
          </w:rPr>
          <w:t>符合</w:t>
        </w:r>
      </w:ins>
      <w:r w:rsidR="00BD751F" w:rsidRPr="00CF7289">
        <w:rPr>
          <w:rFonts w:asciiTheme="majorHAnsi" w:hAnsiTheme="majorHAnsi" w:cs="宋体"/>
          <w:bCs/>
          <w:sz w:val="24"/>
        </w:rPr>
        <w:t>中国证监会</w:t>
      </w:r>
      <w:del w:id="163" w:author="郑雅雯" w:date="2020-08-11T18:32:00Z">
        <w:r w:rsidR="00BD751F" w:rsidRPr="00CF7289" w:rsidDel="00265871">
          <w:rPr>
            <w:rFonts w:asciiTheme="majorHAnsi" w:hAnsiTheme="majorHAnsi" w:cs="宋体" w:hint="eastAsia"/>
            <w:bCs/>
            <w:sz w:val="24"/>
          </w:rPr>
          <w:delText>指</w:delText>
        </w:r>
      </w:del>
      <w:ins w:id="164" w:author="郑雅雯" w:date="2020-08-11T18:32:00Z">
        <w:r w:rsidR="00265871">
          <w:rPr>
            <w:rFonts w:asciiTheme="majorHAnsi" w:hAnsiTheme="majorHAnsi" w:cs="宋体" w:hint="eastAsia"/>
            <w:bCs/>
            <w:sz w:val="24"/>
          </w:rPr>
          <w:t>规</w:t>
        </w:r>
      </w:ins>
      <w:r w:rsidR="00BD751F" w:rsidRPr="00CF7289">
        <w:rPr>
          <w:rFonts w:asciiTheme="majorHAnsi" w:hAnsiTheme="majorHAnsi" w:cs="宋体"/>
          <w:bCs/>
          <w:sz w:val="24"/>
        </w:rPr>
        <w:t>定</w:t>
      </w:r>
      <w:ins w:id="165" w:author="郑雅雯" w:date="2020-08-11T18:32:00Z">
        <w:r w:rsidR="00265871">
          <w:rPr>
            <w:rFonts w:asciiTheme="majorHAnsi" w:hAnsiTheme="majorHAnsi" w:cs="宋体"/>
            <w:bCs/>
            <w:sz w:val="24"/>
          </w:rPr>
          <w:t>条件</w:t>
        </w:r>
      </w:ins>
      <w:r w:rsidR="00BD751F" w:rsidRPr="00CF7289">
        <w:rPr>
          <w:rFonts w:asciiTheme="majorHAnsi" w:hAnsiTheme="majorHAnsi" w:cs="宋体"/>
          <w:bCs/>
          <w:sz w:val="24"/>
        </w:rPr>
        <w:t>的用以进行信息披露的</w:t>
      </w:r>
      <w:r w:rsidR="002033A5" w:rsidRPr="00AF7E08">
        <w:rPr>
          <w:bCs/>
          <w:sz w:val="24"/>
        </w:rPr>
        <w:t>全国性报刊</w:t>
      </w:r>
      <w:r w:rsidR="002033A5" w:rsidRPr="00AF7E08">
        <w:rPr>
          <w:rFonts w:hint="eastAsia"/>
          <w:bCs/>
          <w:sz w:val="24"/>
        </w:rPr>
        <w:t>及</w:t>
      </w:r>
      <w:ins w:id="166" w:author="郑雅雯" w:date="2020-08-11T18:33:00Z">
        <w:r w:rsidR="00265871" w:rsidRPr="00265871">
          <w:rPr>
            <w:rFonts w:hint="eastAsia"/>
            <w:bCs/>
            <w:sz w:val="24"/>
          </w:rPr>
          <w:t>《信息披露办法》</w:t>
        </w:r>
      </w:ins>
      <w:del w:id="167" w:author="郑雅雯" w:date="2020-08-11T18:32:00Z">
        <w:r w:rsidR="002033A5" w:rsidRPr="00AF7E08" w:rsidDel="00265871">
          <w:rPr>
            <w:rFonts w:hint="eastAsia"/>
            <w:bCs/>
            <w:sz w:val="24"/>
          </w:rPr>
          <w:delText>指</w:delText>
        </w:r>
      </w:del>
      <w:ins w:id="168" w:author="郑雅雯" w:date="2020-08-11T18:32:00Z">
        <w:r w:rsidR="00265871">
          <w:rPr>
            <w:rFonts w:hint="eastAsia"/>
            <w:bCs/>
            <w:sz w:val="24"/>
          </w:rPr>
          <w:t>规</w:t>
        </w:r>
      </w:ins>
      <w:r w:rsidR="002033A5" w:rsidRPr="00AF7E08">
        <w:rPr>
          <w:bCs/>
          <w:sz w:val="24"/>
        </w:rPr>
        <w:t>定</w:t>
      </w:r>
      <w:ins w:id="169" w:author="郑雅雯" w:date="2020-08-11T18:32:00Z">
        <w:r w:rsidR="00265871">
          <w:rPr>
            <w:bCs/>
            <w:sz w:val="24"/>
          </w:rPr>
          <w:t>的</w:t>
        </w:r>
      </w:ins>
      <w:r w:rsidR="002033A5" w:rsidRPr="00AF7E08">
        <w:rPr>
          <w:bCs/>
          <w:sz w:val="24"/>
        </w:rPr>
        <w:t>互联网网站</w:t>
      </w:r>
      <w:r w:rsidR="002033A5" w:rsidRPr="00AF7E08">
        <w:rPr>
          <w:rFonts w:hint="eastAsia"/>
          <w:bCs/>
          <w:sz w:val="24"/>
        </w:rPr>
        <w:t>（包括基金管理人网站、基金</w:t>
      </w:r>
      <w:r w:rsidR="002033A5" w:rsidRPr="00AF7E08">
        <w:rPr>
          <w:rFonts w:hint="eastAsia"/>
          <w:bCs/>
          <w:sz w:val="24"/>
        </w:rPr>
        <w:lastRenderedPageBreak/>
        <w:t>托管人网站、中国证监会基金电子披露网站）等</w:t>
      </w:r>
      <w:r w:rsidR="00BD751F" w:rsidRPr="00CF7289">
        <w:rPr>
          <w:rFonts w:asciiTheme="majorHAnsi" w:hAnsiTheme="majorHAnsi" w:cs="宋体"/>
          <w:bCs/>
          <w:sz w:val="24"/>
        </w:rPr>
        <w:t>媒介</w:t>
      </w:r>
    </w:p>
    <w:p w14:paraId="484C97DF" w14:textId="4DCAF667" w:rsidR="00BD751F" w:rsidRPr="00CF7289" w:rsidRDefault="00E91303">
      <w:pPr>
        <w:spacing w:line="360" w:lineRule="auto"/>
        <w:ind w:firstLineChars="200" w:firstLine="480"/>
        <w:rPr>
          <w:rFonts w:asciiTheme="majorHAnsi" w:hAnsiTheme="majorHAnsi" w:cs="宋体"/>
          <w:bCs/>
          <w:sz w:val="24"/>
        </w:rPr>
      </w:pPr>
      <w:del w:id="170" w:author="郑雅雯" w:date="2020-08-11T18:34:00Z">
        <w:r w:rsidRPr="00CF7289" w:rsidDel="00265871">
          <w:rPr>
            <w:rFonts w:asciiTheme="majorHAnsi" w:hAnsiTheme="majorHAnsi" w:cs="宋体"/>
            <w:bCs/>
            <w:sz w:val="24"/>
          </w:rPr>
          <w:delText>5</w:delText>
        </w:r>
        <w:r w:rsidDel="00265871">
          <w:rPr>
            <w:rFonts w:asciiTheme="majorHAnsi" w:hAnsiTheme="majorHAnsi" w:cs="宋体"/>
            <w:bCs/>
            <w:sz w:val="24"/>
          </w:rPr>
          <w:delText>2</w:delText>
        </w:r>
      </w:del>
      <w:ins w:id="171" w:author="郑雅雯" w:date="2020-08-11T18:34:00Z">
        <w:r w:rsidR="00265871" w:rsidRPr="00CF7289">
          <w:rPr>
            <w:rFonts w:asciiTheme="majorHAnsi" w:hAnsiTheme="majorHAnsi" w:cs="宋体"/>
            <w:bCs/>
            <w:sz w:val="24"/>
          </w:rPr>
          <w:t>5</w:t>
        </w:r>
        <w:r w:rsidR="00265871">
          <w:rPr>
            <w:rFonts w:asciiTheme="majorHAnsi" w:hAnsiTheme="majorHAnsi" w:cs="宋体"/>
            <w:bCs/>
            <w:sz w:val="24"/>
          </w:rPr>
          <w:t>3</w:t>
        </w:r>
      </w:ins>
      <w:r w:rsidR="00BD751F" w:rsidRPr="00CF7289">
        <w:rPr>
          <w:rFonts w:asciiTheme="majorHAnsi" w:hAnsiTheme="majorHAnsi" w:cs="宋体"/>
          <w:bCs/>
          <w:sz w:val="24"/>
        </w:rPr>
        <w:t>、不可抗力：指本合同当事人不能预见、不能避免且不能克服的客观事件</w:t>
      </w:r>
    </w:p>
    <w:p w14:paraId="3D6B1F2D" w14:textId="16ADD92C" w:rsidR="00BD751F" w:rsidRPr="00CF7289" w:rsidRDefault="00E91303">
      <w:pPr>
        <w:spacing w:line="360" w:lineRule="auto"/>
        <w:ind w:firstLineChars="200" w:firstLine="480"/>
        <w:rPr>
          <w:rFonts w:asciiTheme="majorHAnsi" w:hAnsiTheme="majorHAnsi" w:cs="宋体"/>
          <w:bCs/>
          <w:sz w:val="24"/>
        </w:rPr>
      </w:pPr>
      <w:del w:id="172" w:author="郑雅雯" w:date="2020-08-11T18:34:00Z">
        <w:r w:rsidRPr="00CF7289" w:rsidDel="00265871">
          <w:rPr>
            <w:rFonts w:asciiTheme="majorHAnsi" w:hAnsiTheme="majorHAnsi" w:cs="宋体"/>
            <w:bCs/>
            <w:sz w:val="24"/>
          </w:rPr>
          <w:delText>5</w:delText>
        </w:r>
        <w:r w:rsidDel="00265871">
          <w:rPr>
            <w:rFonts w:asciiTheme="majorHAnsi" w:hAnsiTheme="majorHAnsi" w:cs="宋体"/>
            <w:bCs/>
            <w:sz w:val="24"/>
          </w:rPr>
          <w:delText>3</w:delText>
        </w:r>
      </w:del>
      <w:ins w:id="173" w:author="郑雅雯" w:date="2020-08-11T18:34:00Z">
        <w:r w:rsidR="00265871" w:rsidRPr="00CF7289">
          <w:rPr>
            <w:rFonts w:asciiTheme="majorHAnsi" w:hAnsiTheme="majorHAnsi" w:cs="宋体"/>
            <w:bCs/>
            <w:sz w:val="24"/>
          </w:rPr>
          <w:t>5</w:t>
        </w:r>
        <w:r w:rsidR="00265871">
          <w:rPr>
            <w:rFonts w:asciiTheme="majorHAnsi" w:hAnsiTheme="majorHAnsi" w:cs="宋体"/>
            <w:bCs/>
            <w:sz w:val="24"/>
          </w:rPr>
          <w:t>4</w:t>
        </w:r>
      </w:ins>
      <w:r w:rsidR="00BD751F" w:rsidRPr="00CF7289">
        <w:rPr>
          <w:rFonts w:asciiTheme="majorHAnsi" w:hAnsiTheme="majorHAnsi" w:cs="宋体"/>
          <w:bCs/>
          <w:sz w:val="24"/>
        </w:rPr>
        <w:t>、</w:t>
      </w:r>
      <w:r w:rsidR="00BD751F" w:rsidRPr="00CF7289">
        <w:rPr>
          <w:rFonts w:asciiTheme="majorHAnsi" w:hAnsiTheme="majorHAnsi" w:cs="宋体"/>
          <w:bCs/>
          <w:sz w:val="24"/>
        </w:rPr>
        <w:t>A</w:t>
      </w:r>
      <w:r w:rsidR="00BD751F" w:rsidRPr="00CF7289">
        <w:rPr>
          <w:rFonts w:asciiTheme="majorHAnsi" w:hAnsiTheme="majorHAnsi" w:cs="宋体"/>
          <w:bCs/>
          <w:sz w:val="24"/>
        </w:rPr>
        <w:t>类基金份额：指在投资人认购、申购基金时收取前端认购费、前端申购费，但不计提销售服务费的基金份额类别</w:t>
      </w:r>
    </w:p>
    <w:p w14:paraId="5197E108" w14:textId="4FB2224B" w:rsidR="00BD751F" w:rsidRPr="00CF7289" w:rsidRDefault="00E91303">
      <w:pPr>
        <w:spacing w:line="360" w:lineRule="auto"/>
        <w:ind w:firstLineChars="200" w:firstLine="480"/>
        <w:rPr>
          <w:rFonts w:asciiTheme="majorHAnsi" w:hAnsiTheme="majorHAnsi" w:cs="宋体"/>
          <w:bCs/>
          <w:sz w:val="24"/>
        </w:rPr>
      </w:pPr>
      <w:del w:id="174" w:author="郑雅雯" w:date="2020-08-11T18:34:00Z">
        <w:r w:rsidRPr="00CF7289" w:rsidDel="00265871">
          <w:rPr>
            <w:rFonts w:asciiTheme="majorHAnsi" w:hAnsiTheme="majorHAnsi" w:cs="宋体"/>
            <w:bCs/>
            <w:sz w:val="24"/>
          </w:rPr>
          <w:delText>5</w:delText>
        </w:r>
        <w:r w:rsidDel="00265871">
          <w:rPr>
            <w:rFonts w:asciiTheme="majorHAnsi" w:hAnsiTheme="majorHAnsi" w:cs="宋体"/>
            <w:bCs/>
            <w:sz w:val="24"/>
          </w:rPr>
          <w:delText>4</w:delText>
        </w:r>
      </w:del>
      <w:ins w:id="175" w:author="郑雅雯" w:date="2020-08-11T18:34:00Z">
        <w:r w:rsidR="00265871" w:rsidRPr="00CF7289">
          <w:rPr>
            <w:rFonts w:asciiTheme="majorHAnsi" w:hAnsiTheme="majorHAnsi" w:cs="宋体"/>
            <w:bCs/>
            <w:sz w:val="24"/>
          </w:rPr>
          <w:t>5</w:t>
        </w:r>
        <w:r w:rsidR="00265871">
          <w:rPr>
            <w:rFonts w:asciiTheme="majorHAnsi" w:hAnsiTheme="majorHAnsi" w:cs="宋体"/>
            <w:bCs/>
            <w:sz w:val="24"/>
          </w:rPr>
          <w:t>5</w:t>
        </w:r>
      </w:ins>
      <w:r w:rsidR="00BD751F" w:rsidRPr="00CF7289">
        <w:rPr>
          <w:rFonts w:asciiTheme="majorHAnsi" w:hAnsiTheme="majorHAnsi" w:cs="宋体"/>
          <w:bCs/>
          <w:sz w:val="24"/>
        </w:rPr>
        <w:t>、</w:t>
      </w:r>
      <w:r w:rsidR="00BD751F" w:rsidRPr="00CF7289">
        <w:rPr>
          <w:rFonts w:asciiTheme="majorHAnsi" w:hAnsiTheme="majorHAnsi" w:cs="宋体"/>
          <w:bCs/>
          <w:sz w:val="24"/>
        </w:rPr>
        <w:t>C</w:t>
      </w:r>
      <w:r w:rsidR="00BD751F" w:rsidRPr="00CF7289">
        <w:rPr>
          <w:rFonts w:asciiTheme="majorHAnsi" w:hAnsiTheme="majorHAnsi" w:cs="宋体"/>
          <w:bCs/>
          <w:sz w:val="24"/>
        </w:rPr>
        <w:t>类基金份额：指不收取认购费、申购费，而是从本类别基金资产中计提销售服务费的基金份额类别</w:t>
      </w:r>
    </w:p>
    <w:p w14:paraId="4AA0C806" w14:textId="7156EF07" w:rsidR="00BD751F" w:rsidRPr="00CF7289" w:rsidRDefault="00E91303">
      <w:pPr>
        <w:spacing w:line="360" w:lineRule="auto"/>
        <w:ind w:firstLineChars="200" w:firstLine="480"/>
        <w:rPr>
          <w:rFonts w:asciiTheme="majorHAnsi" w:hAnsiTheme="majorHAnsi" w:cs="宋体"/>
          <w:bCs/>
          <w:sz w:val="24"/>
        </w:rPr>
      </w:pPr>
      <w:del w:id="176" w:author="郑雅雯" w:date="2020-08-11T18:34:00Z">
        <w:r w:rsidRPr="00CF7289" w:rsidDel="00265871">
          <w:rPr>
            <w:rFonts w:asciiTheme="majorHAnsi" w:hAnsiTheme="majorHAnsi" w:cs="宋体"/>
            <w:bCs/>
            <w:sz w:val="24"/>
          </w:rPr>
          <w:delText>5</w:delText>
        </w:r>
        <w:r w:rsidDel="00265871">
          <w:rPr>
            <w:rFonts w:asciiTheme="majorHAnsi" w:hAnsiTheme="majorHAnsi" w:cs="宋体"/>
            <w:bCs/>
            <w:sz w:val="24"/>
          </w:rPr>
          <w:delText>5</w:delText>
        </w:r>
      </w:del>
      <w:ins w:id="177" w:author="郑雅雯" w:date="2020-08-11T18:34:00Z">
        <w:r w:rsidR="00265871" w:rsidRPr="00CF7289">
          <w:rPr>
            <w:rFonts w:asciiTheme="majorHAnsi" w:hAnsiTheme="majorHAnsi" w:cs="宋体"/>
            <w:bCs/>
            <w:sz w:val="24"/>
          </w:rPr>
          <w:t>5</w:t>
        </w:r>
        <w:r w:rsidR="00265871">
          <w:rPr>
            <w:rFonts w:asciiTheme="majorHAnsi" w:hAnsiTheme="majorHAnsi" w:cs="宋体"/>
            <w:bCs/>
            <w:sz w:val="24"/>
          </w:rPr>
          <w:t>6</w:t>
        </w:r>
      </w:ins>
      <w:r w:rsidR="00BD751F" w:rsidRPr="00CF7289">
        <w:rPr>
          <w:rFonts w:asciiTheme="majorHAnsi" w:hAnsiTheme="majorHAnsi" w:cs="宋体"/>
          <w:bCs/>
          <w:sz w:val="24"/>
        </w:rPr>
        <w:t>、基金份额折算：指基金管理人根据基金运作的需要，在基金资产净值不变的前提下，按照一定比例调整基金份额总额及基金份额净值</w:t>
      </w:r>
    </w:p>
    <w:p w14:paraId="15265909" w14:textId="4039E9A1" w:rsidR="00E31DFE" w:rsidRPr="00CF7289" w:rsidRDefault="00E91303" w:rsidP="00E31DFE">
      <w:pPr>
        <w:spacing w:line="360" w:lineRule="auto"/>
        <w:ind w:firstLineChars="200" w:firstLine="480"/>
        <w:rPr>
          <w:rFonts w:asciiTheme="majorHAnsi" w:hAnsiTheme="majorHAnsi" w:cs="宋体"/>
          <w:bCs/>
          <w:sz w:val="24"/>
        </w:rPr>
      </w:pPr>
      <w:del w:id="178" w:author="郑雅雯" w:date="2020-08-11T18:34:00Z">
        <w:r w:rsidRPr="00CF7289" w:rsidDel="00265871">
          <w:rPr>
            <w:rFonts w:asciiTheme="majorHAnsi" w:hAnsiTheme="majorHAnsi" w:cs="宋体"/>
            <w:bCs/>
            <w:sz w:val="24"/>
          </w:rPr>
          <w:delText>5</w:delText>
        </w:r>
        <w:r w:rsidDel="00265871">
          <w:rPr>
            <w:rFonts w:asciiTheme="majorHAnsi" w:hAnsiTheme="majorHAnsi" w:cs="宋体"/>
            <w:bCs/>
            <w:sz w:val="24"/>
          </w:rPr>
          <w:delText>6</w:delText>
        </w:r>
      </w:del>
      <w:ins w:id="179" w:author="郑雅雯" w:date="2020-08-11T18:34:00Z">
        <w:r w:rsidR="00265871" w:rsidRPr="00CF7289">
          <w:rPr>
            <w:rFonts w:asciiTheme="majorHAnsi" w:hAnsiTheme="majorHAnsi" w:cs="宋体"/>
            <w:bCs/>
            <w:sz w:val="24"/>
          </w:rPr>
          <w:t>5</w:t>
        </w:r>
        <w:r w:rsidR="00265871">
          <w:rPr>
            <w:rFonts w:asciiTheme="majorHAnsi" w:hAnsiTheme="majorHAnsi" w:cs="宋体"/>
            <w:bCs/>
            <w:sz w:val="24"/>
          </w:rPr>
          <w:t>7</w:t>
        </w:r>
      </w:ins>
      <w:r w:rsidR="00E31DFE" w:rsidRPr="00CF7289">
        <w:rPr>
          <w:rFonts w:asciiTheme="majorHAnsi" w:hAnsiTheme="majorHAnsi" w:cs="宋体"/>
          <w:bCs/>
          <w:sz w:val="24"/>
        </w:rPr>
        <w:t>、发起式基金：指按照《运作办法》及中国证监会规定的条件募集、募集资金中发起资金不低于规定金额且发起资金认购的基金份额持有期限不少于三年的开放式基金</w:t>
      </w:r>
    </w:p>
    <w:p w14:paraId="7B32735A" w14:textId="333CB8A4" w:rsidR="00E31DFE" w:rsidRPr="00CF7289" w:rsidRDefault="00E91303" w:rsidP="00E31DFE">
      <w:pPr>
        <w:spacing w:line="360" w:lineRule="auto"/>
        <w:ind w:firstLineChars="200" w:firstLine="480"/>
        <w:rPr>
          <w:rFonts w:asciiTheme="majorHAnsi" w:hAnsiTheme="majorHAnsi" w:cs="宋体"/>
          <w:bCs/>
          <w:sz w:val="24"/>
        </w:rPr>
      </w:pPr>
      <w:del w:id="180" w:author="郑雅雯" w:date="2020-08-11T18:34:00Z">
        <w:r w:rsidRPr="00CF7289" w:rsidDel="00265871">
          <w:rPr>
            <w:rFonts w:asciiTheme="majorHAnsi" w:hAnsiTheme="majorHAnsi" w:cs="宋体"/>
            <w:bCs/>
            <w:sz w:val="24"/>
          </w:rPr>
          <w:delText>5</w:delText>
        </w:r>
        <w:r w:rsidDel="00265871">
          <w:rPr>
            <w:rFonts w:asciiTheme="majorHAnsi" w:hAnsiTheme="majorHAnsi" w:cs="宋体"/>
            <w:bCs/>
            <w:sz w:val="24"/>
          </w:rPr>
          <w:delText>7</w:delText>
        </w:r>
      </w:del>
      <w:ins w:id="181" w:author="郑雅雯" w:date="2020-08-11T18:34:00Z">
        <w:r w:rsidR="00265871" w:rsidRPr="00CF7289">
          <w:rPr>
            <w:rFonts w:asciiTheme="majorHAnsi" w:hAnsiTheme="majorHAnsi" w:cs="宋体"/>
            <w:bCs/>
            <w:sz w:val="24"/>
          </w:rPr>
          <w:t>5</w:t>
        </w:r>
        <w:r w:rsidR="00265871">
          <w:rPr>
            <w:rFonts w:asciiTheme="majorHAnsi" w:hAnsiTheme="majorHAnsi" w:cs="宋体"/>
            <w:bCs/>
            <w:sz w:val="24"/>
          </w:rPr>
          <w:t>8</w:t>
        </w:r>
      </w:ins>
      <w:r w:rsidR="00E31DFE" w:rsidRPr="00CF7289">
        <w:rPr>
          <w:rFonts w:asciiTheme="majorHAnsi" w:hAnsiTheme="majorHAnsi" w:cs="宋体"/>
          <w:bCs/>
          <w:sz w:val="24"/>
        </w:rPr>
        <w:t>、发起资金提供方：</w:t>
      </w:r>
      <w:r w:rsidR="00C67310" w:rsidRPr="00CF7289">
        <w:rPr>
          <w:rFonts w:asciiTheme="majorHAnsi" w:hAnsiTheme="majorHAnsi" w:cs="宋体" w:hint="eastAsia"/>
          <w:bCs/>
          <w:sz w:val="24"/>
        </w:rPr>
        <w:t>指以发起资金认购本基金且承诺以发起资金认购的基金份额持有期限不少于三年的基金管理人股东、基金管理人、基金管理人高级管理人员或基金经理等人员</w:t>
      </w:r>
    </w:p>
    <w:p w14:paraId="59802FAA" w14:textId="0BD56F51" w:rsidR="00BD751F" w:rsidRDefault="00E91303" w:rsidP="00E31DFE">
      <w:pPr>
        <w:spacing w:line="360" w:lineRule="auto"/>
        <w:ind w:firstLineChars="200" w:firstLine="480"/>
        <w:rPr>
          <w:rFonts w:asciiTheme="majorHAnsi" w:hAnsiTheme="majorHAnsi" w:cs="宋体"/>
          <w:bCs/>
          <w:sz w:val="24"/>
        </w:rPr>
      </w:pPr>
      <w:del w:id="182" w:author="郑雅雯" w:date="2020-08-11T18:34:00Z">
        <w:r w:rsidRPr="00CF7289" w:rsidDel="00265871">
          <w:rPr>
            <w:rFonts w:asciiTheme="majorHAnsi" w:hAnsiTheme="majorHAnsi" w:cs="宋体"/>
            <w:bCs/>
            <w:sz w:val="24"/>
          </w:rPr>
          <w:delText>5</w:delText>
        </w:r>
        <w:r w:rsidDel="00265871">
          <w:rPr>
            <w:rFonts w:asciiTheme="majorHAnsi" w:hAnsiTheme="majorHAnsi" w:cs="宋体"/>
            <w:bCs/>
            <w:sz w:val="24"/>
          </w:rPr>
          <w:delText>8</w:delText>
        </w:r>
      </w:del>
      <w:ins w:id="183" w:author="郑雅雯" w:date="2020-08-11T18:34:00Z">
        <w:r w:rsidR="00265871" w:rsidRPr="00CF7289">
          <w:rPr>
            <w:rFonts w:asciiTheme="majorHAnsi" w:hAnsiTheme="majorHAnsi" w:cs="宋体"/>
            <w:bCs/>
            <w:sz w:val="24"/>
          </w:rPr>
          <w:t>5</w:t>
        </w:r>
        <w:r w:rsidR="00265871">
          <w:rPr>
            <w:rFonts w:asciiTheme="majorHAnsi" w:hAnsiTheme="majorHAnsi" w:cs="宋体"/>
            <w:bCs/>
            <w:sz w:val="24"/>
          </w:rPr>
          <w:t>9</w:t>
        </w:r>
      </w:ins>
      <w:r w:rsidR="00E31DFE" w:rsidRPr="00CF7289">
        <w:rPr>
          <w:rFonts w:asciiTheme="majorHAnsi" w:hAnsiTheme="majorHAnsi" w:cs="宋体"/>
          <w:bCs/>
          <w:sz w:val="24"/>
        </w:rPr>
        <w:t>、发起资金：指用于认购发起式基金且来源于基金管理人的股东资金、基金管理人固有资金、基金管理人高级管理人员或基金经理等人员的资金</w:t>
      </w:r>
    </w:p>
    <w:p w14:paraId="25B18339" w14:textId="5FFC6B5E" w:rsidR="00E91303" w:rsidRDefault="00E91303" w:rsidP="00E31DFE">
      <w:pPr>
        <w:spacing w:line="360" w:lineRule="auto"/>
        <w:ind w:firstLineChars="200" w:firstLine="480"/>
        <w:rPr>
          <w:rFonts w:asciiTheme="majorHAnsi" w:hAnsiTheme="majorHAnsi" w:cs="宋体"/>
          <w:bCs/>
          <w:sz w:val="24"/>
        </w:rPr>
      </w:pPr>
      <w:del w:id="184" w:author="郑雅雯" w:date="2020-08-11T18:34:00Z">
        <w:r w:rsidRPr="00E91303" w:rsidDel="00265871">
          <w:rPr>
            <w:rFonts w:asciiTheme="majorHAnsi" w:hAnsiTheme="majorHAnsi" w:cs="宋体" w:hint="eastAsia"/>
            <w:bCs/>
            <w:sz w:val="24"/>
          </w:rPr>
          <w:delText>59</w:delText>
        </w:r>
      </w:del>
      <w:ins w:id="185" w:author="郑雅雯" w:date="2020-08-11T18:34:00Z">
        <w:r w:rsidR="00265871">
          <w:rPr>
            <w:rFonts w:asciiTheme="majorHAnsi" w:hAnsiTheme="majorHAnsi" w:cs="宋体"/>
            <w:bCs/>
            <w:sz w:val="24"/>
          </w:rPr>
          <w:t>60</w:t>
        </w:r>
      </w:ins>
      <w:r w:rsidRPr="00E91303">
        <w:rPr>
          <w:rFonts w:asciiTheme="majorHAnsi" w:hAnsiTheme="majorHAnsi" w:cs="宋体" w:hint="eastAsia"/>
          <w:bCs/>
          <w:sz w:val="24"/>
        </w:rPr>
        <w:t>、流动性受限资产：指由于法律法规、监管、合同或操作障碍等原因无法以合理价格予以变现的资产，包括但不限于到期日在</w:t>
      </w:r>
      <w:r w:rsidRPr="00E91303">
        <w:rPr>
          <w:rFonts w:asciiTheme="majorHAnsi" w:hAnsiTheme="majorHAnsi" w:cs="宋体" w:hint="eastAsia"/>
          <w:bCs/>
          <w:sz w:val="24"/>
        </w:rPr>
        <w:t>10</w:t>
      </w:r>
      <w:r w:rsidRPr="00E91303">
        <w:rPr>
          <w:rFonts w:asciiTheme="majorHAnsi" w:hAnsiTheme="majorHAnsi" w:cs="宋体" w:hint="eastAsia"/>
          <w:bCs/>
          <w:sz w:val="24"/>
        </w:rPr>
        <w:t>个交易日以上的逆回购与银行定期存款（含协议约定有条件提前支取的银行存款）、停牌股票、流通受限的新股及非公开发行股票、资产支持证券、因发行人债务违约无法进行转让或交易的债券等</w:t>
      </w:r>
    </w:p>
    <w:p w14:paraId="2E182E2F" w14:textId="406A1D38" w:rsidR="005968FC" w:rsidRPr="00A87763" w:rsidRDefault="00A2138F" w:rsidP="005968FC">
      <w:pPr>
        <w:spacing w:line="360" w:lineRule="auto"/>
        <w:ind w:firstLineChars="200" w:firstLine="480"/>
        <w:rPr>
          <w:ins w:id="186" w:author="Llinks" w:date="2020-08-18T19:46:00Z"/>
          <w:rFonts w:ascii="宋体" w:hAnsi="宋体" w:cs="宋体"/>
          <w:bCs/>
          <w:sz w:val="24"/>
        </w:rPr>
      </w:pPr>
      <w:ins w:id="187" w:author="郑雅雯" w:date="2020-08-24T18:51:00Z">
        <w:r>
          <w:rPr>
            <w:rFonts w:ascii="宋体" w:hAnsi="宋体" w:cs="宋体" w:hint="eastAsia"/>
            <w:bCs/>
            <w:sz w:val="24"/>
          </w:rPr>
          <w:t>6</w:t>
        </w:r>
        <w:r>
          <w:rPr>
            <w:rFonts w:ascii="宋体" w:hAnsi="宋体" w:cs="宋体"/>
            <w:bCs/>
            <w:sz w:val="24"/>
          </w:rPr>
          <w:t>1</w:t>
        </w:r>
        <w:r>
          <w:rPr>
            <w:rFonts w:ascii="宋体" w:hAnsi="宋体" w:cs="宋体" w:hint="eastAsia"/>
            <w:bCs/>
            <w:sz w:val="24"/>
          </w:rPr>
          <w:t>、</w:t>
        </w:r>
      </w:ins>
      <w:ins w:id="188" w:author="Llinks" w:date="2020-08-18T19:46:00Z">
        <w:r w:rsidR="005968FC" w:rsidRPr="00A87763">
          <w:rPr>
            <w:rFonts w:ascii="宋体" w:hAnsi="宋体" w:cs="宋体" w:hint="eastAsia"/>
            <w:bCs/>
            <w:sz w:val="24"/>
          </w:rP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ins>
    </w:p>
    <w:p w14:paraId="5AE9016A" w14:textId="280F385C" w:rsidR="00FB4048" w:rsidRPr="00FB4048" w:rsidRDefault="00FB4048" w:rsidP="00FB4048">
      <w:pPr>
        <w:spacing w:line="360" w:lineRule="auto"/>
        <w:ind w:firstLineChars="200" w:firstLine="480"/>
        <w:rPr>
          <w:ins w:id="189" w:author="郑雅雯" w:date="2020-08-10T15:25:00Z"/>
          <w:rFonts w:asciiTheme="majorHAnsi" w:hAnsiTheme="majorHAnsi" w:cs="宋体"/>
          <w:bCs/>
          <w:sz w:val="24"/>
        </w:rPr>
      </w:pPr>
      <w:ins w:id="190" w:author="郑雅雯" w:date="2020-08-10T15:25:00Z">
        <w:r>
          <w:rPr>
            <w:rFonts w:asciiTheme="majorHAnsi" w:hAnsiTheme="majorHAnsi" w:cs="宋体"/>
            <w:bCs/>
            <w:sz w:val="24"/>
          </w:rPr>
          <w:t>6</w:t>
        </w:r>
      </w:ins>
      <w:ins w:id="191" w:author="郑雅雯" w:date="2020-08-24T18:51:00Z">
        <w:r w:rsidR="00A2138F">
          <w:rPr>
            <w:rFonts w:asciiTheme="majorHAnsi" w:hAnsiTheme="majorHAnsi" w:cs="宋体"/>
            <w:bCs/>
            <w:sz w:val="24"/>
          </w:rPr>
          <w:t>2</w:t>
        </w:r>
      </w:ins>
      <w:ins w:id="192" w:author="郑雅雯" w:date="2020-08-10T15:25:00Z">
        <w:r>
          <w:rPr>
            <w:rFonts w:asciiTheme="majorHAnsi" w:hAnsiTheme="majorHAnsi" w:cs="宋体" w:hint="eastAsia"/>
            <w:bCs/>
            <w:sz w:val="24"/>
          </w:rPr>
          <w:t>、</w:t>
        </w:r>
        <w:r w:rsidRPr="00FB4048">
          <w:rPr>
            <w:rFonts w:asciiTheme="majorHAnsi" w:hAnsiTheme="majorHAnsi" w:cs="宋体" w:hint="eastAsia"/>
            <w:bCs/>
            <w:sz w:val="24"/>
          </w:rPr>
          <w:t>侧袋机制：指将基金投资组合中的特定资产从原有账户分离至一个专门账户进行处置清算，目的在于有效隔离并化解风险，确保投资者得到公平对待，属于流动性风险管理工具。侧袋机制实施期间，原有账户称为主袋账户，专门账</w:t>
        </w:r>
        <w:r w:rsidRPr="00FB4048">
          <w:rPr>
            <w:rFonts w:asciiTheme="majorHAnsi" w:hAnsiTheme="majorHAnsi" w:cs="宋体" w:hint="eastAsia"/>
            <w:bCs/>
            <w:sz w:val="24"/>
          </w:rPr>
          <w:lastRenderedPageBreak/>
          <w:t>户称为侧袋账户</w:t>
        </w:r>
      </w:ins>
    </w:p>
    <w:p w14:paraId="37E838BE" w14:textId="62EBF0BD" w:rsidR="00FB4048" w:rsidRDefault="00FB4048" w:rsidP="00FB4048">
      <w:pPr>
        <w:spacing w:line="360" w:lineRule="auto"/>
        <w:ind w:firstLineChars="200" w:firstLine="480"/>
        <w:rPr>
          <w:ins w:id="193" w:author="郑雅雯" w:date="2020-08-10T15:25:00Z"/>
          <w:rFonts w:asciiTheme="majorHAnsi" w:hAnsiTheme="majorHAnsi" w:cs="宋体"/>
          <w:bCs/>
          <w:sz w:val="24"/>
        </w:rPr>
      </w:pPr>
      <w:ins w:id="194" w:author="郑雅雯" w:date="2020-08-10T15:25:00Z">
        <w:r>
          <w:rPr>
            <w:rFonts w:asciiTheme="majorHAnsi" w:hAnsiTheme="majorHAnsi" w:cs="宋体"/>
            <w:bCs/>
            <w:sz w:val="24"/>
          </w:rPr>
          <w:t>6</w:t>
        </w:r>
      </w:ins>
      <w:ins w:id="195" w:author="郑雅雯" w:date="2020-08-24T18:52:00Z">
        <w:r w:rsidR="001B6B0E">
          <w:rPr>
            <w:rFonts w:asciiTheme="majorHAnsi" w:hAnsiTheme="majorHAnsi" w:cs="宋体"/>
            <w:bCs/>
            <w:sz w:val="24"/>
          </w:rPr>
          <w:t>3</w:t>
        </w:r>
      </w:ins>
      <w:ins w:id="196" w:author="郑雅雯" w:date="2020-08-10T15:25:00Z">
        <w:r>
          <w:rPr>
            <w:rFonts w:asciiTheme="majorHAnsi" w:hAnsiTheme="majorHAnsi" w:cs="宋体" w:hint="eastAsia"/>
            <w:bCs/>
            <w:sz w:val="24"/>
          </w:rPr>
          <w:t>、</w:t>
        </w:r>
        <w:r w:rsidRPr="00FB4048">
          <w:rPr>
            <w:rFonts w:asciiTheme="majorHAnsi" w:hAnsiTheme="majorHAnsi" w:cs="宋体" w:hint="eastAsia"/>
            <w:bCs/>
            <w:sz w:val="24"/>
          </w:rPr>
          <w:t>特定资产：包括：（</w:t>
        </w:r>
        <w:r w:rsidRPr="00FB4048">
          <w:rPr>
            <w:rFonts w:asciiTheme="majorHAnsi" w:hAnsiTheme="majorHAnsi" w:cs="宋体" w:hint="eastAsia"/>
            <w:bCs/>
            <w:sz w:val="24"/>
          </w:rPr>
          <w:t>1</w:t>
        </w:r>
        <w:r w:rsidRPr="00FB4048">
          <w:rPr>
            <w:rFonts w:asciiTheme="majorHAnsi" w:hAnsiTheme="majorHAnsi" w:cs="宋体" w:hint="eastAsia"/>
            <w:bCs/>
            <w:sz w:val="24"/>
          </w:rPr>
          <w:t>）无可参考的活跃市场价格且采用估值技术仍导致公允价值存在重大不确定性的资产；（</w:t>
        </w:r>
        <w:r w:rsidRPr="00FB4048">
          <w:rPr>
            <w:rFonts w:asciiTheme="majorHAnsi" w:hAnsiTheme="majorHAnsi" w:cs="宋体" w:hint="eastAsia"/>
            <w:bCs/>
            <w:sz w:val="24"/>
          </w:rPr>
          <w:t>2</w:t>
        </w:r>
        <w:r w:rsidRPr="00FB4048">
          <w:rPr>
            <w:rFonts w:asciiTheme="majorHAnsi" w:hAnsiTheme="majorHAnsi" w:cs="宋体" w:hint="eastAsia"/>
            <w:bCs/>
            <w:sz w:val="24"/>
          </w:rPr>
          <w:t>）按摊余成本计量且计提资产减值准备仍导致资产价值存在重大不确定性的资产；（</w:t>
        </w:r>
        <w:r w:rsidRPr="00FB4048">
          <w:rPr>
            <w:rFonts w:asciiTheme="majorHAnsi" w:hAnsiTheme="majorHAnsi" w:cs="宋体" w:hint="eastAsia"/>
            <w:bCs/>
            <w:sz w:val="24"/>
          </w:rPr>
          <w:t>3</w:t>
        </w:r>
        <w:r w:rsidRPr="00FB4048">
          <w:rPr>
            <w:rFonts w:asciiTheme="majorHAnsi" w:hAnsiTheme="majorHAnsi" w:cs="宋体" w:hint="eastAsia"/>
            <w:bCs/>
            <w:sz w:val="24"/>
          </w:rPr>
          <w:t>）其他资产价值存在重大不确定性的资产</w:t>
        </w:r>
      </w:ins>
    </w:p>
    <w:p w14:paraId="62D5A6D1" w14:textId="03E3AB75" w:rsidR="00FB4048" w:rsidRPr="00FB4048" w:rsidRDefault="00FB4048" w:rsidP="00FB4048">
      <w:pPr>
        <w:spacing w:line="360" w:lineRule="auto"/>
        <w:ind w:firstLineChars="200" w:firstLine="480"/>
        <w:rPr>
          <w:ins w:id="197" w:author="郑雅雯" w:date="2020-08-10T15:25:00Z"/>
          <w:rFonts w:asciiTheme="majorHAnsi" w:hAnsiTheme="majorHAnsi" w:cs="宋体"/>
          <w:bCs/>
          <w:sz w:val="24"/>
        </w:rPr>
      </w:pPr>
      <w:ins w:id="198" w:author="郑雅雯" w:date="2020-08-10T15:25:00Z">
        <w:r>
          <w:rPr>
            <w:rFonts w:asciiTheme="majorHAnsi" w:hAnsiTheme="majorHAnsi" w:cs="宋体"/>
            <w:bCs/>
            <w:sz w:val="24"/>
          </w:rPr>
          <w:t>6</w:t>
        </w:r>
      </w:ins>
      <w:ins w:id="199" w:author="郑雅雯" w:date="2020-08-24T18:52:00Z">
        <w:r w:rsidR="001B6B0E">
          <w:rPr>
            <w:rFonts w:asciiTheme="majorHAnsi" w:hAnsiTheme="majorHAnsi" w:cs="宋体"/>
            <w:bCs/>
            <w:sz w:val="24"/>
          </w:rPr>
          <w:t>4</w:t>
        </w:r>
      </w:ins>
      <w:ins w:id="200" w:author="郑雅雯" w:date="2020-08-10T15:25:00Z">
        <w:r>
          <w:rPr>
            <w:rFonts w:asciiTheme="majorHAnsi" w:hAnsiTheme="majorHAnsi" w:cs="宋体" w:hint="eastAsia"/>
            <w:bCs/>
            <w:sz w:val="24"/>
          </w:rPr>
          <w:t>、转融通证券出借业务：</w:t>
        </w:r>
        <w:r w:rsidRPr="00FB4048">
          <w:rPr>
            <w:rFonts w:asciiTheme="majorHAnsi" w:hAnsiTheme="majorHAnsi" w:cs="宋体" w:hint="eastAsia"/>
            <w:bCs/>
            <w:sz w:val="24"/>
          </w:rPr>
          <w:t>指基金以一定的费率通过证券交易所综合业务平台向中国证券金融股份有限公司（以下简称证券金融公司）出借证券，证券金融公司到期归还所借证券及相应权益补偿并支付费用的业务</w:t>
        </w:r>
      </w:ins>
    </w:p>
    <w:p w14:paraId="2603DBDA" w14:textId="28D94D67" w:rsidR="002033A5" w:rsidRPr="00CF7289" w:rsidRDefault="002033A5" w:rsidP="00E31DFE">
      <w:pPr>
        <w:spacing w:line="360" w:lineRule="auto"/>
        <w:ind w:firstLineChars="200" w:firstLine="480"/>
        <w:rPr>
          <w:rFonts w:asciiTheme="majorHAnsi" w:hAnsiTheme="majorHAnsi" w:cs="宋体"/>
          <w:bCs/>
          <w:sz w:val="24"/>
        </w:rPr>
      </w:pPr>
      <w:del w:id="201" w:author="郑雅雯" w:date="2020-08-10T15:25:00Z">
        <w:r w:rsidDel="00FB4048">
          <w:rPr>
            <w:rFonts w:hint="eastAsia"/>
            <w:bCs/>
            <w:sz w:val="24"/>
          </w:rPr>
          <w:delText>6</w:delText>
        </w:r>
        <w:r w:rsidDel="00FB4048">
          <w:rPr>
            <w:bCs/>
            <w:sz w:val="24"/>
          </w:rPr>
          <w:delText>0</w:delText>
        </w:r>
      </w:del>
      <w:ins w:id="202" w:author="郑雅雯" w:date="2020-08-10T15:25:00Z">
        <w:r w:rsidR="00FB4048">
          <w:rPr>
            <w:rFonts w:hint="eastAsia"/>
            <w:bCs/>
            <w:sz w:val="24"/>
          </w:rPr>
          <w:t>6</w:t>
        </w:r>
      </w:ins>
      <w:ins w:id="203" w:author="郑雅雯" w:date="2020-08-24T18:52:00Z">
        <w:r w:rsidR="001B6B0E">
          <w:rPr>
            <w:bCs/>
            <w:sz w:val="24"/>
          </w:rPr>
          <w:t>5</w:t>
        </w:r>
      </w:ins>
      <w:r>
        <w:rPr>
          <w:rFonts w:hint="eastAsia"/>
          <w:bCs/>
          <w:sz w:val="24"/>
        </w:rPr>
        <w:t>、</w:t>
      </w:r>
      <w:r w:rsidRPr="00AF7E08">
        <w:rPr>
          <w:rFonts w:hint="eastAsia"/>
          <w:bCs/>
          <w:sz w:val="24"/>
        </w:rPr>
        <w:t>基金产品资料概要：指《</w:t>
      </w:r>
      <w:r w:rsidRPr="00CF7289">
        <w:rPr>
          <w:rFonts w:asciiTheme="majorHAnsi" w:hAnsiTheme="majorHAnsi" w:cs="宋体"/>
          <w:bCs/>
          <w:sz w:val="24"/>
        </w:rPr>
        <w:t>创金合信</w:t>
      </w:r>
      <w:r>
        <w:rPr>
          <w:rFonts w:asciiTheme="majorHAnsi" w:hAnsiTheme="majorHAnsi" w:cs="宋体"/>
          <w:bCs/>
          <w:sz w:val="24"/>
        </w:rPr>
        <w:t>中证</w:t>
      </w:r>
      <w:r>
        <w:rPr>
          <w:rFonts w:asciiTheme="majorHAnsi" w:hAnsiTheme="majorHAnsi" w:cs="宋体"/>
          <w:bCs/>
          <w:sz w:val="24"/>
        </w:rPr>
        <w:t>500</w:t>
      </w:r>
      <w:r w:rsidRPr="00CF7289">
        <w:rPr>
          <w:rFonts w:asciiTheme="majorHAnsi" w:hAnsiTheme="majorHAnsi" w:cs="宋体"/>
          <w:bCs/>
          <w:sz w:val="24"/>
        </w:rPr>
        <w:t>指数增强型发起式证券投资基金</w:t>
      </w:r>
      <w:r w:rsidRPr="00AF7E08">
        <w:rPr>
          <w:rFonts w:hint="eastAsia"/>
          <w:bCs/>
          <w:sz w:val="24"/>
        </w:rPr>
        <w:t>基金产品资料概要》及其更新（本基金合同关于基金产品资料概要的编制、披露及更新等内容，将不晚于</w:t>
      </w:r>
      <w:r w:rsidRPr="00AF7E08">
        <w:rPr>
          <w:rFonts w:hint="eastAsia"/>
          <w:bCs/>
          <w:sz w:val="24"/>
        </w:rPr>
        <w:t>2</w:t>
      </w:r>
      <w:r w:rsidRPr="00AF7E08">
        <w:rPr>
          <w:bCs/>
          <w:sz w:val="24"/>
        </w:rPr>
        <w:t>020</w:t>
      </w:r>
      <w:r w:rsidRPr="00AF7E08">
        <w:rPr>
          <w:bCs/>
          <w:sz w:val="24"/>
        </w:rPr>
        <w:t>年</w:t>
      </w:r>
      <w:r w:rsidRPr="00AF7E08">
        <w:rPr>
          <w:rFonts w:hint="eastAsia"/>
          <w:bCs/>
          <w:sz w:val="24"/>
        </w:rPr>
        <w:t>9</w:t>
      </w:r>
      <w:r w:rsidRPr="00AF7E08">
        <w:rPr>
          <w:bCs/>
          <w:sz w:val="24"/>
        </w:rPr>
        <w:t>月</w:t>
      </w:r>
      <w:r w:rsidRPr="00AF7E08">
        <w:rPr>
          <w:rFonts w:hint="eastAsia"/>
          <w:bCs/>
          <w:sz w:val="24"/>
        </w:rPr>
        <w:t>1</w:t>
      </w:r>
      <w:r w:rsidRPr="00AF7E08">
        <w:rPr>
          <w:bCs/>
          <w:sz w:val="24"/>
        </w:rPr>
        <w:t>日起</w:t>
      </w:r>
      <w:r w:rsidRPr="00AF7E08">
        <w:rPr>
          <w:rFonts w:hint="eastAsia"/>
          <w:bCs/>
          <w:sz w:val="24"/>
        </w:rPr>
        <w:t>执行）</w:t>
      </w:r>
    </w:p>
    <w:p w14:paraId="7D16123C"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rPr>
        <w:br w:type="page"/>
      </w:r>
      <w:bookmarkStart w:id="204" w:name="_Toc733"/>
      <w:bookmarkStart w:id="205" w:name="_Toc18631"/>
      <w:bookmarkStart w:id="206" w:name="_Toc22708"/>
      <w:bookmarkStart w:id="207" w:name="_Toc20318"/>
      <w:bookmarkStart w:id="208" w:name="_Toc6683"/>
      <w:bookmarkStart w:id="209" w:name="_Toc20627"/>
      <w:bookmarkStart w:id="210" w:name="_Toc24571"/>
      <w:bookmarkStart w:id="211" w:name="_Toc6149"/>
      <w:bookmarkStart w:id="212" w:name="_Toc545"/>
      <w:bookmarkStart w:id="213" w:name="_Toc13288"/>
      <w:bookmarkStart w:id="214" w:name="_Toc5246"/>
      <w:bookmarkStart w:id="215" w:name="_Toc258829400"/>
      <w:bookmarkStart w:id="216" w:name="_Toc233456272"/>
      <w:r w:rsidRPr="00CF7289">
        <w:rPr>
          <w:rFonts w:asciiTheme="majorHAnsi" w:hAnsiTheme="majorHAnsi" w:cs="宋体"/>
          <w:color w:val="auto"/>
          <w:sz w:val="30"/>
        </w:rPr>
        <w:lastRenderedPageBreak/>
        <w:t>第三部分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基金的基本情况</w:t>
      </w:r>
      <w:bookmarkStart w:id="217" w:name="_Toc79392573"/>
      <w:bookmarkEnd w:id="204"/>
      <w:bookmarkEnd w:id="205"/>
      <w:bookmarkEnd w:id="206"/>
      <w:bookmarkEnd w:id="207"/>
      <w:bookmarkEnd w:id="208"/>
      <w:bookmarkEnd w:id="209"/>
      <w:bookmarkEnd w:id="210"/>
      <w:bookmarkEnd w:id="211"/>
      <w:bookmarkEnd w:id="212"/>
      <w:bookmarkEnd w:id="213"/>
      <w:bookmarkEnd w:id="214"/>
    </w:p>
    <w:p w14:paraId="52C6720B" w14:textId="77777777" w:rsidR="00BD751F" w:rsidRPr="00CF7289" w:rsidRDefault="00BD751F">
      <w:pPr>
        <w:spacing w:line="360" w:lineRule="auto"/>
        <w:ind w:firstLine="540"/>
        <w:rPr>
          <w:rFonts w:asciiTheme="majorHAnsi" w:hAnsiTheme="majorHAnsi" w:cs="宋体"/>
          <w:bCs/>
          <w:sz w:val="24"/>
        </w:rPr>
      </w:pPr>
      <w:bookmarkStart w:id="218" w:name="_Hlt88031774"/>
      <w:bookmarkStart w:id="219" w:name="_Hlt88031741"/>
      <w:bookmarkEnd w:id="218"/>
    </w:p>
    <w:bookmarkEnd w:id="219"/>
    <w:p w14:paraId="2211FFB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一、基金名称</w:t>
      </w:r>
      <w:bookmarkEnd w:id="217"/>
    </w:p>
    <w:p w14:paraId="278BE2A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创金合信</w:t>
      </w:r>
      <w:r w:rsidR="0074656A">
        <w:rPr>
          <w:rFonts w:asciiTheme="majorHAnsi" w:hAnsiTheme="majorHAnsi" w:cs="宋体"/>
          <w:bCs/>
          <w:sz w:val="24"/>
        </w:rPr>
        <w:t>中证</w:t>
      </w:r>
      <w:r w:rsidR="0074656A">
        <w:rPr>
          <w:rFonts w:asciiTheme="majorHAnsi" w:hAnsiTheme="majorHAnsi" w:cs="宋体"/>
          <w:bCs/>
          <w:sz w:val="24"/>
        </w:rPr>
        <w:t>500</w:t>
      </w:r>
      <w:r w:rsidR="00FC2E3D" w:rsidRPr="00CF7289">
        <w:rPr>
          <w:rFonts w:asciiTheme="majorHAnsi" w:hAnsiTheme="majorHAnsi" w:cs="宋体"/>
          <w:bCs/>
          <w:sz w:val="24"/>
        </w:rPr>
        <w:t>指数增强型发起式</w:t>
      </w:r>
      <w:r w:rsidRPr="00CF7289">
        <w:rPr>
          <w:rFonts w:asciiTheme="majorHAnsi" w:hAnsiTheme="majorHAnsi" w:cs="宋体"/>
          <w:bCs/>
          <w:sz w:val="24"/>
        </w:rPr>
        <w:t>证券投资基金</w:t>
      </w:r>
    </w:p>
    <w:p w14:paraId="3C82EBF9" w14:textId="77777777" w:rsidR="00BD751F" w:rsidRPr="00CF7289" w:rsidRDefault="00BD751F">
      <w:pPr>
        <w:spacing w:line="360" w:lineRule="auto"/>
        <w:ind w:firstLineChars="200" w:firstLine="480"/>
        <w:rPr>
          <w:rFonts w:asciiTheme="majorHAnsi" w:hAnsiTheme="majorHAnsi" w:cs="宋体"/>
          <w:bCs/>
          <w:sz w:val="24"/>
        </w:rPr>
      </w:pPr>
    </w:p>
    <w:p w14:paraId="05A377FE" w14:textId="77777777" w:rsidR="00BD751F" w:rsidRPr="00CF7289" w:rsidRDefault="00BD751F">
      <w:pPr>
        <w:spacing w:line="360" w:lineRule="auto"/>
        <w:ind w:firstLineChars="200" w:firstLine="480"/>
        <w:rPr>
          <w:rFonts w:asciiTheme="majorHAnsi" w:hAnsiTheme="majorHAnsi" w:cs="宋体"/>
          <w:bCs/>
          <w:sz w:val="24"/>
        </w:rPr>
      </w:pPr>
      <w:bookmarkStart w:id="220" w:name="_Toc79392574"/>
      <w:r w:rsidRPr="00CF7289">
        <w:rPr>
          <w:rFonts w:asciiTheme="majorHAnsi" w:hAnsiTheme="majorHAnsi" w:cs="宋体"/>
          <w:bCs/>
          <w:sz w:val="24"/>
        </w:rPr>
        <w:t>二、基金的类别</w:t>
      </w:r>
      <w:bookmarkEnd w:id="220"/>
    </w:p>
    <w:p w14:paraId="6B3EF827" w14:textId="77777777" w:rsidR="00BD751F" w:rsidRPr="00CF7289" w:rsidRDefault="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股票</w:t>
      </w:r>
      <w:r w:rsidR="00BD751F" w:rsidRPr="00CF7289">
        <w:rPr>
          <w:rFonts w:asciiTheme="majorHAnsi" w:hAnsiTheme="majorHAnsi" w:cs="宋体"/>
          <w:bCs/>
          <w:sz w:val="24"/>
        </w:rPr>
        <w:t>型证券投资基金</w:t>
      </w:r>
    </w:p>
    <w:p w14:paraId="69C2E8CD" w14:textId="77777777" w:rsidR="00BD751F" w:rsidRPr="00CF7289" w:rsidRDefault="00BD751F">
      <w:pPr>
        <w:spacing w:line="360" w:lineRule="auto"/>
        <w:ind w:firstLineChars="200" w:firstLine="480"/>
        <w:rPr>
          <w:rFonts w:asciiTheme="majorHAnsi" w:hAnsiTheme="majorHAnsi" w:cs="宋体"/>
          <w:bCs/>
          <w:sz w:val="24"/>
        </w:rPr>
      </w:pPr>
    </w:p>
    <w:p w14:paraId="7569EB64" w14:textId="77777777" w:rsidR="00BD751F" w:rsidRPr="00CF7289" w:rsidRDefault="00BD751F">
      <w:pPr>
        <w:spacing w:line="360" w:lineRule="auto"/>
        <w:ind w:firstLineChars="200" w:firstLine="480"/>
        <w:rPr>
          <w:rFonts w:asciiTheme="majorHAnsi" w:hAnsiTheme="majorHAnsi" w:cs="宋体"/>
          <w:bCs/>
          <w:sz w:val="24"/>
        </w:rPr>
      </w:pPr>
      <w:bookmarkStart w:id="221" w:name="_Toc79392575"/>
      <w:r w:rsidRPr="00CF7289">
        <w:rPr>
          <w:rFonts w:asciiTheme="majorHAnsi" w:hAnsiTheme="majorHAnsi" w:cs="宋体"/>
          <w:bCs/>
          <w:sz w:val="24"/>
        </w:rPr>
        <w:t>三、基金的运作方式</w:t>
      </w:r>
    </w:p>
    <w:p w14:paraId="7B78633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契约型开放式</w:t>
      </w:r>
    </w:p>
    <w:p w14:paraId="548454E8" w14:textId="77777777" w:rsidR="00BD751F" w:rsidRPr="00CF7289" w:rsidRDefault="00BD751F">
      <w:pPr>
        <w:spacing w:line="360" w:lineRule="auto"/>
        <w:ind w:firstLineChars="200" w:firstLine="480"/>
        <w:rPr>
          <w:rFonts w:asciiTheme="majorHAnsi" w:hAnsiTheme="majorHAnsi" w:cs="宋体"/>
          <w:bCs/>
          <w:sz w:val="24"/>
        </w:rPr>
      </w:pPr>
    </w:p>
    <w:p w14:paraId="73BA2D3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四、基金的投资目标</w:t>
      </w:r>
      <w:bookmarkEnd w:id="221"/>
    </w:p>
    <w:p w14:paraId="48653DCB" w14:textId="77777777" w:rsidR="00BD751F" w:rsidRPr="00CF7289" w:rsidRDefault="003B33AC">
      <w:pPr>
        <w:spacing w:line="360" w:lineRule="auto"/>
        <w:ind w:firstLineChars="200" w:firstLine="480"/>
        <w:rPr>
          <w:rFonts w:asciiTheme="majorHAnsi" w:hAnsiTheme="majorHAnsi" w:cs="宋体"/>
          <w:bCs/>
          <w:sz w:val="24"/>
        </w:rPr>
      </w:pPr>
      <w:r w:rsidRPr="003B33AC">
        <w:rPr>
          <w:rFonts w:asciiTheme="majorHAnsi" w:hAnsiTheme="majorHAnsi" w:cs="宋体" w:hint="eastAsia"/>
          <w:bCs/>
          <w:sz w:val="24"/>
        </w:rPr>
        <w:t>本基金为指数增强型股票基金，采取定量方法进行组合管理，力争在控制本基金净值增长率与业绩比较基准之间的日均跟踪偏离度的绝对值不超过</w:t>
      </w:r>
      <w:r w:rsidRPr="003B33AC">
        <w:rPr>
          <w:rFonts w:asciiTheme="majorHAnsi" w:hAnsiTheme="majorHAnsi" w:cs="宋体" w:hint="eastAsia"/>
          <w:bCs/>
          <w:sz w:val="24"/>
        </w:rPr>
        <w:t>0.5%</w:t>
      </w:r>
      <w:r w:rsidRPr="003B33AC">
        <w:rPr>
          <w:rFonts w:asciiTheme="majorHAnsi" w:hAnsiTheme="majorHAnsi" w:cs="宋体" w:hint="eastAsia"/>
          <w:bCs/>
          <w:sz w:val="24"/>
        </w:rPr>
        <w:t>、年跟踪误差不超过</w:t>
      </w:r>
      <w:r w:rsidRPr="003B33AC">
        <w:rPr>
          <w:rFonts w:asciiTheme="majorHAnsi" w:hAnsiTheme="majorHAnsi" w:cs="宋体" w:hint="eastAsia"/>
          <w:bCs/>
          <w:sz w:val="24"/>
        </w:rPr>
        <w:t>7.5%</w:t>
      </w:r>
      <w:r w:rsidRPr="003B33AC">
        <w:rPr>
          <w:rFonts w:asciiTheme="majorHAnsi" w:hAnsiTheme="majorHAnsi" w:cs="宋体" w:hint="eastAsia"/>
          <w:bCs/>
          <w:sz w:val="24"/>
        </w:rPr>
        <w:t>的基础上，追求获得超越标的指数的回报。</w:t>
      </w:r>
    </w:p>
    <w:p w14:paraId="6F00722E" w14:textId="77777777" w:rsidR="00BD751F" w:rsidRPr="00CF7289" w:rsidRDefault="00BD751F">
      <w:pPr>
        <w:pStyle w:val="20"/>
        <w:ind w:firstLineChars="200" w:firstLine="480"/>
        <w:rPr>
          <w:rFonts w:asciiTheme="majorHAnsi" w:eastAsia="宋体" w:hAnsiTheme="majorHAnsi" w:cs="宋体"/>
          <w:bCs/>
          <w:sz w:val="24"/>
        </w:rPr>
      </w:pPr>
    </w:p>
    <w:p w14:paraId="7F293BF4" w14:textId="77777777" w:rsidR="001F483E" w:rsidRPr="00CF7289" w:rsidRDefault="00BD751F">
      <w:pPr>
        <w:spacing w:line="360" w:lineRule="auto"/>
        <w:ind w:firstLineChars="200" w:firstLine="480"/>
        <w:rPr>
          <w:rFonts w:asciiTheme="majorHAnsi" w:hAnsiTheme="majorHAnsi" w:cs="宋体"/>
          <w:bCs/>
          <w:sz w:val="24"/>
        </w:rPr>
      </w:pPr>
      <w:bookmarkStart w:id="222" w:name="_Toc79392576"/>
      <w:r w:rsidRPr="00CF7289">
        <w:rPr>
          <w:rFonts w:asciiTheme="majorHAnsi" w:hAnsiTheme="majorHAnsi" w:cs="宋体"/>
          <w:bCs/>
          <w:sz w:val="24"/>
        </w:rPr>
        <w:t>五、</w:t>
      </w:r>
      <w:r w:rsidR="001F483E" w:rsidRPr="00CF7289">
        <w:rPr>
          <w:rFonts w:asciiTheme="majorHAnsi" w:hAnsiTheme="majorHAnsi" w:cs="宋体"/>
          <w:bCs/>
          <w:sz w:val="24"/>
        </w:rPr>
        <w:t>标的指数</w:t>
      </w:r>
    </w:p>
    <w:p w14:paraId="6BEDF98C" w14:textId="77777777" w:rsidR="001F483E" w:rsidRPr="00CF7289" w:rsidRDefault="0074656A">
      <w:pPr>
        <w:spacing w:line="360" w:lineRule="auto"/>
        <w:ind w:firstLineChars="200" w:firstLine="480"/>
        <w:rPr>
          <w:rFonts w:asciiTheme="majorHAnsi" w:hAnsiTheme="majorHAnsi" w:cs="宋体"/>
          <w:bCs/>
          <w:sz w:val="24"/>
        </w:rPr>
      </w:pPr>
      <w:r>
        <w:rPr>
          <w:rFonts w:asciiTheme="majorHAnsi" w:hAnsiTheme="majorHAnsi" w:cs="宋体" w:hint="eastAsia"/>
          <w:bCs/>
          <w:sz w:val="24"/>
        </w:rPr>
        <w:t>中证</w:t>
      </w:r>
      <w:r>
        <w:rPr>
          <w:rFonts w:asciiTheme="majorHAnsi" w:hAnsiTheme="majorHAnsi" w:cs="宋体" w:hint="eastAsia"/>
          <w:bCs/>
          <w:sz w:val="24"/>
        </w:rPr>
        <w:t>500</w:t>
      </w:r>
      <w:r w:rsidR="005231DC" w:rsidRPr="00CF7289">
        <w:rPr>
          <w:rFonts w:asciiTheme="majorHAnsi" w:hAnsiTheme="majorHAnsi" w:cs="宋体" w:hint="eastAsia"/>
          <w:bCs/>
          <w:sz w:val="24"/>
        </w:rPr>
        <w:t>指数</w:t>
      </w:r>
    </w:p>
    <w:p w14:paraId="238B5E15" w14:textId="77777777" w:rsidR="005231DC" w:rsidRPr="00CF7289" w:rsidRDefault="005231DC">
      <w:pPr>
        <w:spacing w:line="360" w:lineRule="auto"/>
        <w:ind w:firstLineChars="200" w:firstLine="480"/>
        <w:rPr>
          <w:rFonts w:asciiTheme="majorHAnsi" w:hAnsiTheme="majorHAnsi" w:cs="宋体"/>
          <w:bCs/>
          <w:sz w:val="24"/>
        </w:rPr>
      </w:pPr>
    </w:p>
    <w:p w14:paraId="34A50699" w14:textId="77777777" w:rsidR="00BD751F" w:rsidRPr="00CF7289" w:rsidRDefault="001F483E">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六、</w:t>
      </w:r>
      <w:r w:rsidR="00BD751F" w:rsidRPr="00CF7289">
        <w:rPr>
          <w:rFonts w:asciiTheme="majorHAnsi" w:hAnsiTheme="majorHAnsi" w:cs="宋体"/>
          <w:bCs/>
          <w:sz w:val="24"/>
        </w:rPr>
        <w:t>基金的最低募集份额总额</w:t>
      </w:r>
      <w:bookmarkEnd w:id="222"/>
    </w:p>
    <w:p w14:paraId="39FAF38C" w14:textId="77777777" w:rsidR="00BD751F" w:rsidRPr="00CF7289" w:rsidRDefault="00BD751F" w:rsidP="00886432">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本基金的最低募集份额总额为</w:t>
      </w:r>
      <w:r w:rsidR="00393888" w:rsidRPr="00CF7289">
        <w:rPr>
          <w:rFonts w:asciiTheme="majorHAnsi" w:hAnsiTheme="majorHAnsi" w:cs="宋体"/>
          <w:bCs/>
          <w:sz w:val="24"/>
        </w:rPr>
        <w:t>1000</w:t>
      </w:r>
      <w:r w:rsidR="00393888" w:rsidRPr="00CF7289">
        <w:rPr>
          <w:rFonts w:asciiTheme="majorHAnsi" w:hAnsiTheme="majorHAnsi" w:cs="宋体"/>
          <w:bCs/>
          <w:sz w:val="24"/>
        </w:rPr>
        <w:t>万</w:t>
      </w:r>
      <w:r w:rsidRPr="00CF7289">
        <w:rPr>
          <w:rFonts w:asciiTheme="majorHAnsi" w:hAnsiTheme="majorHAnsi" w:cs="宋体"/>
          <w:bCs/>
          <w:sz w:val="24"/>
        </w:rPr>
        <w:t>份。</w:t>
      </w:r>
    </w:p>
    <w:p w14:paraId="6B5E2523" w14:textId="77777777" w:rsidR="00BD751F" w:rsidRPr="00CF7289" w:rsidRDefault="00BD751F">
      <w:pPr>
        <w:spacing w:line="360" w:lineRule="auto"/>
        <w:ind w:firstLineChars="200" w:firstLine="480"/>
        <w:rPr>
          <w:rFonts w:asciiTheme="majorHAnsi" w:hAnsiTheme="majorHAnsi" w:cs="宋体"/>
          <w:bCs/>
          <w:sz w:val="24"/>
        </w:rPr>
      </w:pPr>
    </w:p>
    <w:p w14:paraId="15C3A368" w14:textId="77777777" w:rsidR="00BD751F" w:rsidRPr="00CF7289" w:rsidRDefault="001F483E">
      <w:pPr>
        <w:spacing w:line="360" w:lineRule="auto"/>
        <w:ind w:firstLineChars="200" w:firstLine="480"/>
        <w:rPr>
          <w:rFonts w:asciiTheme="majorHAnsi" w:hAnsiTheme="majorHAnsi" w:cs="宋体"/>
          <w:bCs/>
          <w:sz w:val="24"/>
        </w:rPr>
      </w:pPr>
      <w:bookmarkStart w:id="223" w:name="_Toc79392577"/>
      <w:r w:rsidRPr="00CF7289">
        <w:rPr>
          <w:rFonts w:asciiTheme="majorHAnsi" w:hAnsiTheme="majorHAnsi" w:cs="宋体"/>
          <w:bCs/>
          <w:sz w:val="24"/>
        </w:rPr>
        <w:t>七</w:t>
      </w:r>
      <w:r w:rsidR="00BD751F" w:rsidRPr="00CF7289">
        <w:rPr>
          <w:rFonts w:asciiTheme="majorHAnsi" w:hAnsiTheme="majorHAnsi" w:cs="宋体"/>
          <w:bCs/>
          <w:sz w:val="24"/>
        </w:rPr>
        <w:t>、基金份额发售面值</w:t>
      </w:r>
      <w:bookmarkEnd w:id="223"/>
      <w:r w:rsidR="00BD751F" w:rsidRPr="00CF7289">
        <w:rPr>
          <w:rFonts w:asciiTheme="majorHAnsi" w:hAnsiTheme="majorHAnsi" w:cs="宋体"/>
          <w:bCs/>
          <w:sz w:val="24"/>
        </w:rPr>
        <w:t>和认购费用</w:t>
      </w:r>
    </w:p>
    <w:p w14:paraId="0D6091A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本基金基金份额发售面值为人民币</w:t>
      </w:r>
      <w:r w:rsidRPr="00CF7289">
        <w:rPr>
          <w:rFonts w:asciiTheme="majorHAnsi" w:hAnsiTheme="majorHAnsi" w:cs="宋体"/>
          <w:bCs/>
          <w:sz w:val="24"/>
        </w:rPr>
        <w:t>1.00</w:t>
      </w:r>
      <w:r w:rsidRPr="00CF7289">
        <w:rPr>
          <w:rFonts w:asciiTheme="majorHAnsi" w:hAnsiTheme="majorHAnsi" w:cs="宋体"/>
          <w:bCs/>
          <w:sz w:val="24"/>
        </w:rPr>
        <w:t>元。</w:t>
      </w:r>
    </w:p>
    <w:p w14:paraId="4CC017A5" w14:textId="1EF3D4BB" w:rsidR="00BD751F" w:rsidRPr="00CF7289" w:rsidRDefault="00BD751F">
      <w:pPr>
        <w:autoSpaceDE w:val="0"/>
        <w:autoSpaceDN w:val="0"/>
        <w:adjustRightInd w:val="0"/>
        <w:spacing w:line="360" w:lineRule="auto"/>
        <w:ind w:firstLineChars="200" w:firstLine="480"/>
        <w:jc w:val="left"/>
        <w:rPr>
          <w:rFonts w:asciiTheme="majorHAnsi" w:hAnsiTheme="majorHAnsi" w:cs="宋体"/>
          <w:bCs/>
          <w:sz w:val="24"/>
        </w:rPr>
      </w:pPr>
      <w:r w:rsidRPr="00CF7289">
        <w:rPr>
          <w:rFonts w:asciiTheme="majorHAnsi" w:hAnsiTheme="majorHAnsi" w:cs="宋体"/>
          <w:bCs/>
          <w:sz w:val="24"/>
        </w:rPr>
        <w:t>认购本基金</w:t>
      </w:r>
      <w:r w:rsidRPr="00CF7289">
        <w:rPr>
          <w:rFonts w:asciiTheme="majorHAnsi" w:hAnsiTheme="majorHAnsi" w:cs="宋体"/>
          <w:bCs/>
          <w:sz w:val="24"/>
        </w:rPr>
        <w:t>A</w:t>
      </w:r>
      <w:r w:rsidRPr="00CF7289">
        <w:rPr>
          <w:rFonts w:asciiTheme="majorHAnsi" w:hAnsiTheme="majorHAnsi" w:cs="宋体"/>
          <w:bCs/>
          <w:sz w:val="24"/>
        </w:rPr>
        <w:t>类基金份额时收取前端认购费用，认购</w:t>
      </w:r>
      <w:r w:rsidRPr="00CF7289">
        <w:rPr>
          <w:rFonts w:asciiTheme="majorHAnsi" w:hAnsiTheme="majorHAnsi" w:cs="宋体"/>
          <w:bCs/>
          <w:sz w:val="24"/>
        </w:rPr>
        <w:t>C</w:t>
      </w:r>
      <w:r w:rsidRPr="00CF7289">
        <w:rPr>
          <w:rFonts w:asciiTheme="majorHAnsi" w:hAnsiTheme="majorHAnsi" w:cs="宋体"/>
          <w:bCs/>
          <w:sz w:val="24"/>
        </w:rPr>
        <w:t>类基金份额时不收取认购费用。本基金</w:t>
      </w:r>
      <w:r w:rsidRPr="00CF7289">
        <w:rPr>
          <w:rFonts w:asciiTheme="majorHAnsi" w:hAnsiTheme="majorHAnsi" w:cs="宋体"/>
          <w:bCs/>
          <w:sz w:val="24"/>
        </w:rPr>
        <w:t>A</w:t>
      </w:r>
      <w:r w:rsidRPr="00CF7289">
        <w:rPr>
          <w:rFonts w:asciiTheme="majorHAnsi" w:hAnsiTheme="majorHAnsi" w:cs="宋体"/>
          <w:bCs/>
          <w:sz w:val="24"/>
        </w:rPr>
        <w:t>类基金份额具体认购费率按招募说明书的规定执行。</w:t>
      </w:r>
    </w:p>
    <w:p w14:paraId="0057F155" w14:textId="77777777" w:rsidR="00BD751F" w:rsidRPr="00CF7289" w:rsidRDefault="00BD751F">
      <w:pPr>
        <w:autoSpaceDE w:val="0"/>
        <w:autoSpaceDN w:val="0"/>
        <w:adjustRightInd w:val="0"/>
        <w:spacing w:line="360" w:lineRule="auto"/>
        <w:ind w:firstLineChars="200" w:firstLine="480"/>
        <w:jc w:val="left"/>
        <w:rPr>
          <w:rFonts w:asciiTheme="majorHAnsi" w:hAnsiTheme="majorHAnsi" w:cs="宋体"/>
          <w:bCs/>
          <w:sz w:val="24"/>
        </w:rPr>
      </w:pPr>
    </w:p>
    <w:p w14:paraId="48D1FBEE" w14:textId="77777777" w:rsidR="00BD751F" w:rsidRPr="00CF7289" w:rsidRDefault="001F483E">
      <w:pPr>
        <w:spacing w:line="360" w:lineRule="auto"/>
        <w:ind w:firstLineChars="200" w:firstLine="480"/>
        <w:rPr>
          <w:rFonts w:asciiTheme="majorHAnsi" w:hAnsiTheme="majorHAnsi" w:cs="宋体"/>
          <w:bCs/>
          <w:sz w:val="24"/>
        </w:rPr>
      </w:pPr>
      <w:bookmarkStart w:id="224" w:name="_Toc79392578"/>
      <w:r w:rsidRPr="00CF7289">
        <w:rPr>
          <w:rFonts w:asciiTheme="majorHAnsi" w:hAnsiTheme="majorHAnsi" w:cs="宋体"/>
          <w:bCs/>
          <w:sz w:val="24"/>
        </w:rPr>
        <w:t>八</w:t>
      </w:r>
      <w:r w:rsidR="00BD751F" w:rsidRPr="00CF7289">
        <w:rPr>
          <w:rFonts w:asciiTheme="majorHAnsi" w:hAnsiTheme="majorHAnsi" w:cs="宋体"/>
          <w:bCs/>
          <w:sz w:val="24"/>
        </w:rPr>
        <w:t>、基金存续期限</w:t>
      </w:r>
      <w:bookmarkEnd w:id="224"/>
    </w:p>
    <w:p w14:paraId="3ABAC03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不定期</w:t>
      </w:r>
    </w:p>
    <w:p w14:paraId="296BDACA" w14:textId="77777777" w:rsidR="00BD751F" w:rsidRPr="00CF7289" w:rsidRDefault="00BD751F">
      <w:pPr>
        <w:spacing w:line="360" w:lineRule="auto"/>
        <w:ind w:firstLineChars="200" w:firstLine="480"/>
        <w:rPr>
          <w:rFonts w:asciiTheme="majorHAnsi" w:hAnsiTheme="majorHAnsi" w:cs="宋体"/>
          <w:bCs/>
          <w:sz w:val="24"/>
        </w:rPr>
      </w:pPr>
    </w:p>
    <w:p w14:paraId="29B539B2" w14:textId="77777777" w:rsidR="008911D8" w:rsidRPr="00CF7289" w:rsidRDefault="008911D8" w:rsidP="008911D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九、发起资金的认购金额下限、持有期限下限</w:t>
      </w:r>
    </w:p>
    <w:p w14:paraId="287331FD" w14:textId="77777777" w:rsidR="008911D8" w:rsidRPr="00CF7289" w:rsidRDefault="008911D8" w:rsidP="008911D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认购本基金的发起资金金额不少于一千万元，且发起资金认购的基金份额持有期限不少于三年。认购份额的高级管理人员或基金经理等人员在上述期限内离职的，其持有期限的承诺不受影响。</w:t>
      </w:r>
    </w:p>
    <w:p w14:paraId="665185F5" w14:textId="77777777" w:rsidR="008911D8" w:rsidRPr="00CF7289" w:rsidRDefault="008911D8" w:rsidP="008911D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法律法规和监管机构另有规定的除外。</w:t>
      </w:r>
    </w:p>
    <w:p w14:paraId="608CFA0B" w14:textId="77777777" w:rsidR="008911D8" w:rsidRPr="00CF7289" w:rsidRDefault="008911D8" w:rsidP="008911D8">
      <w:pPr>
        <w:spacing w:line="360" w:lineRule="auto"/>
        <w:ind w:firstLineChars="200" w:firstLine="480"/>
        <w:rPr>
          <w:rFonts w:asciiTheme="majorHAnsi" w:hAnsiTheme="majorHAnsi" w:cs="宋体"/>
          <w:bCs/>
          <w:sz w:val="24"/>
        </w:rPr>
      </w:pPr>
    </w:p>
    <w:p w14:paraId="1B61635F" w14:textId="77777777" w:rsidR="00BD751F" w:rsidRPr="00CF7289" w:rsidRDefault="008911D8">
      <w:pPr>
        <w:spacing w:line="360" w:lineRule="auto"/>
        <w:ind w:firstLine="480"/>
        <w:rPr>
          <w:rFonts w:asciiTheme="majorHAnsi" w:hAnsiTheme="majorHAnsi" w:cs="宋体"/>
          <w:bCs/>
          <w:sz w:val="24"/>
        </w:rPr>
      </w:pPr>
      <w:r w:rsidRPr="00CF7289">
        <w:rPr>
          <w:rFonts w:asciiTheme="majorHAnsi" w:hAnsiTheme="majorHAnsi" w:cs="宋体"/>
          <w:bCs/>
          <w:sz w:val="24"/>
        </w:rPr>
        <w:t>十</w:t>
      </w:r>
      <w:r w:rsidR="00BD751F" w:rsidRPr="00CF7289">
        <w:rPr>
          <w:rFonts w:asciiTheme="majorHAnsi" w:hAnsiTheme="majorHAnsi" w:cs="宋体"/>
          <w:bCs/>
          <w:sz w:val="24"/>
        </w:rPr>
        <w:t>、基金份额类别设置</w:t>
      </w:r>
    </w:p>
    <w:p w14:paraId="022DF228" w14:textId="77777777" w:rsidR="00BD751F" w:rsidRPr="00CF7289" w:rsidRDefault="00BD751F">
      <w:pPr>
        <w:spacing w:line="360" w:lineRule="auto"/>
        <w:ind w:firstLine="480"/>
        <w:rPr>
          <w:rFonts w:asciiTheme="majorHAnsi" w:hAnsiTheme="majorHAnsi" w:cs="宋体"/>
          <w:bCs/>
          <w:sz w:val="24"/>
        </w:rPr>
      </w:pPr>
      <w:r w:rsidRPr="00CF7289">
        <w:rPr>
          <w:rFonts w:asciiTheme="majorHAnsi" w:hAnsiTheme="majorHAnsi" w:cs="宋体"/>
          <w:bCs/>
          <w:sz w:val="24"/>
        </w:rPr>
        <w:t>本基金根据所收取费用的差异，将基金份额分为不同的类别。在投资人认购、申购基金时收取前端认购费、前端申购费，但不计提销售服务费的基金份额类别为</w:t>
      </w:r>
      <w:r w:rsidRPr="00CF7289">
        <w:rPr>
          <w:rFonts w:asciiTheme="majorHAnsi" w:hAnsiTheme="majorHAnsi" w:cs="宋体"/>
          <w:bCs/>
          <w:sz w:val="24"/>
        </w:rPr>
        <w:t>A</w:t>
      </w:r>
      <w:r w:rsidRPr="00CF7289">
        <w:rPr>
          <w:rFonts w:asciiTheme="majorHAnsi" w:hAnsiTheme="majorHAnsi" w:cs="宋体"/>
          <w:bCs/>
          <w:sz w:val="24"/>
        </w:rPr>
        <w:t>类基金份额；不收取认购费、申购费，而是从本类别基金资产中计提销售服务费的基金份额类别为</w:t>
      </w:r>
      <w:r w:rsidRPr="00CF7289">
        <w:rPr>
          <w:rFonts w:asciiTheme="majorHAnsi" w:hAnsiTheme="majorHAnsi" w:cs="宋体"/>
          <w:bCs/>
          <w:sz w:val="24"/>
        </w:rPr>
        <w:t>C</w:t>
      </w:r>
      <w:r w:rsidRPr="00CF7289">
        <w:rPr>
          <w:rFonts w:asciiTheme="majorHAnsi" w:hAnsiTheme="majorHAnsi" w:cs="宋体"/>
          <w:bCs/>
          <w:sz w:val="24"/>
        </w:rPr>
        <w:t>类基金份额。</w:t>
      </w:r>
    </w:p>
    <w:p w14:paraId="37AF9650" w14:textId="77777777" w:rsidR="00BD751F" w:rsidRPr="00CF7289" w:rsidRDefault="00BD751F">
      <w:pPr>
        <w:spacing w:line="360" w:lineRule="auto"/>
        <w:ind w:firstLine="480"/>
        <w:rPr>
          <w:rFonts w:asciiTheme="majorHAnsi" w:hAnsiTheme="majorHAnsi" w:cs="宋体"/>
          <w:bCs/>
          <w:sz w:val="24"/>
        </w:rPr>
      </w:pPr>
      <w:r w:rsidRPr="00CF7289">
        <w:rPr>
          <w:rFonts w:asciiTheme="majorHAnsi" w:hAnsiTheme="majorHAnsi" w:cs="宋体"/>
          <w:bCs/>
          <w:sz w:val="24"/>
        </w:rPr>
        <w:t>本基金</w:t>
      </w:r>
      <w:r w:rsidRPr="00CF7289">
        <w:rPr>
          <w:rFonts w:asciiTheme="majorHAnsi" w:hAnsiTheme="majorHAnsi" w:cs="宋体"/>
          <w:bCs/>
          <w:sz w:val="24"/>
        </w:rPr>
        <w:t>A</w:t>
      </w:r>
      <w:r w:rsidRPr="00CF7289">
        <w:rPr>
          <w:rFonts w:asciiTheme="majorHAnsi" w:hAnsiTheme="majorHAnsi" w:cs="宋体"/>
          <w:bCs/>
          <w:sz w:val="24"/>
        </w:rPr>
        <w:t>类基金份额和</w:t>
      </w:r>
      <w:r w:rsidRPr="00CF7289">
        <w:rPr>
          <w:rFonts w:asciiTheme="majorHAnsi" w:hAnsiTheme="majorHAnsi" w:cs="宋体"/>
          <w:bCs/>
          <w:sz w:val="24"/>
        </w:rPr>
        <w:t>C</w:t>
      </w:r>
      <w:r w:rsidRPr="00CF7289">
        <w:rPr>
          <w:rFonts w:asciiTheme="majorHAnsi" w:hAnsiTheme="majorHAnsi" w:cs="宋体"/>
          <w:bCs/>
          <w:sz w:val="24"/>
        </w:rPr>
        <w:t>类基金份额分别设置代码。由于基金费用不同，本基金不同类别的基金份额将分别计算并公告基金份额净值，计算公式如下：</w:t>
      </w:r>
    </w:p>
    <w:p w14:paraId="6626543A" w14:textId="77777777" w:rsidR="00BD751F" w:rsidRPr="00CF7289" w:rsidRDefault="00BD751F">
      <w:pPr>
        <w:spacing w:line="360" w:lineRule="auto"/>
        <w:ind w:firstLine="480"/>
        <w:rPr>
          <w:rFonts w:asciiTheme="majorHAnsi" w:hAnsiTheme="majorHAnsi" w:cs="宋体"/>
          <w:bCs/>
          <w:sz w:val="24"/>
        </w:rPr>
      </w:pPr>
      <w:r w:rsidRPr="00CF7289">
        <w:rPr>
          <w:rFonts w:asciiTheme="majorHAnsi" w:hAnsiTheme="majorHAnsi" w:cs="宋体"/>
          <w:bCs/>
          <w:sz w:val="24"/>
        </w:rPr>
        <w:t>T</w:t>
      </w:r>
      <w:r w:rsidRPr="00CF7289">
        <w:rPr>
          <w:rFonts w:asciiTheme="majorHAnsi" w:hAnsiTheme="majorHAnsi" w:cs="宋体"/>
          <w:bCs/>
          <w:sz w:val="24"/>
        </w:rPr>
        <w:t>日某类基金份额净值＝</w:t>
      </w:r>
      <w:r w:rsidRPr="00CF7289">
        <w:rPr>
          <w:rFonts w:asciiTheme="majorHAnsi" w:hAnsiTheme="majorHAnsi" w:cs="宋体"/>
          <w:bCs/>
          <w:sz w:val="24"/>
        </w:rPr>
        <w:t>T</w:t>
      </w:r>
      <w:r w:rsidRPr="00CF7289">
        <w:rPr>
          <w:rFonts w:asciiTheme="majorHAnsi" w:hAnsiTheme="majorHAnsi" w:cs="宋体"/>
          <w:bCs/>
          <w:sz w:val="24"/>
        </w:rPr>
        <w:t>日该类基金份额的基金资产净值／</w:t>
      </w:r>
      <w:r w:rsidRPr="00CF7289">
        <w:rPr>
          <w:rFonts w:asciiTheme="majorHAnsi" w:hAnsiTheme="majorHAnsi" w:cs="宋体"/>
          <w:bCs/>
          <w:sz w:val="24"/>
        </w:rPr>
        <w:t>T</w:t>
      </w:r>
      <w:r w:rsidRPr="00CF7289">
        <w:rPr>
          <w:rFonts w:asciiTheme="majorHAnsi" w:hAnsiTheme="majorHAnsi" w:cs="宋体"/>
          <w:bCs/>
          <w:sz w:val="24"/>
        </w:rPr>
        <w:t>日该类基金份额的基金份额余额总数</w:t>
      </w:r>
    </w:p>
    <w:p w14:paraId="677A2BC1" w14:textId="77777777" w:rsidR="00BD751F" w:rsidRPr="00CF7289" w:rsidRDefault="00BD751F">
      <w:pPr>
        <w:spacing w:line="360" w:lineRule="auto"/>
        <w:ind w:firstLine="480"/>
        <w:rPr>
          <w:rFonts w:asciiTheme="majorHAnsi" w:hAnsiTheme="majorHAnsi" w:cs="宋体"/>
          <w:bCs/>
          <w:sz w:val="24"/>
        </w:rPr>
      </w:pPr>
      <w:r w:rsidRPr="00CF7289">
        <w:rPr>
          <w:rFonts w:asciiTheme="majorHAnsi" w:hAnsiTheme="majorHAnsi" w:cs="宋体"/>
          <w:bCs/>
          <w:sz w:val="24"/>
        </w:rPr>
        <w:t>投资人在认购</w:t>
      </w:r>
      <w:r w:rsidRPr="00CF7289">
        <w:rPr>
          <w:rFonts w:asciiTheme="majorHAnsi" w:hAnsiTheme="majorHAnsi" w:cs="宋体"/>
          <w:bCs/>
          <w:sz w:val="24"/>
        </w:rPr>
        <w:t>/</w:t>
      </w:r>
      <w:r w:rsidRPr="00CF7289">
        <w:rPr>
          <w:rFonts w:asciiTheme="majorHAnsi" w:hAnsiTheme="majorHAnsi" w:cs="宋体"/>
          <w:bCs/>
          <w:sz w:val="24"/>
        </w:rPr>
        <w:t>申购基金份额时可自行选择基金份额类别。本基金不同基金份额类别之间不得互相转换。</w:t>
      </w:r>
    </w:p>
    <w:p w14:paraId="54ED8086" w14:textId="77777777" w:rsidR="00BD751F" w:rsidRPr="00CF7289" w:rsidRDefault="00BD751F">
      <w:pPr>
        <w:spacing w:line="360" w:lineRule="auto"/>
        <w:ind w:firstLine="480"/>
        <w:rPr>
          <w:rFonts w:asciiTheme="majorHAnsi" w:hAnsiTheme="majorHAnsi" w:cs="宋体"/>
          <w:bCs/>
          <w:sz w:val="24"/>
        </w:rPr>
      </w:pPr>
      <w:r w:rsidRPr="00CF7289">
        <w:rPr>
          <w:rFonts w:asciiTheme="majorHAnsi" w:hAnsiTheme="majorHAnsi" w:cs="宋体"/>
          <w:bCs/>
          <w:sz w:val="24"/>
        </w:rPr>
        <w:t>有关基金份额类别的具体设置、费率水平等由基金管理人确定，并在招募说明书中公告。基金管理人可在不损害现有基金份额持有人利益的情况下，经与基金托管人协商一致，增加新的基金份额类别、或调低现有基金份额类别的费率水平、或者停止现有基金份额类别的销售等，调整实施前基金管理人需及时公告。</w:t>
      </w:r>
    </w:p>
    <w:p w14:paraId="366886B9"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kern w:val="44"/>
          <w:sz w:val="21"/>
        </w:rPr>
        <w:br w:type="page"/>
      </w:r>
      <w:bookmarkStart w:id="225" w:name="_Toc90742390"/>
      <w:bookmarkStart w:id="226" w:name="_Toc27226"/>
      <w:bookmarkStart w:id="227" w:name="_Toc29784"/>
      <w:bookmarkStart w:id="228" w:name="_Toc16265"/>
      <w:bookmarkStart w:id="229" w:name="_Toc7151"/>
      <w:bookmarkStart w:id="230" w:name="_Toc3266"/>
      <w:bookmarkStart w:id="231" w:name="_Toc6714"/>
      <w:bookmarkStart w:id="232" w:name="_Toc27189"/>
      <w:bookmarkStart w:id="233" w:name="_Toc22074"/>
      <w:bookmarkStart w:id="234" w:name="_Toc90742321"/>
      <w:bookmarkStart w:id="235" w:name="_Toc15203"/>
      <w:bookmarkStart w:id="236" w:name="_Toc90742688"/>
      <w:bookmarkStart w:id="237" w:name="_Toc29948"/>
      <w:bookmarkStart w:id="238" w:name="_Toc24682"/>
      <w:r w:rsidRPr="00CF7289">
        <w:rPr>
          <w:rFonts w:asciiTheme="majorHAnsi" w:hAnsiTheme="majorHAnsi" w:cs="宋体"/>
          <w:color w:val="auto"/>
          <w:sz w:val="30"/>
        </w:rPr>
        <w:lastRenderedPageBreak/>
        <w:t>第四部分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基金份额的发售</w:t>
      </w:r>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p>
    <w:p w14:paraId="63052C37" w14:textId="77777777" w:rsidR="00BD751F" w:rsidRPr="00CF7289" w:rsidRDefault="00BD751F" w:rsidP="00993134">
      <w:pPr>
        <w:spacing w:line="360" w:lineRule="auto"/>
        <w:ind w:firstLineChars="200" w:firstLine="420"/>
        <w:rPr>
          <w:rFonts w:asciiTheme="majorHAnsi" w:hAnsiTheme="majorHAnsi" w:cs="宋体"/>
          <w:bCs/>
          <w:kern w:val="44"/>
        </w:rPr>
      </w:pPr>
    </w:p>
    <w:p w14:paraId="587E1EFC" w14:textId="77777777" w:rsidR="00BD751F" w:rsidRPr="00CF7289" w:rsidRDefault="00BD751F" w:rsidP="00215F09">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一、基金份额的发售时间、发售方式、发售对象</w:t>
      </w:r>
    </w:p>
    <w:p w14:paraId="79777DB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、发售时间</w:t>
      </w:r>
    </w:p>
    <w:p w14:paraId="781DC876" w14:textId="77777777" w:rsidR="00BD751F" w:rsidRPr="00CF7289" w:rsidRDefault="00BD751F">
      <w:pPr>
        <w:spacing w:line="360" w:lineRule="auto"/>
        <w:ind w:firstLineChars="200" w:firstLine="480"/>
        <w:rPr>
          <w:rFonts w:asciiTheme="majorHAnsi" w:hAnsiTheme="majorHAnsi" w:cs="宋体"/>
          <w:bCs/>
        </w:rPr>
      </w:pPr>
      <w:r w:rsidRPr="00CF7289">
        <w:rPr>
          <w:rFonts w:asciiTheme="majorHAnsi" w:hAnsiTheme="majorHAnsi" w:cs="宋体"/>
          <w:bCs/>
          <w:sz w:val="24"/>
        </w:rPr>
        <w:t>自基金份额发售之日起最长不得超过三个月，具体发售时间见基金份额发售公告。</w:t>
      </w:r>
    </w:p>
    <w:p w14:paraId="29A05D1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、发售方式</w:t>
      </w:r>
    </w:p>
    <w:p w14:paraId="081F14F2" w14:textId="6E0D864C"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通过各销售机构的基金销售网点公开发售，各销售机构的具体名单见基金份额发售公告以及基金管理人届时发布的调整销售机构的相关公告。</w:t>
      </w:r>
    </w:p>
    <w:p w14:paraId="2B732B2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、发售对象</w:t>
      </w:r>
    </w:p>
    <w:p w14:paraId="7C4A790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符合法律法规规定的可投资于证券投资基金的个人投资者、机构投资者</w:t>
      </w:r>
      <w:r w:rsidR="008911D8" w:rsidRPr="00CF7289">
        <w:rPr>
          <w:rFonts w:asciiTheme="majorHAnsi" w:hAnsiTheme="majorHAnsi" w:cs="宋体"/>
          <w:bCs/>
          <w:sz w:val="24"/>
        </w:rPr>
        <w:t>、</w:t>
      </w:r>
      <w:r w:rsidRPr="00CF7289">
        <w:rPr>
          <w:rFonts w:asciiTheme="majorHAnsi" w:hAnsiTheme="majorHAnsi" w:cs="宋体"/>
          <w:bCs/>
          <w:sz w:val="24"/>
        </w:rPr>
        <w:t>合格境外机构投资者</w:t>
      </w:r>
      <w:r w:rsidR="008911D8" w:rsidRPr="00CF7289">
        <w:rPr>
          <w:rFonts w:asciiTheme="majorHAnsi" w:hAnsiTheme="majorHAnsi" w:cs="宋体"/>
          <w:bCs/>
          <w:sz w:val="24"/>
        </w:rPr>
        <w:t>、发起资金提供方，</w:t>
      </w:r>
      <w:r w:rsidRPr="00CF7289">
        <w:rPr>
          <w:rFonts w:asciiTheme="majorHAnsi" w:hAnsiTheme="majorHAnsi" w:cs="宋体"/>
          <w:bCs/>
          <w:sz w:val="24"/>
        </w:rPr>
        <w:t>以及法律法规或中国证监会允许购买证券投资基金的其他投资人。</w:t>
      </w:r>
    </w:p>
    <w:p w14:paraId="5013401D" w14:textId="77777777" w:rsidR="00BD751F" w:rsidRPr="00CF7289" w:rsidRDefault="00BD751F">
      <w:pPr>
        <w:spacing w:line="360" w:lineRule="auto"/>
        <w:ind w:firstLineChars="200" w:firstLine="480"/>
        <w:rPr>
          <w:rFonts w:asciiTheme="majorHAnsi" w:hAnsiTheme="majorHAnsi" w:cs="宋体"/>
          <w:bCs/>
          <w:sz w:val="24"/>
        </w:rPr>
      </w:pPr>
    </w:p>
    <w:p w14:paraId="0D8F888E"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二、基金份额的认购</w:t>
      </w:r>
    </w:p>
    <w:p w14:paraId="5676784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、认购费用</w:t>
      </w:r>
    </w:p>
    <w:p w14:paraId="19F0A9E3" w14:textId="0B34DE62"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本基金的认购费率由基金管理人决定，并在招募说明书中列示。基金认购费用不列入基金财产。其中，投资人在认购本基金</w:t>
      </w:r>
      <w:r w:rsidRPr="00CF7289">
        <w:rPr>
          <w:rFonts w:asciiTheme="majorHAnsi" w:hAnsiTheme="majorHAnsi" w:cs="宋体"/>
          <w:bCs/>
          <w:sz w:val="24"/>
        </w:rPr>
        <w:t>A</w:t>
      </w:r>
      <w:r w:rsidRPr="00CF7289">
        <w:rPr>
          <w:rFonts w:asciiTheme="majorHAnsi" w:hAnsiTheme="majorHAnsi" w:cs="宋体"/>
          <w:bCs/>
          <w:sz w:val="24"/>
        </w:rPr>
        <w:t>类基金份额时收取前端认购费用，认购本基金</w:t>
      </w:r>
      <w:r w:rsidRPr="00CF7289">
        <w:rPr>
          <w:rFonts w:asciiTheme="majorHAnsi" w:hAnsiTheme="majorHAnsi" w:cs="宋体"/>
          <w:bCs/>
          <w:sz w:val="24"/>
        </w:rPr>
        <w:t>C</w:t>
      </w:r>
      <w:r w:rsidRPr="00CF7289">
        <w:rPr>
          <w:rFonts w:asciiTheme="majorHAnsi" w:hAnsiTheme="majorHAnsi" w:cs="宋体"/>
          <w:bCs/>
          <w:sz w:val="24"/>
        </w:rPr>
        <w:t>类基金份额时不收取认购费用。</w:t>
      </w:r>
    </w:p>
    <w:p w14:paraId="40B2337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、募集期利息的处理方式</w:t>
      </w:r>
    </w:p>
    <w:p w14:paraId="0F6E544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有效认购款项在募集期间产生的利息将折算为基金份额归基金份额持有人所有，其中利息转份额以登记机构的记录为准。</w:t>
      </w:r>
    </w:p>
    <w:p w14:paraId="16A4B43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、基金认购份额的计算</w:t>
      </w:r>
    </w:p>
    <w:p w14:paraId="47A1615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基金认购份额具体的计算方法在招募说明书中列示。</w:t>
      </w:r>
    </w:p>
    <w:p w14:paraId="1520208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、认购份额余额的处理方式</w:t>
      </w:r>
    </w:p>
    <w:p w14:paraId="0C8C66F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认购份额</w:t>
      </w:r>
      <w:bookmarkStart w:id="239" w:name="OLE_LINK1"/>
      <w:r w:rsidRPr="00CF7289">
        <w:rPr>
          <w:rFonts w:asciiTheme="majorHAnsi" w:hAnsiTheme="majorHAnsi" w:cs="宋体"/>
          <w:bCs/>
          <w:sz w:val="24"/>
        </w:rPr>
        <w:t>的计算</w:t>
      </w:r>
      <w:bookmarkEnd w:id="239"/>
      <w:r w:rsidRPr="00CF7289">
        <w:rPr>
          <w:rFonts w:asciiTheme="majorHAnsi" w:hAnsiTheme="majorHAnsi" w:cs="宋体"/>
          <w:bCs/>
          <w:sz w:val="24"/>
        </w:rPr>
        <w:t>保留到小数点后两位，小数点两位以后的部分四舍五入，由此误差产生的收益或损失由基金财产承担。</w:t>
      </w:r>
    </w:p>
    <w:p w14:paraId="01569A47" w14:textId="77777777" w:rsidR="00433ECF" w:rsidRPr="00CF7289" w:rsidRDefault="00433ECF">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5</w:t>
      </w:r>
      <w:r w:rsidRPr="00CF7289">
        <w:rPr>
          <w:rFonts w:asciiTheme="majorHAnsi" w:hAnsiTheme="majorHAnsi" w:cs="宋体" w:hint="eastAsia"/>
          <w:bCs/>
          <w:sz w:val="24"/>
        </w:rPr>
        <w:t>、销售机构对认购申请的受理并不代表该申请一定成功，而仅代表销售机构确实接收到认购申请。认购的确认以登记机构的确认结果为准。对于认购申请</w:t>
      </w:r>
      <w:r w:rsidRPr="00CF7289">
        <w:rPr>
          <w:rFonts w:asciiTheme="majorHAnsi" w:hAnsiTheme="majorHAnsi" w:cs="宋体" w:hint="eastAsia"/>
          <w:bCs/>
          <w:sz w:val="24"/>
        </w:rPr>
        <w:lastRenderedPageBreak/>
        <w:t>及认购份额的确认情况，投资人应及时查询并妥善行使合法权利。</w:t>
      </w:r>
    </w:p>
    <w:p w14:paraId="72693E07" w14:textId="77777777" w:rsidR="00BD751F" w:rsidRPr="00CF7289" w:rsidRDefault="00BD751F">
      <w:pPr>
        <w:spacing w:line="360" w:lineRule="auto"/>
        <w:ind w:firstLineChars="200" w:firstLine="480"/>
        <w:rPr>
          <w:rFonts w:asciiTheme="majorHAnsi" w:hAnsiTheme="majorHAnsi" w:cs="宋体"/>
          <w:bCs/>
          <w:sz w:val="24"/>
        </w:rPr>
      </w:pPr>
    </w:p>
    <w:p w14:paraId="4A7D8123"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三、基金份额认购金额的限制</w:t>
      </w:r>
    </w:p>
    <w:p w14:paraId="4BD004F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、投资人认购时，需按销售机构规定的方式全额缴款。</w:t>
      </w:r>
    </w:p>
    <w:p w14:paraId="065C3F9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、基金管理人可以对每个基金交易账户的单笔最低认购金额进行限制，具体限制请参看招募说明书或相关公告。</w:t>
      </w:r>
    </w:p>
    <w:p w14:paraId="1C0164D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、基金管理人可以对募集期间的单个投资人的累计认购金额进行限制，具体限制和处理方法请参看招募说明书或相关公告。</w:t>
      </w:r>
    </w:p>
    <w:p w14:paraId="7C86812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、投资人在募集期内可以多次认购基金份额，认购费用按每笔认购申请单独计算。已受理的认购申请不允许撤销。</w:t>
      </w:r>
    </w:p>
    <w:p w14:paraId="4F1537A4" w14:textId="77777777" w:rsidR="00BD751F" w:rsidRPr="00CF7289" w:rsidRDefault="00BD751F">
      <w:pPr>
        <w:spacing w:line="360" w:lineRule="auto"/>
        <w:ind w:firstLineChars="200" w:firstLine="480"/>
        <w:rPr>
          <w:rFonts w:asciiTheme="majorHAnsi" w:hAnsiTheme="majorHAnsi" w:cs="宋体"/>
          <w:bCs/>
          <w:sz w:val="24"/>
        </w:rPr>
      </w:pPr>
    </w:p>
    <w:p w14:paraId="7C046844" w14:textId="77777777" w:rsidR="008911D8" w:rsidRPr="00CF7289" w:rsidRDefault="008911D8" w:rsidP="008911D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四、发起资金的认购</w:t>
      </w:r>
    </w:p>
    <w:p w14:paraId="5020E2CD" w14:textId="77777777" w:rsidR="008911D8" w:rsidRPr="00CF7289" w:rsidRDefault="008911D8" w:rsidP="008911D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本基金发起资金认购的金额不低于一千万元，且发起资金认购的基金份额持有期限不少于三年。</w:t>
      </w:r>
    </w:p>
    <w:p w14:paraId="18A9B41B" w14:textId="77777777" w:rsidR="008911D8" w:rsidRPr="00CF7289" w:rsidRDefault="008911D8" w:rsidP="008911D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本基金发起资金的认购情况见基金管理人届时发布的公告。</w:t>
      </w:r>
    </w:p>
    <w:p w14:paraId="416F3D49"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kern w:val="44"/>
          <w:sz w:val="21"/>
        </w:rPr>
        <w:br w:type="page"/>
      </w:r>
      <w:bookmarkStart w:id="240" w:name="_Toc26986"/>
      <w:bookmarkStart w:id="241" w:name="_Toc7848"/>
      <w:bookmarkStart w:id="242" w:name="_Toc17912"/>
      <w:bookmarkStart w:id="243" w:name="_Toc139991735"/>
      <w:bookmarkStart w:id="244" w:name="_Toc6559"/>
      <w:bookmarkStart w:id="245" w:name="_Toc1823"/>
      <w:bookmarkStart w:id="246" w:name="_Toc141703885"/>
      <w:bookmarkStart w:id="247" w:name="_Toc18329"/>
      <w:bookmarkStart w:id="248" w:name="_Toc21988"/>
      <w:bookmarkStart w:id="249" w:name="_Toc18526"/>
      <w:bookmarkStart w:id="250" w:name="_Toc4741"/>
      <w:bookmarkStart w:id="251" w:name="_Toc18797"/>
      <w:bookmarkStart w:id="252" w:name="_Toc14893"/>
      <w:r w:rsidRPr="00CF7289">
        <w:rPr>
          <w:rFonts w:asciiTheme="majorHAnsi" w:hAnsiTheme="majorHAnsi" w:cs="宋体"/>
          <w:color w:val="auto"/>
          <w:sz w:val="30"/>
        </w:rPr>
        <w:lastRenderedPageBreak/>
        <w:t>第五部分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基金备案</w:t>
      </w:r>
      <w:bookmarkEnd w:id="240"/>
      <w:bookmarkEnd w:id="241"/>
      <w:bookmarkEnd w:id="242"/>
      <w:bookmarkEnd w:id="243"/>
      <w:bookmarkEnd w:id="244"/>
      <w:bookmarkEnd w:id="245"/>
      <w:bookmarkEnd w:id="246"/>
      <w:bookmarkEnd w:id="247"/>
      <w:bookmarkEnd w:id="248"/>
      <w:bookmarkEnd w:id="249"/>
      <w:bookmarkEnd w:id="250"/>
      <w:bookmarkEnd w:id="251"/>
      <w:bookmarkEnd w:id="252"/>
    </w:p>
    <w:p w14:paraId="638EEC50" w14:textId="77777777" w:rsidR="00BD751F" w:rsidRPr="00CF7289" w:rsidRDefault="00BD751F">
      <w:pPr>
        <w:spacing w:line="360" w:lineRule="auto"/>
        <w:ind w:firstLine="540"/>
        <w:rPr>
          <w:rFonts w:asciiTheme="majorHAnsi" w:hAnsiTheme="majorHAnsi" w:cs="宋体"/>
          <w:bCs/>
          <w:sz w:val="24"/>
        </w:rPr>
      </w:pPr>
    </w:p>
    <w:p w14:paraId="7D0CAE3F"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一、基金备案的条件</w:t>
      </w:r>
    </w:p>
    <w:p w14:paraId="6A85AA6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本基金自基金份额发售之日起三个月内，在基金募集份额总额不少于</w:t>
      </w:r>
      <w:r w:rsidR="008911D8" w:rsidRPr="00CF7289">
        <w:rPr>
          <w:rFonts w:asciiTheme="majorHAnsi" w:hAnsiTheme="majorHAnsi" w:cs="宋体"/>
          <w:bCs/>
          <w:sz w:val="24"/>
        </w:rPr>
        <w:t>一千万</w:t>
      </w:r>
      <w:r w:rsidRPr="00CF7289">
        <w:rPr>
          <w:rFonts w:asciiTheme="majorHAnsi" w:hAnsiTheme="majorHAnsi" w:cs="宋体"/>
          <w:bCs/>
          <w:sz w:val="24"/>
        </w:rPr>
        <w:t>份，基金募集金额不少于</w:t>
      </w:r>
      <w:r w:rsidR="008911D8" w:rsidRPr="00CF7289">
        <w:rPr>
          <w:rFonts w:asciiTheme="majorHAnsi" w:hAnsiTheme="majorHAnsi" w:cs="宋体"/>
          <w:bCs/>
          <w:sz w:val="24"/>
        </w:rPr>
        <w:t>一千万</w:t>
      </w:r>
      <w:r w:rsidRPr="00CF7289">
        <w:rPr>
          <w:rFonts w:asciiTheme="majorHAnsi" w:hAnsiTheme="majorHAnsi" w:cs="宋体"/>
          <w:bCs/>
          <w:sz w:val="24"/>
        </w:rPr>
        <w:t>元人民币</w:t>
      </w:r>
      <w:r w:rsidR="008911D8" w:rsidRPr="00CF7289">
        <w:rPr>
          <w:rFonts w:asciiTheme="majorHAnsi" w:hAnsiTheme="majorHAnsi" w:cs="宋体"/>
          <w:bCs/>
          <w:sz w:val="24"/>
        </w:rPr>
        <w:t>（其中发起资金提供方认购金额合计不少于一千万元，发起资金提供方承诺认购份额的持有期限不少于三年）</w:t>
      </w:r>
      <w:r w:rsidRPr="00CF7289">
        <w:rPr>
          <w:rFonts w:asciiTheme="majorHAnsi" w:hAnsiTheme="majorHAnsi" w:cs="宋体"/>
          <w:bCs/>
          <w:sz w:val="24"/>
        </w:rPr>
        <w:t>的条件下，基金管理人依据法律法规及招募说明书可以决定停止基金发售，并在十日内聘请法定验资机构验资，自收到验资报告之日起十日内，向中国证监会办理基金备案手续。</w:t>
      </w:r>
    </w:p>
    <w:p w14:paraId="24E6696A" w14:textId="77777777" w:rsidR="00BD751F" w:rsidRPr="00CF7289" w:rsidRDefault="00BD751F">
      <w:pPr>
        <w:spacing w:line="360" w:lineRule="auto"/>
        <w:ind w:firstLineChars="200" w:firstLine="480"/>
        <w:jc w:val="left"/>
        <w:rPr>
          <w:rFonts w:asciiTheme="majorHAnsi" w:hAnsiTheme="majorHAnsi" w:cs="宋体"/>
          <w:bCs/>
          <w:sz w:val="24"/>
        </w:rPr>
      </w:pPr>
      <w:r w:rsidRPr="00CF7289">
        <w:rPr>
          <w:rFonts w:asciiTheme="majorHAnsi" w:hAnsiTheme="majorHAnsi" w:cs="宋体"/>
          <w:bCs/>
          <w:sz w:val="24"/>
        </w:rP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p>
    <w:p w14:paraId="3666CBFE" w14:textId="77777777" w:rsidR="00321524" w:rsidRPr="00CF7289" w:rsidRDefault="00321524">
      <w:pPr>
        <w:spacing w:line="360" w:lineRule="auto"/>
        <w:ind w:firstLineChars="200" w:firstLine="480"/>
        <w:jc w:val="left"/>
        <w:rPr>
          <w:rFonts w:asciiTheme="majorHAnsi" w:hAnsiTheme="majorHAnsi" w:cs="宋体"/>
          <w:bCs/>
          <w:sz w:val="24"/>
        </w:rPr>
      </w:pPr>
    </w:p>
    <w:p w14:paraId="20ACA9DD"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二、基金合同不能生效时募集资金的处理方式</w:t>
      </w:r>
    </w:p>
    <w:p w14:paraId="1AFD4DEB" w14:textId="77777777" w:rsidR="00BD751F" w:rsidRPr="00CF7289" w:rsidRDefault="00BD751F">
      <w:pPr>
        <w:spacing w:line="360" w:lineRule="auto"/>
        <w:ind w:firstLine="480"/>
        <w:rPr>
          <w:rFonts w:asciiTheme="majorHAnsi" w:hAnsiTheme="majorHAnsi" w:cs="宋体"/>
          <w:bCs/>
          <w:sz w:val="24"/>
        </w:rPr>
      </w:pPr>
      <w:r w:rsidRPr="00CF7289">
        <w:rPr>
          <w:rFonts w:asciiTheme="majorHAnsi" w:hAnsiTheme="majorHAnsi" w:cs="宋体"/>
          <w:bCs/>
          <w:sz w:val="24"/>
        </w:rPr>
        <w:t>如果募集期限届满，未满足</w:t>
      </w:r>
      <w:r w:rsidR="00800F95" w:rsidRPr="00CF7289">
        <w:rPr>
          <w:rFonts w:asciiTheme="majorHAnsi" w:hAnsiTheme="majorHAnsi" w:cs="宋体" w:hint="eastAsia"/>
          <w:bCs/>
          <w:sz w:val="24"/>
        </w:rPr>
        <w:t>基金备案</w:t>
      </w:r>
      <w:r w:rsidRPr="00CF7289">
        <w:rPr>
          <w:rFonts w:asciiTheme="majorHAnsi" w:hAnsiTheme="majorHAnsi" w:cs="宋体"/>
          <w:bCs/>
          <w:sz w:val="24"/>
        </w:rPr>
        <w:t>条件，基金管理人应当承担下列责任：</w:t>
      </w:r>
    </w:p>
    <w:p w14:paraId="02A2E08E" w14:textId="77777777" w:rsidR="00BD751F" w:rsidRPr="00CF7289" w:rsidRDefault="00BD751F">
      <w:pPr>
        <w:spacing w:line="360" w:lineRule="auto"/>
        <w:ind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、以其固有财产承担因募集行为而产生的债务和费用。</w:t>
      </w:r>
    </w:p>
    <w:p w14:paraId="3D8D533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、在基金募集期限届满后三十日内返还投资者已缴纳的款项，并加计银行同期活期存款利息。</w:t>
      </w:r>
    </w:p>
    <w:p w14:paraId="71BD741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、如基金募集失败，基金管理人、基金托管人及销售机构不得请求报酬。基金管理人、基金托管人和销售机构为基金募集支付之一切费用应由各方各自承担。</w:t>
      </w:r>
    </w:p>
    <w:p w14:paraId="0C1A84EC" w14:textId="77777777" w:rsidR="00321524" w:rsidRPr="00CF7289" w:rsidRDefault="00321524">
      <w:pPr>
        <w:spacing w:line="360" w:lineRule="auto"/>
        <w:ind w:firstLineChars="200" w:firstLine="480"/>
        <w:rPr>
          <w:rFonts w:asciiTheme="majorHAnsi" w:hAnsiTheme="majorHAnsi" w:cs="宋体"/>
          <w:bCs/>
          <w:sz w:val="24"/>
        </w:rPr>
      </w:pPr>
    </w:p>
    <w:p w14:paraId="706A15FE"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三、基金存续期内的基金份额持有人数量和资产规模</w:t>
      </w:r>
    </w:p>
    <w:p w14:paraId="30DA9D52" w14:textId="77777777" w:rsidR="008911D8" w:rsidRPr="00CF7289" w:rsidRDefault="008911D8" w:rsidP="008911D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合同生效日起三年后的对应日，若基金资产净值低于二亿元的，基金合同自动终止，同时不得通过召开基金份额持有人大会延续基金合同期限。若届时的法律法规或中国证监会规定发生变化，上述终止规定被取消、更改或补充时，则本基金可以参照届时有效的法律法规或中国证监会规定执行。</w:t>
      </w:r>
    </w:p>
    <w:p w14:paraId="4DD229EE" w14:textId="1AE93D4A" w:rsidR="00BD751F" w:rsidRPr="00CF7289" w:rsidRDefault="008911D8" w:rsidP="008911D8">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基金合同》生效满三年后继续存续的，连续二十个工作日出现基金份额持有人数量不满二百人或者基金资产净值低于五千万元的，基金管理人应在定期报告中予以披露；连续六十个工作日出现前述情形的，基金管理人应当向中国证监会报告并提出解决方案，如转换运作方式、与其他基金合并或者终止基金合同等，并召开基金份额持有人大会进行表决。</w:t>
      </w:r>
    </w:p>
    <w:p w14:paraId="129F72D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法律法规或</w:t>
      </w:r>
      <w:r w:rsidR="00C856B4" w:rsidRPr="00CF7289">
        <w:rPr>
          <w:rFonts w:asciiTheme="majorHAnsi" w:hAnsiTheme="majorHAnsi" w:cs="宋体" w:hint="eastAsia"/>
          <w:bCs/>
          <w:sz w:val="24"/>
        </w:rPr>
        <w:t>中国证监会</w:t>
      </w:r>
      <w:r w:rsidRPr="00CF7289">
        <w:rPr>
          <w:rFonts w:asciiTheme="majorHAnsi" w:hAnsiTheme="majorHAnsi" w:cs="宋体"/>
          <w:bCs/>
          <w:sz w:val="24"/>
        </w:rPr>
        <w:t>另有规定时，从其规定。</w:t>
      </w:r>
    </w:p>
    <w:p w14:paraId="0A049039"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kern w:val="44"/>
          <w:sz w:val="21"/>
        </w:rPr>
        <w:br w:type="page"/>
      </w:r>
      <w:bookmarkStart w:id="253" w:name="_Toc1427"/>
      <w:bookmarkStart w:id="254" w:name="_Toc1270"/>
      <w:bookmarkStart w:id="255" w:name="_Toc123102453"/>
      <w:bookmarkStart w:id="256" w:name="_Toc4003"/>
      <w:bookmarkStart w:id="257" w:name="_Toc98560352"/>
      <w:bookmarkStart w:id="258" w:name="_Toc123112234"/>
      <w:bookmarkStart w:id="259" w:name="_Toc141703886"/>
      <w:bookmarkStart w:id="260" w:name="_Toc20733"/>
      <w:bookmarkStart w:id="261" w:name="_Toc7920"/>
      <w:bookmarkStart w:id="262" w:name="_Toc610"/>
      <w:bookmarkStart w:id="263" w:name="_Toc123051452"/>
      <w:bookmarkStart w:id="264" w:name="_Toc48649707"/>
      <w:bookmarkStart w:id="265" w:name="_Toc23822"/>
      <w:bookmarkStart w:id="266" w:name="_Toc139991736"/>
      <w:bookmarkStart w:id="267" w:name="_Toc79392606"/>
      <w:bookmarkStart w:id="268" w:name="_Toc11081"/>
      <w:bookmarkStart w:id="269" w:name="_Toc10463"/>
      <w:bookmarkStart w:id="270" w:name="_Toc17244"/>
      <w:bookmarkStart w:id="271" w:name="_Toc23261"/>
      <w:r w:rsidRPr="00CF7289">
        <w:rPr>
          <w:rFonts w:asciiTheme="majorHAnsi" w:hAnsiTheme="majorHAnsi" w:cs="宋体"/>
          <w:color w:val="auto"/>
          <w:sz w:val="30"/>
        </w:rPr>
        <w:lastRenderedPageBreak/>
        <w:t>第六部分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基金份额的申购与赎回</w:t>
      </w:r>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p>
    <w:p w14:paraId="6C1D9B71" w14:textId="77777777" w:rsidR="00BD751F" w:rsidRPr="00CF7289" w:rsidRDefault="00BD751F">
      <w:pPr>
        <w:spacing w:line="360" w:lineRule="auto"/>
        <w:ind w:firstLine="540"/>
        <w:rPr>
          <w:rFonts w:asciiTheme="majorHAnsi" w:hAnsiTheme="majorHAnsi" w:cs="宋体"/>
          <w:bCs/>
          <w:sz w:val="24"/>
        </w:rPr>
      </w:pPr>
    </w:p>
    <w:p w14:paraId="46E13BD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一、申购和赎回场所</w:t>
      </w:r>
    </w:p>
    <w:p w14:paraId="49C21980" w14:textId="50CD100E"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本基金的申购与赎回将通过销售机构进行。具体的销售机构将由基金管理人在招募说明书或其他相关公告中列明。基金管理人可根据情况变更或增减销售机构，</w:t>
      </w:r>
      <w:r w:rsidR="00B71173" w:rsidRPr="00B71173">
        <w:rPr>
          <w:rFonts w:asciiTheme="majorHAnsi" w:hAnsiTheme="majorHAnsi" w:cs="宋体" w:hint="eastAsia"/>
          <w:bCs/>
          <w:sz w:val="24"/>
        </w:rPr>
        <w:t>并在基金管理人网站公示</w:t>
      </w:r>
      <w:r w:rsidRPr="00CF7289">
        <w:rPr>
          <w:rFonts w:asciiTheme="majorHAnsi" w:hAnsiTheme="majorHAnsi" w:cs="宋体"/>
          <w:bCs/>
          <w:sz w:val="24"/>
        </w:rPr>
        <w:t>。基金投资者应当在销售机构办理基金销售业务的营业场所或按销售机构提供的其他方式办理基金份额的申购与赎回。</w:t>
      </w:r>
    </w:p>
    <w:p w14:paraId="36590E48" w14:textId="77777777" w:rsidR="00BD751F" w:rsidRPr="00CF7289" w:rsidRDefault="00BD751F">
      <w:pPr>
        <w:spacing w:line="360" w:lineRule="auto"/>
        <w:ind w:firstLineChars="200" w:firstLine="480"/>
        <w:rPr>
          <w:rFonts w:asciiTheme="majorHAnsi" w:hAnsiTheme="majorHAnsi" w:cs="宋体"/>
          <w:bCs/>
          <w:sz w:val="24"/>
        </w:rPr>
      </w:pPr>
    </w:p>
    <w:p w14:paraId="11859E4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二、申购和赎回的开放日及时间</w:t>
      </w:r>
    </w:p>
    <w:p w14:paraId="4E15AD2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、开放日及开放时间</w:t>
      </w:r>
    </w:p>
    <w:p w14:paraId="30A0CD8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p>
    <w:p w14:paraId="23FA2A8F" w14:textId="750007ED"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合同生效后，若出现新的证券交易市场、证券交易所交易时间变更、其他特殊情况或根据业务需要，基金管理人可视情况对前述开放日及开放时间进行相应的调整，但应在实施日前依照《信息披露办法》的有关规定在</w:t>
      </w:r>
      <w:del w:id="272" w:author="郑雅雯" w:date="2020-08-11T18:39:00Z">
        <w:r w:rsidRPr="00CF7289" w:rsidDel="00265871">
          <w:rPr>
            <w:rFonts w:asciiTheme="majorHAnsi" w:hAnsiTheme="majorHAnsi" w:cs="宋体"/>
            <w:bCs/>
            <w:sz w:val="24"/>
          </w:rPr>
          <w:delText>指定媒介</w:delText>
        </w:r>
      </w:del>
      <w:ins w:id="273" w:author="郑雅雯" w:date="2020-08-11T18:39:00Z">
        <w:r w:rsidR="00265871">
          <w:rPr>
            <w:rFonts w:asciiTheme="majorHAnsi" w:hAnsiTheme="majorHAnsi" w:cs="宋体"/>
            <w:bCs/>
            <w:sz w:val="24"/>
          </w:rPr>
          <w:t>规定媒介</w:t>
        </w:r>
      </w:ins>
      <w:r w:rsidRPr="00CF7289">
        <w:rPr>
          <w:rFonts w:asciiTheme="majorHAnsi" w:hAnsiTheme="majorHAnsi" w:cs="宋体"/>
          <w:bCs/>
          <w:sz w:val="24"/>
        </w:rPr>
        <w:t>上公告。</w:t>
      </w:r>
    </w:p>
    <w:p w14:paraId="4F3F7A5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、申购、赎回开始日及业务办理时间</w:t>
      </w:r>
    </w:p>
    <w:p w14:paraId="5145B6B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基金管理人可根据实际情况依法决定本基金开始办理申购的具体日期，具体业务办理时间在申购开始公告中规定。</w:t>
      </w:r>
    </w:p>
    <w:p w14:paraId="7A7EA8F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基金管理人自基金合同生效之日起不超过三个月开始办理赎回，具体业务办理时间在赎回开始公告中规定。</w:t>
      </w:r>
    </w:p>
    <w:p w14:paraId="682632C6" w14:textId="1D3D0988"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在确定申购开始与赎回开始时间后，基金管理人应在申购、赎回开放日前依照《信息披露办法》的有关规定在</w:t>
      </w:r>
      <w:del w:id="274" w:author="郑雅雯" w:date="2020-08-11T18:39:00Z">
        <w:r w:rsidRPr="00CF7289" w:rsidDel="00265871">
          <w:rPr>
            <w:rFonts w:asciiTheme="majorHAnsi" w:hAnsiTheme="majorHAnsi" w:cs="宋体"/>
            <w:bCs/>
            <w:sz w:val="24"/>
          </w:rPr>
          <w:delText>指定媒介</w:delText>
        </w:r>
      </w:del>
      <w:ins w:id="275" w:author="郑雅雯" w:date="2020-08-11T18:39:00Z">
        <w:r w:rsidR="00265871">
          <w:rPr>
            <w:rFonts w:asciiTheme="majorHAnsi" w:hAnsiTheme="majorHAnsi" w:cs="宋体"/>
            <w:bCs/>
            <w:sz w:val="24"/>
          </w:rPr>
          <w:t>规定媒介</w:t>
        </w:r>
      </w:ins>
      <w:r w:rsidRPr="00CF7289">
        <w:rPr>
          <w:rFonts w:asciiTheme="majorHAnsi" w:hAnsiTheme="majorHAnsi" w:cs="宋体"/>
          <w:bCs/>
          <w:sz w:val="24"/>
        </w:rPr>
        <w:t>上公告申购与赎回的开始时间。</w:t>
      </w:r>
    </w:p>
    <w:p w14:paraId="1C76C4C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w:t>
      </w:r>
      <w:r w:rsidR="004B0269" w:rsidRPr="00CF7289">
        <w:rPr>
          <w:rFonts w:asciiTheme="majorHAnsi" w:hAnsiTheme="majorHAnsi" w:cs="宋体" w:hint="eastAsia"/>
          <w:bCs/>
          <w:sz w:val="24"/>
        </w:rPr>
        <w:t>该类别</w:t>
      </w:r>
      <w:r w:rsidRPr="00CF7289">
        <w:rPr>
          <w:rFonts w:asciiTheme="majorHAnsi" w:hAnsiTheme="majorHAnsi" w:cs="宋体"/>
          <w:bCs/>
          <w:sz w:val="24"/>
        </w:rPr>
        <w:t>基金份额申购、赎回的价格。</w:t>
      </w:r>
    </w:p>
    <w:p w14:paraId="1366C608" w14:textId="77777777" w:rsidR="00BD751F" w:rsidRPr="00CF7289" w:rsidRDefault="00BD751F">
      <w:pPr>
        <w:spacing w:line="360" w:lineRule="auto"/>
        <w:ind w:firstLineChars="200" w:firstLine="480"/>
        <w:rPr>
          <w:rFonts w:asciiTheme="majorHAnsi" w:hAnsiTheme="majorHAnsi" w:cs="宋体"/>
          <w:bCs/>
          <w:sz w:val="24"/>
        </w:rPr>
      </w:pPr>
    </w:p>
    <w:p w14:paraId="68C7D0E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三、申购与赎回的原则</w:t>
      </w:r>
    </w:p>
    <w:p w14:paraId="54A74B3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w:t>
      </w:r>
      <w:r w:rsidRPr="00CF7289">
        <w:rPr>
          <w:rFonts w:asciiTheme="majorHAnsi" w:hAnsiTheme="majorHAnsi" w:cs="宋体"/>
          <w:bCs/>
          <w:sz w:val="24"/>
        </w:rPr>
        <w:t>“</w:t>
      </w:r>
      <w:r w:rsidRPr="00CF7289">
        <w:rPr>
          <w:rFonts w:asciiTheme="majorHAnsi" w:hAnsiTheme="majorHAnsi" w:cs="宋体"/>
          <w:bCs/>
          <w:sz w:val="24"/>
        </w:rPr>
        <w:t>未知价</w:t>
      </w:r>
      <w:r w:rsidRPr="00CF7289">
        <w:rPr>
          <w:rFonts w:asciiTheme="majorHAnsi" w:hAnsiTheme="majorHAnsi" w:cs="宋体"/>
          <w:bCs/>
          <w:sz w:val="24"/>
        </w:rPr>
        <w:t>”</w:t>
      </w:r>
      <w:r w:rsidRPr="00CF7289">
        <w:rPr>
          <w:rFonts w:asciiTheme="majorHAnsi" w:hAnsiTheme="majorHAnsi" w:cs="宋体"/>
          <w:bCs/>
          <w:sz w:val="24"/>
        </w:rPr>
        <w:t>原则，即申购、赎回价格以申请当日收市后计算的</w:t>
      </w:r>
      <w:r w:rsidR="004B0269" w:rsidRPr="00CF7289">
        <w:rPr>
          <w:rFonts w:hint="eastAsia"/>
          <w:bCs/>
          <w:sz w:val="24"/>
        </w:rPr>
        <w:t>某类别</w:t>
      </w:r>
      <w:r w:rsidRPr="00CF7289">
        <w:rPr>
          <w:rFonts w:asciiTheme="majorHAnsi" w:hAnsiTheme="majorHAnsi" w:cs="宋体"/>
          <w:bCs/>
          <w:sz w:val="24"/>
        </w:rPr>
        <w:t>基金份额净值为基准进行计算；</w:t>
      </w:r>
    </w:p>
    <w:p w14:paraId="30FDA0D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w:t>
      </w:r>
      <w:r w:rsidRPr="00CF7289">
        <w:rPr>
          <w:rFonts w:asciiTheme="majorHAnsi" w:hAnsiTheme="majorHAnsi" w:cs="宋体"/>
          <w:bCs/>
          <w:sz w:val="24"/>
        </w:rPr>
        <w:t>“</w:t>
      </w:r>
      <w:r w:rsidRPr="00CF7289">
        <w:rPr>
          <w:rFonts w:asciiTheme="majorHAnsi" w:hAnsiTheme="majorHAnsi" w:cs="宋体"/>
          <w:bCs/>
          <w:sz w:val="24"/>
        </w:rPr>
        <w:t>金额申购、份额赎回</w:t>
      </w:r>
      <w:r w:rsidRPr="00CF7289">
        <w:rPr>
          <w:rFonts w:asciiTheme="majorHAnsi" w:hAnsiTheme="majorHAnsi" w:cs="宋体"/>
          <w:bCs/>
          <w:sz w:val="24"/>
        </w:rPr>
        <w:t>”</w:t>
      </w:r>
      <w:r w:rsidRPr="00CF7289">
        <w:rPr>
          <w:rFonts w:asciiTheme="majorHAnsi" w:hAnsiTheme="majorHAnsi" w:cs="宋体"/>
          <w:bCs/>
          <w:sz w:val="24"/>
        </w:rPr>
        <w:t>原则，即申购以金额申请，赎回以份额申请；</w:t>
      </w:r>
    </w:p>
    <w:p w14:paraId="0D10883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、当日的申购与赎回申请可以在基金管理人规定的时间以内撤销；</w:t>
      </w:r>
    </w:p>
    <w:p w14:paraId="4E456DB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、除指定赎回外，赎回遵循</w:t>
      </w:r>
      <w:r w:rsidRPr="00CF7289">
        <w:rPr>
          <w:rFonts w:asciiTheme="majorHAnsi" w:hAnsiTheme="majorHAnsi" w:cs="宋体"/>
          <w:bCs/>
          <w:sz w:val="24"/>
        </w:rPr>
        <w:t>“</w:t>
      </w:r>
      <w:r w:rsidRPr="00CF7289">
        <w:rPr>
          <w:rFonts w:asciiTheme="majorHAnsi" w:hAnsiTheme="majorHAnsi" w:cs="宋体"/>
          <w:bCs/>
          <w:sz w:val="24"/>
        </w:rPr>
        <w:t>先进先出</w:t>
      </w:r>
      <w:r w:rsidRPr="00CF7289">
        <w:rPr>
          <w:rFonts w:asciiTheme="majorHAnsi" w:hAnsiTheme="majorHAnsi" w:cs="宋体"/>
          <w:bCs/>
          <w:sz w:val="24"/>
        </w:rPr>
        <w:t>”</w:t>
      </w:r>
      <w:r w:rsidRPr="00CF7289">
        <w:rPr>
          <w:rFonts w:asciiTheme="majorHAnsi" w:hAnsiTheme="majorHAnsi" w:cs="宋体"/>
          <w:bCs/>
          <w:sz w:val="24"/>
        </w:rPr>
        <w:t>原则，即按照投资人认购、申购的先后次序进行顺序赎回。</w:t>
      </w:r>
    </w:p>
    <w:p w14:paraId="588F8609" w14:textId="49A378C1"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基金管理人可在不违反法律法规的情况下，对上述原则进行调整。基金管理人必须在新规则开始实施前依照《信息披露办法》的有关规定在</w:t>
      </w:r>
      <w:del w:id="276" w:author="郑雅雯" w:date="2020-08-11T18:39:00Z">
        <w:r w:rsidRPr="00CF7289" w:rsidDel="00265871">
          <w:rPr>
            <w:rFonts w:asciiTheme="majorHAnsi" w:hAnsiTheme="majorHAnsi" w:cs="宋体"/>
            <w:bCs/>
            <w:sz w:val="24"/>
          </w:rPr>
          <w:delText>指定媒介</w:delText>
        </w:r>
      </w:del>
      <w:ins w:id="277" w:author="郑雅雯" w:date="2020-08-11T18:39:00Z">
        <w:r w:rsidR="00265871">
          <w:rPr>
            <w:rFonts w:asciiTheme="majorHAnsi" w:hAnsiTheme="majorHAnsi" w:cs="宋体"/>
            <w:bCs/>
            <w:sz w:val="24"/>
          </w:rPr>
          <w:t>规定媒介</w:t>
        </w:r>
      </w:ins>
      <w:r w:rsidRPr="00CF7289">
        <w:rPr>
          <w:rFonts w:asciiTheme="majorHAnsi" w:hAnsiTheme="majorHAnsi" w:cs="宋体"/>
          <w:bCs/>
          <w:sz w:val="24"/>
        </w:rPr>
        <w:t>上公告。</w:t>
      </w:r>
    </w:p>
    <w:p w14:paraId="1515DEB7" w14:textId="77777777" w:rsidR="00F468DB" w:rsidRPr="00CF7289" w:rsidRDefault="00F468DB">
      <w:pPr>
        <w:spacing w:line="360" w:lineRule="auto"/>
        <w:ind w:firstLineChars="200" w:firstLine="420"/>
        <w:rPr>
          <w:rFonts w:asciiTheme="majorHAnsi" w:hAnsiTheme="majorHAnsi" w:cs="宋体"/>
          <w:bCs/>
        </w:rPr>
      </w:pPr>
    </w:p>
    <w:p w14:paraId="030DC4F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四、申购与赎回的程序</w:t>
      </w:r>
    </w:p>
    <w:p w14:paraId="424ABB5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、申购和赎回的申请方式</w:t>
      </w:r>
    </w:p>
    <w:p w14:paraId="48027AA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投资人必须根据销售机构规定的程序，在开放日的具体业务办理时间内提出申购或赎回的申请。</w:t>
      </w:r>
    </w:p>
    <w:p w14:paraId="222885C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、申购和赎回的款项支付</w:t>
      </w:r>
    </w:p>
    <w:p w14:paraId="07A0073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lang w:val="zh-CN"/>
        </w:rPr>
        <w:t>投资人申购基金份额时，必须全额交付申购款项，投资人交付申购款项，申购成立；登记机构确认基金份额时，申购生效。</w:t>
      </w:r>
    </w:p>
    <w:p w14:paraId="2141BB7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递交赎回申请，赎回成立，赎回是否生效以登记机构确认为准。基金份额持有人赎回申请成功后，基金管理人将指示基金托管人在法律法规规定的期限内向基金份额持有人支付赎回款项。如遇交易所或交易市场数据传输延迟、通讯系统故障、银行数据交换系统故障或其它非基金管理人及基金托管人所能控制的因素影响业务处理流程，则赎回款项的支付时间可相应顺延。在发生巨额赎回或基金合同约定的其他暂停赎回或延缓支付赎回款项的情形时，款项的支付办法参照本基金合同有关条款处理。</w:t>
      </w:r>
    </w:p>
    <w:p w14:paraId="71C1D96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、申购和赎回申请的确认</w:t>
      </w:r>
    </w:p>
    <w:p w14:paraId="34BE83C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基金管理人应以交易时间结束前受理有效申购和赎回申请的当天作为申购或赎回申请日</w:t>
      </w:r>
      <w:r w:rsidRPr="00CF7289">
        <w:rPr>
          <w:rFonts w:asciiTheme="majorHAnsi" w:hAnsiTheme="majorHAnsi" w:cs="宋体"/>
          <w:bCs/>
          <w:sz w:val="24"/>
        </w:rPr>
        <w:t>(T</w:t>
      </w:r>
      <w:r w:rsidRPr="00CF7289">
        <w:rPr>
          <w:rFonts w:asciiTheme="majorHAnsi" w:hAnsiTheme="majorHAnsi" w:cs="宋体"/>
          <w:bCs/>
          <w:sz w:val="24"/>
        </w:rPr>
        <w:t>日</w:t>
      </w:r>
      <w:r w:rsidRPr="00CF7289">
        <w:rPr>
          <w:rFonts w:asciiTheme="majorHAnsi" w:hAnsiTheme="majorHAnsi" w:cs="宋体"/>
          <w:bCs/>
          <w:sz w:val="24"/>
        </w:rPr>
        <w:t>)</w:t>
      </w:r>
      <w:r w:rsidRPr="00CF7289">
        <w:rPr>
          <w:rFonts w:asciiTheme="majorHAnsi" w:hAnsiTheme="majorHAnsi" w:cs="宋体"/>
          <w:bCs/>
          <w:sz w:val="24"/>
        </w:rPr>
        <w:t>，在正常情况下，本基金登记机构在</w:t>
      </w:r>
      <w:r w:rsidRPr="00CF7289">
        <w:rPr>
          <w:rFonts w:asciiTheme="majorHAnsi" w:hAnsiTheme="majorHAnsi" w:cs="宋体"/>
          <w:bCs/>
          <w:sz w:val="24"/>
        </w:rPr>
        <w:t>T+1</w:t>
      </w:r>
      <w:r w:rsidRPr="00CF7289">
        <w:rPr>
          <w:rFonts w:asciiTheme="majorHAnsi" w:hAnsiTheme="majorHAnsi" w:cs="宋体"/>
          <w:bCs/>
          <w:sz w:val="24"/>
        </w:rPr>
        <w:t>日内对该交易的有</w:t>
      </w:r>
      <w:r w:rsidRPr="00CF7289">
        <w:rPr>
          <w:rFonts w:asciiTheme="majorHAnsi" w:hAnsiTheme="majorHAnsi" w:cs="宋体"/>
          <w:bCs/>
          <w:sz w:val="24"/>
        </w:rPr>
        <w:lastRenderedPageBreak/>
        <w:t>效性进行确认。</w:t>
      </w:r>
      <w:r w:rsidRPr="00CF7289">
        <w:rPr>
          <w:rFonts w:asciiTheme="majorHAnsi" w:hAnsiTheme="majorHAnsi" w:cs="宋体"/>
          <w:bCs/>
          <w:sz w:val="24"/>
        </w:rPr>
        <w:t>T</w:t>
      </w:r>
      <w:r w:rsidRPr="00CF7289">
        <w:rPr>
          <w:rFonts w:asciiTheme="majorHAnsi" w:hAnsiTheme="majorHAnsi" w:cs="宋体"/>
          <w:bCs/>
          <w:sz w:val="24"/>
        </w:rPr>
        <w:t>日提交的有效申请，投资人应及时到销售网点柜台或以销售机构规定的其他方式查询申请的确认情况。若申购不成功，则申购款项本金退还给投资人。</w:t>
      </w:r>
    </w:p>
    <w:p w14:paraId="0BD28C9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销售机构对申购、赎回申请的受理并不代表该申请一定成功，而仅代表销售机构确实接收到申购、赎回申请。申购、赎回的确认以登记机构的确认结果为准。对于申购、赎回申请的确认情况，投资人应及时查询并妥善行使合法权利。</w:t>
      </w:r>
    </w:p>
    <w:p w14:paraId="27674249" w14:textId="45E8FF01"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基金管理人在不违反法律法规的前提下，可对上述程序规则进行调整。基金管理人应在新规则开始实施前依照《信息披露办法》的有关规定在</w:t>
      </w:r>
      <w:del w:id="278" w:author="郑雅雯" w:date="2020-08-11T18:39:00Z">
        <w:r w:rsidRPr="00CF7289" w:rsidDel="00265871">
          <w:rPr>
            <w:rFonts w:asciiTheme="majorHAnsi" w:hAnsiTheme="majorHAnsi" w:cs="宋体"/>
            <w:bCs/>
            <w:sz w:val="24"/>
          </w:rPr>
          <w:delText>指定媒介</w:delText>
        </w:r>
      </w:del>
      <w:ins w:id="279" w:author="郑雅雯" w:date="2020-08-11T18:39:00Z">
        <w:r w:rsidR="00265871">
          <w:rPr>
            <w:rFonts w:asciiTheme="majorHAnsi" w:hAnsiTheme="majorHAnsi" w:cs="宋体"/>
            <w:bCs/>
            <w:sz w:val="24"/>
          </w:rPr>
          <w:t>规定媒介</w:t>
        </w:r>
      </w:ins>
      <w:r w:rsidRPr="00CF7289">
        <w:rPr>
          <w:rFonts w:asciiTheme="majorHAnsi" w:hAnsiTheme="majorHAnsi" w:cs="宋体"/>
          <w:bCs/>
          <w:sz w:val="24"/>
        </w:rPr>
        <w:t>上公告。</w:t>
      </w:r>
    </w:p>
    <w:p w14:paraId="3F66B96B" w14:textId="77777777" w:rsidR="00BD751F" w:rsidRPr="00CF7289" w:rsidRDefault="00BD751F">
      <w:pPr>
        <w:spacing w:line="360" w:lineRule="auto"/>
        <w:ind w:firstLineChars="200" w:firstLine="480"/>
        <w:rPr>
          <w:rFonts w:asciiTheme="majorHAnsi" w:hAnsiTheme="majorHAnsi" w:cs="宋体"/>
          <w:bCs/>
          <w:sz w:val="24"/>
        </w:rPr>
      </w:pPr>
    </w:p>
    <w:p w14:paraId="62E421F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五、申购和赎回的数量限制</w:t>
      </w:r>
    </w:p>
    <w:p w14:paraId="64F8411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、基金管理人可以规定投资人首次申购和每次申购的最低金额以及每次赎回的最低份额，具体规定请参见招募说明书或相关公告。</w:t>
      </w:r>
    </w:p>
    <w:p w14:paraId="22E533C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、基金管理人可以规定投资人每个基金交易账户的最低基金份额余额，具体规定请参见招募说明书或相关公告。</w:t>
      </w:r>
    </w:p>
    <w:p w14:paraId="4E00CDEF" w14:textId="77777777" w:rsidR="00BD751F"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、基金管理人可以规定单个投资人累计持有的基金份额上限、</w:t>
      </w:r>
      <w:r w:rsidR="00955130">
        <w:rPr>
          <w:rFonts w:asciiTheme="majorHAnsi" w:hAnsiTheme="majorHAnsi" w:cs="宋体" w:hint="eastAsia"/>
          <w:bCs/>
          <w:sz w:val="24"/>
        </w:rPr>
        <w:t>单日或</w:t>
      </w:r>
      <w:r w:rsidR="00955130">
        <w:rPr>
          <w:rFonts w:asciiTheme="majorHAnsi" w:hAnsiTheme="majorHAnsi" w:cs="宋体"/>
          <w:bCs/>
          <w:sz w:val="24"/>
        </w:rPr>
        <w:t>单笔</w:t>
      </w:r>
      <w:r w:rsidRPr="00CF7289">
        <w:rPr>
          <w:rFonts w:asciiTheme="majorHAnsi" w:hAnsiTheme="majorHAnsi" w:cs="宋体"/>
          <w:bCs/>
          <w:sz w:val="24"/>
        </w:rPr>
        <w:t>申购金额上限，具体规定请参见招募说明书或相关公告。</w:t>
      </w:r>
    </w:p>
    <w:p w14:paraId="0FE925D7" w14:textId="77777777" w:rsidR="00955130" w:rsidRPr="00CF7289" w:rsidRDefault="00955130">
      <w:pPr>
        <w:spacing w:line="360" w:lineRule="auto"/>
        <w:ind w:firstLineChars="200" w:firstLine="480"/>
        <w:rPr>
          <w:rFonts w:asciiTheme="majorHAnsi" w:hAnsiTheme="majorHAnsi" w:cs="宋体"/>
          <w:bCs/>
          <w:sz w:val="24"/>
        </w:rPr>
      </w:pPr>
      <w:r w:rsidRPr="00955130">
        <w:rPr>
          <w:rFonts w:asciiTheme="majorHAnsi" w:hAnsiTheme="majorHAnsi" w:cs="宋体" w:hint="eastAsia"/>
          <w:bCs/>
          <w:sz w:val="24"/>
        </w:rPr>
        <w:t>4</w:t>
      </w:r>
      <w:r w:rsidRPr="00955130">
        <w:rPr>
          <w:rFonts w:asciiTheme="majorHAnsi" w:hAnsiTheme="majorHAnsi" w:cs="宋体" w:hint="eastAsia"/>
          <w:bCs/>
          <w:sz w:val="24"/>
        </w:rP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具体请参见相关公告。</w:t>
      </w:r>
    </w:p>
    <w:p w14:paraId="7E5D5EAD" w14:textId="168BA561" w:rsidR="00BD751F" w:rsidRPr="00CF7289" w:rsidRDefault="00955130">
      <w:pPr>
        <w:spacing w:line="360" w:lineRule="auto"/>
        <w:ind w:firstLineChars="200" w:firstLine="480"/>
        <w:rPr>
          <w:rFonts w:asciiTheme="majorHAnsi" w:hAnsiTheme="majorHAnsi" w:cs="宋体"/>
          <w:bCs/>
          <w:sz w:val="24"/>
        </w:rPr>
      </w:pPr>
      <w:r>
        <w:rPr>
          <w:rFonts w:asciiTheme="majorHAnsi" w:hAnsiTheme="majorHAnsi" w:cs="宋体"/>
          <w:bCs/>
          <w:sz w:val="24"/>
        </w:rPr>
        <w:t>5</w:t>
      </w:r>
      <w:r w:rsidR="00BD751F" w:rsidRPr="00CF7289">
        <w:rPr>
          <w:rFonts w:asciiTheme="majorHAnsi" w:hAnsiTheme="majorHAnsi" w:cs="宋体"/>
          <w:bCs/>
          <w:sz w:val="24"/>
        </w:rPr>
        <w:t>、基金管理人可在不违反法律法规的情况下，调整上述规定申购金额和赎回份额的数量限制。基金管理人必须在调整实施前依照《信息披露办法》的有关规定在</w:t>
      </w:r>
      <w:del w:id="280" w:author="郑雅雯" w:date="2020-08-11T18:39:00Z">
        <w:r w:rsidR="00BD751F" w:rsidRPr="00CF7289" w:rsidDel="00265871">
          <w:rPr>
            <w:rFonts w:asciiTheme="majorHAnsi" w:hAnsiTheme="majorHAnsi" w:cs="宋体"/>
            <w:bCs/>
            <w:sz w:val="24"/>
          </w:rPr>
          <w:delText>指定媒介</w:delText>
        </w:r>
      </w:del>
      <w:ins w:id="281" w:author="郑雅雯" w:date="2020-08-11T18:39:00Z">
        <w:r w:rsidR="00265871">
          <w:rPr>
            <w:rFonts w:asciiTheme="majorHAnsi" w:hAnsiTheme="majorHAnsi" w:cs="宋体"/>
            <w:bCs/>
            <w:sz w:val="24"/>
          </w:rPr>
          <w:t>规定媒介</w:t>
        </w:r>
      </w:ins>
      <w:r w:rsidR="00BD751F" w:rsidRPr="00CF7289">
        <w:rPr>
          <w:rFonts w:asciiTheme="majorHAnsi" w:hAnsiTheme="majorHAnsi" w:cs="宋体"/>
          <w:bCs/>
          <w:sz w:val="24"/>
        </w:rPr>
        <w:t>上公告。</w:t>
      </w:r>
    </w:p>
    <w:p w14:paraId="5F060E2E" w14:textId="77777777" w:rsidR="00BD751F" w:rsidRPr="00CF7289" w:rsidRDefault="00BD751F">
      <w:pPr>
        <w:spacing w:line="360" w:lineRule="auto"/>
        <w:ind w:firstLineChars="200" w:firstLine="480"/>
        <w:rPr>
          <w:rFonts w:asciiTheme="majorHAnsi" w:hAnsiTheme="majorHAnsi" w:cs="宋体"/>
          <w:bCs/>
          <w:sz w:val="24"/>
        </w:rPr>
      </w:pPr>
    </w:p>
    <w:p w14:paraId="065AD3F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六、申购和赎回的价格、费用及其用途</w:t>
      </w:r>
    </w:p>
    <w:p w14:paraId="6581F7E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、本基金份额净值的计算，保留到小数点后</w:t>
      </w:r>
      <w:r w:rsidR="00DA65AE" w:rsidRPr="00CF7289">
        <w:rPr>
          <w:rFonts w:asciiTheme="majorHAnsi" w:hAnsiTheme="majorHAnsi" w:cs="宋体"/>
          <w:bCs/>
          <w:sz w:val="24"/>
        </w:rPr>
        <w:t>4</w:t>
      </w:r>
      <w:r w:rsidRPr="00CF7289">
        <w:rPr>
          <w:rFonts w:asciiTheme="majorHAnsi" w:hAnsiTheme="majorHAnsi" w:cs="宋体"/>
          <w:bCs/>
          <w:sz w:val="24"/>
        </w:rPr>
        <w:t>位，小数点后</w:t>
      </w:r>
      <w:r w:rsidR="00DA65AE" w:rsidRPr="00CF7289">
        <w:rPr>
          <w:rFonts w:asciiTheme="majorHAnsi" w:hAnsiTheme="majorHAnsi" w:cs="宋体"/>
          <w:bCs/>
          <w:sz w:val="24"/>
        </w:rPr>
        <w:t>第</w:t>
      </w:r>
      <w:r w:rsidR="00DA65AE" w:rsidRPr="00CF7289">
        <w:rPr>
          <w:rFonts w:asciiTheme="majorHAnsi" w:hAnsiTheme="majorHAnsi" w:cs="宋体"/>
          <w:bCs/>
          <w:sz w:val="24"/>
        </w:rPr>
        <w:t>5</w:t>
      </w:r>
      <w:r w:rsidRPr="00CF7289">
        <w:rPr>
          <w:rFonts w:asciiTheme="majorHAnsi" w:hAnsiTheme="majorHAnsi" w:cs="宋体"/>
          <w:bCs/>
          <w:sz w:val="24"/>
        </w:rPr>
        <w:t>位四舍五入，由此产生的收益或损失由基金财产承担。</w:t>
      </w:r>
      <w:r w:rsidRPr="00CF7289">
        <w:rPr>
          <w:rFonts w:asciiTheme="majorHAnsi" w:hAnsiTheme="majorHAnsi" w:cs="宋体"/>
          <w:bCs/>
          <w:sz w:val="24"/>
        </w:rPr>
        <w:t>T</w:t>
      </w:r>
      <w:r w:rsidRPr="00CF7289">
        <w:rPr>
          <w:rFonts w:asciiTheme="majorHAnsi" w:hAnsiTheme="majorHAnsi" w:cs="宋体"/>
          <w:bCs/>
          <w:sz w:val="24"/>
        </w:rPr>
        <w:t>日的基金份额净值在当天收市后计算，并在</w:t>
      </w:r>
      <w:r w:rsidRPr="00CF7289">
        <w:rPr>
          <w:rFonts w:asciiTheme="majorHAnsi" w:hAnsiTheme="majorHAnsi" w:cs="宋体"/>
          <w:bCs/>
          <w:sz w:val="24"/>
        </w:rPr>
        <w:t>T+1</w:t>
      </w:r>
      <w:r w:rsidRPr="00CF7289">
        <w:rPr>
          <w:rFonts w:asciiTheme="majorHAnsi" w:hAnsiTheme="majorHAnsi" w:cs="宋体"/>
          <w:bCs/>
          <w:sz w:val="24"/>
        </w:rPr>
        <w:t>日内公告。遇特殊情况，经中国证监会同意，可以适当延迟计算</w:t>
      </w:r>
      <w:r w:rsidRPr="00CF7289">
        <w:rPr>
          <w:rFonts w:asciiTheme="majorHAnsi" w:hAnsiTheme="majorHAnsi" w:cs="宋体"/>
          <w:bCs/>
          <w:sz w:val="24"/>
        </w:rPr>
        <w:lastRenderedPageBreak/>
        <w:t>或公告。</w:t>
      </w:r>
    </w:p>
    <w:p w14:paraId="4611397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、申购份额的计算及余额的处理方式：</w:t>
      </w:r>
      <w:r w:rsidR="00C375F4" w:rsidRPr="00CF7289">
        <w:rPr>
          <w:rFonts w:asciiTheme="majorHAnsi" w:hAnsiTheme="majorHAnsi" w:cs="宋体"/>
          <w:bCs/>
          <w:sz w:val="24"/>
        </w:rPr>
        <w:t>投资人申购本基金</w:t>
      </w:r>
      <w:r w:rsidR="00C375F4" w:rsidRPr="00CF7289">
        <w:rPr>
          <w:rFonts w:asciiTheme="majorHAnsi" w:hAnsiTheme="majorHAnsi" w:cs="宋体"/>
          <w:bCs/>
          <w:sz w:val="24"/>
        </w:rPr>
        <w:t>A</w:t>
      </w:r>
      <w:r w:rsidR="00C375F4" w:rsidRPr="00CF7289">
        <w:rPr>
          <w:rFonts w:asciiTheme="majorHAnsi" w:hAnsiTheme="majorHAnsi" w:cs="宋体"/>
          <w:bCs/>
          <w:sz w:val="24"/>
        </w:rPr>
        <w:t>类基金份额时需缴纳前端申购费，申购本基金</w:t>
      </w:r>
      <w:r w:rsidR="00C375F4" w:rsidRPr="00CF7289">
        <w:rPr>
          <w:rFonts w:asciiTheme="majorHAnsi" w:hAnsiTheme="majorHAnsi" w:cs="宋体"/>
          <w:bCs/>
          <w:sz w:val="24"/>
        </w:rPr>
        <w:t>C</w:t>
      </w:r>
      <w:r w:rsidR="00C375F4" w:rsidRPr="00CF7289">
        <w:rPr>
          <w:rFonts w:asciiTheme="majorHAnsi" w:hAnsiTheme="majorHAnsi" w:cs="宋体"/>
          <w:bCs/>
          <w:sz w:val="24"/>
        </w:rPr>
        <w:t>类基金份额时无需缴纳申购费用。</w:t>
      </w:r>
      <w:r w:rsidRPr="00CF7289">
        <w:rPr>
          <w:rFonts w:asciiTheme="majorHAnsi" w:hAnsiTheme="majorHAnsi" w:cs="宋体"/>
          <w:bCs/>
          <w:sz w:val="24"/>
        </w:rPr>
        <w:t>本基金申购份额的计算详见《招募说明书》。本基金的申购费率由基金管理人决定，并在招募说明书中列示。申购的有效份额为净申购金额除以当日</w:t>
      </w:r>
      <w:r w:rsidR="00D65A7B" w:rsidRPr="00CF7289">
        <w:rPr>
          <w:rFonts w:asciiTheme="majorHAnsi" w:hAnsiTheme="majorHAnsi" w:cs="宋体" w:hint="eastAsia"/>
          <w:bCs/>
          <w:sz w:val="24"/>
        </w:rPr>
        <w:t>某类别</w:t>
      </w:r>
      <w:r w:rsidRPr="00CF7289">
        <w:rPr>
          <w:rFonts w:asciiTheme="majorHAnsi" w:hAnsiTheme="majorHAnsi" w:cs="宋体"/>
          <w:bCs/>
          <w:sz w:val="24"/>
        </w:rPr>
        <w:t>的基金份额净值，有效份额单位为份，上述计算结果均按四舍五入方法，保留到小数点后</w:t>
      </w:r>
      <w:r w:rsidRPr="00CF7289">
        <w:rPr>
          <w:rFonts w:asciiTheme="majorHAnsi" w:hAnsiTheme="majorHAnsi" w:cs="宋体"/>
          <w:bCs/>
          <w:sz w:val="24"/>
        </w:rPr>
        <w:t>2</w:t>
      </w:r>
      <w:r w:rsidRPr="00CF7289">
        <w:rPr>
          <w:rFonts w:asciiTheme="majorHAnsi" w:hAnsiTheme="majorHAnsi" w:cs="宋体"/>
          <w:bCs/>
          <w:sz w:val="24"/>
        </w:rPr>
        <w:t>位，由此产生的收益或损失由基金财产承担。</w:t>
      </w:r>
    </w:p>
    <w:p w14:paraId="1DD608B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、赎回金额的计算及处理方式：本基金赎回金额的计算详见《招募说明书》。本基金的赎回费率由基金管理人决定，并在招募说明书中列示。赎回金额为按实际确认的有效赎回份额乘以当日</w:t>
      </w:r>
      <w:r w:rsidR="00C375F4" w:rsidRPr="00CF7289">
        <w:rPr>
          <w:rFonts w:asciiTheme="majorHAnsi" w:hAnsiTheme="majorHAnsi" w:cs="宋体" w:hint="eastAsia"/>
          <w:bCs/>
          <w:sz w:val="24"/>
        </w:rPr>
        <w:t>某类别</w:t>
      </w:r>
      <w:r w:rsidRPr="00CF7289">
        <w:rPr>
          <w:rFonts w:asciiTheme="majorHAnsi" w:hAnsiTheme="majorHAnsi" w:cs="宋体"/>
          <w:bCs/>
          <w:sz w:val="24"/>
        </w:rPr>
        <w:t>基金份额净值并扣除相应的费用，赎回金额单位为元。上述计算结果均按四舍五入方法，保留到小数点后</w:t>
      </w:r>
      <w:r w:rsidRPr="00CF7289">
        <w:rPr>
          <w:rFonts w:asciiTheme="majorHAnsi" w:hAnsiTheme="majorHAnsi" w:cs="宋体"/>
          <w:bCs/>
          <w:sz w:val="24"/>
        </w:rPr>
        <w:t>2</w:t>
      </w:r>
      <w:r w:rsidRPr="00CF7289">
        <w:rPr>
          <w:rFonts w:asciiTheme="majorHAnsi" w:hAnsiTheme="majorHAnsi" w:cs="宋体"/>
          <w:bCs/>
          <w:sz w:val="24"/>
        </w:rPr>
        <w:t>位，由此产生的收益或损失由基金财产承担。</w:t>
      </w:r>
    </w:p>
    <w:p w14:paraId="3719D5D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、申购费用由投资人承担，不列入基金财产。</w:t>
      </w:r>
    </w:p>
    <w:p w14:paraId="752E304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、赎回费用由赎回基金份额的基金份额持有人承担，在基金份额持有人赎回基金份额时收取。</w:t>
      </w:r>
      <w:r w:rsidR="00955130" w:rsidRPr="00955130">
        <w:rPr>
          <w:rFonts w:asciiTheme="majorHAnsi" w:hAnsiTheme="majorHAnsi" w:cs="宋体" w:hint="eastAsia"/>
          <w:bCs/>
          <w:sz w:val="24"/>
        </w:rPr>
        <w:t>其中，对持续持有期少于</w:t>
      </w:r>
      <w:r w:rsidR="00955130" w:rsidRPr="00955130">
        <w:rPr>
          <w:rFonts w:asciiTheme="majorHAnsi" w:hAnsiTheme="majorHAnsi" w:cs="宋体" w:hint="eastAsia"/>
          <w:bCs/>
          <w:sz w:val="24"/>
        </w:rPr>
        <w:t>7</w:t>
      </w:r>
      <w:r w:rsidR="00955130" w:rsidRPr="00955130">
        <w:rPr>
          <w:rFonts w:asciiTheme="majorHAnsi" w:hAnsiTheme="majorHAnsi" w:cs="宋体" w:hint="eastAsia"/>
          <w:bCs/>
          <w:sz w:val="24"/>
        </w:rPr>
        <w:t>日的赎回投资者，本基金将按照不低于</w:t>
      </w:r>
      <w:r w:rsidR="00955130" w:rsidRPr="00955130">
        <w:rPr>
          <w:rFonts w:asciiTheme="majorHAnsi" w:hAnsiTheme="majorHAnsi" w:cs="宋体" w:hint="eastAsia"/>
          <w:bCs/>
          <w:sz w:val="24"/>
        </w:rPr>
        <w:t>1.5%</w:t>
      </w:r>
      <w:r w:rsidR="00955130" w:rsidRPr="00955130">
        <w:rPr>
          <w:rFonts w:asciiTheme="majorHAnsi" w:hAnsiTheme="majorHAnsi" w:cs="宋体" w:hint="eastAsia"/>
          <w:bCs/>
          <w:sz w:val="24"/>
        </w:rPr>
        <w:t>的赎回费率计算赎回费，并全额计入基金财产。</w:t>
      </w:r>
      <w:r w:rsidRPr="00CF7289">
        <w:rPr>
          <w:rFonts w:asciiTheme="majorHAnsi" w:hAnsiTheme="majorHAnsi"/>
          <w:bCs/>
          <w:sz w:val="24"/>
        </w:rPr>
        <w:t>赎回费用按照法律法规规定的比例纳入基金财产，具体比例详见招募说明书，未归入基金财产的部分用于支付登记费和其他必要的手续费</w:t>
      </w:r>
      <w:r w:rsidRPr="00CF7289">
        <w:rPr>
          <w:rFonts w:asciiTheme="majorHAnsi" w:hAnsiTheme="majorHAnsi" w:cs="宋体"/>
          <w:bCs/>
          <w:sz w:val="24"/>
        </w:rPr>
        <w:t>。</w:t>
      </w:r>
    </w:p>
    <w:p w14:paraId="07FF58C8" w14:textId="06542FD1"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6</w:t>
      </w:r>
      <w:r w:rsidRPr="00CF7289">
        <w:rPr>
          <w:rFonts w:asciiTheme="majorHAnsi" w:hAnsiTheme="majorHAnsi" w:cs="宋体"/>
          <w:bCs/>
          <w:sz w:val="24"/>
        </w:rP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w:t>
      </w:r>
      <w:del w:id="282" w:author="郑雅雯" w:date="2020-08-11T18:39:00Z">
        <w:r w:rsidRPr="00CF7289" w:rsidDel="00265871">
          <w:rPr>
            <w:rFonts w:asciiTheme="majorHAnsi" w:hAnsiTheme="majorHAnsi" w:cs="宋体"/>
            <w:bCs/>
            <w:sz w:val="24"/>
          </w:rPr>
          <w:delText>指定媒介</w:delText>
        </w:r>
      </w:del>
      <w:ins w:id="283" w:author="郑雅雯" w:date="2020-08-11T18:39:00Z">
        <w:r w:rsidR="00265871">
          <w:rPr>
            <w:rFonts w:asciiTheme="majorHAnsi" w:hAnsiTheme="majorHAnsi" w:cs="宋体"/>
            <w:bCs/>
            <w:sz w:val="24"/>
          </w:rPr>
          <w:t>规定媒介</w:t>
        </w:r>
      </w:ins>
      <w:r w:rsidRPr="00CF7289">
        <w:rPr>
          <w:rFonts w:asciiTheme="majorHAnsi" w:hAnsiTheme="majorHAnsi" w:cs="宋体"/>
          <w:bCs/>
          <w:sz w:val="24"/>
        </w:rPr>
        <w:t>上公告。</w:t>
      </w:r>
    </w:p>
    <w:p w14:paraId="69FDB8A9" w14:textId="77777777" w:rsidR="00BD751F" w:rsidRDefault="00BD751F">
      <w:pPr>
        <w:spacing w:line="360" w:lineRule="auto"/>
        <w:ind w:firstLineChars="200" w:firstLine="480"/>
        <w:rPr>
          <w:ins w:id="284" w:author="Llinks" w:date="2020-08-18T19:49:00Z"/>
          <w:rFonts w:asciiTheme="majorHAnsi" w:hAnsiTheme="majorHAnsi" w:cs="宋体"/>
          <w:bCs/>
          <w:sz w:val="24"/>
        </w:rPr>
      </w:pPr>
      <w:r w:rsidRPr="00CF7289">
        <w:rPr>
          <w:rFonts w:asciiTheme="majorHAnsi" w:hAnsiTheme="majorHAnsi" w:cs="宋体"/>
          <w:bCs/>
          <w:sz w:val="24"/>
        </w:rPr>
        <w:t>7</w:t>
      </w:r>
      <w:r w:rsidRPr="00CF7289">
        <w:rPr>
          <w:rFonts w:asciiTheme="majorHAnsi" w:hAnsiTheme="majorHAnsi" w:cs="宋体"/>
          <w:bCs/>
          <w:sz w:val="24"/>
        </w:rPr>
        <w:t>、基金管理人可以在不违反法律法规规定及基金合同约定的情况下根据市场情况制定基金促销计划，针对基金投资者定期和不定期地开展基金促销活动。在基金促销活动期间，基金管理人可以对投资者开展不同的费率优惠活动。</w:t>
      </w:r>
    </w:p>
    <w:p w14:paraId="3D7BEC50" w14:textId="65A0E33C" w:rsidR="005968FC" w:rsidRPr="005968FC" w:rsidRDefault="005968FC">
      <w:pPr>
        <w:spacing w:line="360" w:lineRule="auto"/>
        <w:ind w:firstLineChars="200" w:firstLine="480"/>
        <w:rPr>
          <w:rFonts w:asciiTheme="majorHAnsi" w:hAnsiTheme="majorHAnsi" w:cs="宋体"/>
          <w:bCs/>
          <w:sz w:val="24"/>
        </w:rPr>
      </w:pPr>
      <w:ins w:id="285" w:author="Llinks" w:date="2020-08-18T19:49:00Z">
        <w:r>
          <w:rPr>
            <w:rFonts w:asciiTheme="majorHAnsi" w:hAnsiTheme="majorHAnsi" w:cs="宋体" w:hint="eastAsia"/>
            <w:bCs/>
            <w:sz w:val="24"/>
          </w:rPr>
          <w:t>8</w:t>
        </w:r>
        <w:r w:rsidRPr="005968FC">
          <w:rPr>
            <w:rFonts w:asciiTheme="majorHAnsi" w:hAnsiTheme="majorHAnsi" w:cs="宋体" w:hint="eastAsia"/>
            <w:bCs/>
            <w:sz w:val="24"/>
          </w:rPr>
          <w:t>、当本基金发生大额申购或赎回情形时，基金管理人可以采用摆动定价机制，以确保基金估值的公平性。具体处理原则与操作规范遵循相关法律法规以及监管部门、自律规则的规定。</w:t>
        </w:r>
      </w:ins>
    </w:p>
    <w:p w14:paraId="45A21A97" w14:textId="77777777" w:rsidR="00BD751F" w:rsidRPr="00CF7289" w:rsidRDefault="00BD751F">
      <w:pPr>
        <w:spacing w:line="360" w:lineRule="auto"/>
        <w:ind w:firstLineChars="200" w:firstLine="480"/>
        <w:rPr>
          <w:rFonts w:asciiTheme="majorHAnsi" w:hAnsiTheme="majorHAnsi" w:cs="宋体"/>
          <w:bCs/>
          <w:sz w:val="24"/>
        </w:rPr>
      </w:pPr>
    </w:p>
    <w:p w14:paraId="76E2DB9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七、拒绝或暂停申购的情形</w:t>
      </w:r>
    </w:p>
    <w:p w14:paraId="780FD7D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发生下列情况时，基金管理人可拒绝或暂停接受投资人的申购申请：</w:t>
      </w:r>
    </w:p>
    <w:p w14:paraId="12D77FB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、因不可抗力导致基金无法正常运作。</w:t>
      </w:r>
    </w:p>
    <w:p w14:paraId="704B3CA9" w14:textId="77777777" w:rsidR="00BD751F" w:rsidRPr="00CF7289" w:rsidRDefault="00460EB9">
      <w:pPr>
        <w:spacing w:line="360" w:lineRule="auto"/>
        <w:ind w:firstLineChars="200" w:firstLine="480"/>
        <w:rPr>
          <w:rFonts w:asciiTheme="majorHAnsi" w:hAnsiTheme="majorHAnsi" w:cs="宋体"/>
          <w:bCs/>
          <w:sz w:val="24"/>
          <w:u w:val="single"/>
        </w:rPr>
      </w:pPr>
      <w:r w:rsidRPr="00CF7289">
        <w:rPr>
          <w:rFonts w:asciiTheme="majorHAnsi" w:hAnsiTheme="majorHAnsi" w:cs="宋体"/>
          <w:bCs/>
          <w:sz w:val="24"/>
        </w:rPr>
        <w:t>2</w:t>
      </w:r>
      <w:r w:rsidRPr="00CF7289">
        <w:rPr>
          <w:rFonts w:asciiTheme="majorHAnsi" w:hAnsiTheme="majorHAnsi" w:cs="宋体"/>
          <w:bCs/>
          <w:sz w:val="24"/>
        </w:rPr>
        <w:t>、发生基金合同规定的暂停基金资产估值情况时。</w:t>
      </w:r>
      <w:r w:rsidR="00955130" w:rsidRPr="00955130">
        <w:rPr>
          <w:rFonts w:asciiTheme="majorHAnsi" w:hAnsiTheme="majorHAnsi" w:cs="宋体" w:hint="eastAsia"/>
          <w:bCs/>
          <w:sz w:val="24"/>
        </w:rPr>
        <w:t>当前一估值日基金资产净值</w:t>
      </w:r>
      <w:r w:rsidR="00955130" w:rsidRPr="00955130">
        <w:rPr>
          <w:rFonts w:asciiTheme="majorHAnsi" w:hAnsiTheme="majorHAnsi" w:cs="宋体" w:hint="eastAsia"/>
          <w:bCs/>
          <w:sz w:val="24"/>
        </w:rPr>
        <w:t>50%</w:t>
      </w:r>
      <w:r w:rsidR="00955130" w:rsidRPr="00955130">
        <w:rPr>
          <w:rFonts w:asciiTheme="majorHAnsi" w:hAnsiTheme="majorHAnsi" w:cs="宋体" w:hint="eastAsia"/>
          <w:bCs/>
          <w:sz w:val="24"/>
        </w:rPr>
        <w:t>以上的资产出现无可参考的活跃市场价格且采用估值技术仍导致公允价值存在重大不确定性时，经与基金托管人协商确认后，基金管理人应当暂停接受基金申购申请。</w:t>
      </w:r>
    </w:p>
    <w:p w14:paraId="11630D8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、证券、期货交易所交易时间非正常停市，导致基金管理人无法计算当日基金资产净值。</w:t>
      </w:r>
    </w:p>
    <w:p w14:paraId="200B4193" w14:textId="77777777" w:rsidR="00BD751F" w:rsidRPr="00CF7289" w:rsidRDefault="00BD751F">
      <w:pPr>
        <w:spacing w:line="360" w:lineRule="auto"/>
        <w:ind w:firstLineChars="200" w:firstLine="480"/>
        <w:rPr>
          <w:rFonts w:asciiTheme="majorHAnsi" w:hAnsiTheme="majorHAnsi" w:cs="宋体"/>
          <w:bCs/>
          <w:sz w:val="24"/>
        </w:rPr>
      </w:pPr>
      <w:bookmarkStart w:id="286" w:name="_Hlt70481650"/>
      <w:bookmarkEnd w:id="286"/>
      <w:r w:rsidRPr="00CF7289">
        <w:rPr>
          <w:rFonts w:asciiTheme="majorHAnsi" w:hAnsiTheme="majorHAnsi" w:cs="宋体"/>
          <w:bCs/>
          <w:sz w:val="24"/>
        </w:rPr>
        <w:t>4</w:t>
      </w:r>
      <w:r w:rsidRPr="00CF7289">
        <w:rPr>
          <w:rFonts w:asciiTheme="majorHAnsi" w:hAnsiTheme="majorHAnsi" w:cs="宋体"/>
          <w:bCs/>
          <w:sz w:val="24"/>
        </w:rPr>
        <w:t>、接受某笔或某些申购申请可能会影响或损害现有基金份额持有人利益时。</w:t>
      </w:r>
    </w:p>
    <w:p w14:paraId="6ADF6118" w14:textId="77777777" w:rsidR="00BD751F"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、基金资产规模过大，使基金管理人无法找到合适的投资品种，或其他可能对基金业绩产生负面影响，或发生其他损害现有基金份额持有人利益的情形。</w:t>
      </w:r>
    </w:p>
    <w:p w14:paraId="169CB482" w14:textId="77777777" w:rsidR="00955130" w:rsidRDefault="00955130">
      <w:pPr>
        <w:spacing w:line="360" w:lineRule="auto"/>
        <w:ind w:firstLineChars="200" w:firstLine="480"/>
        <w:rPr>
          <w:rFonts w:asciiTheme="majorHAnsi" w:hAnsiTheme="majorHAnsi" w:cs="宋体"/>
          <w:bCs/>
          <w:sz w:val="24"/>
        </w:rPr>
      </w:pPr>
      <w:r w:rsidRPr="00955130">
        <w:rPr>
          <w:rFonts w:asciiTheme="majorHAnsi" w:hAnsiTheme="majorHAnsi" w:cs="宋体" w:hint="eastAsia"/>
          <w:bCs/>
          <w:sz w:val="24"/>
        </w:rPr>
        <w:t>6</w:t>
      </w:r>
      <w:r w:rsidRPr="00955130">
        <w:rPr>
          <w:rFonts w:asciiTheme="majorHAnsi" w:hAnsiTheme="majorHAnsi" w:cs="宋体" w:hint="eastAsia"/>
          <w:bCs/>
          <w:sz w:val="24"/>
        </w:rPr>
        <w:t>、在基金管理人就本基金的基金总规模、单日净申购比例、单一投资者单日和</w:t>
      </w:r>
      <w:r w:rsidRPr="00955130">
        <w:rPr>
          <w:rFonts w:asciiTheme="majorHAnsi" w:hAnsiTheme="majorHAnsi" w:cs="宋体" w:hint="eastAsia"/>
          <w:bCs/>
          <w:sz w:val="24"/>
        </w:rPr>
        <w:t>/</w:t>
      </w:r>
      <w:r w:rsidRPr="00955130">
        <w:rPr>
          <w:rFonts w:asciiTheme="majorHAnsi" w:hAnsiTheme="majorHAnsi" w:cs="宋体" w:hint="eastAsia"/>
          <w:bCs/>
          <w:sz w:val="24"/>
        </w:rPr>
        <w:t>或单笔申购金额设置上限的情况下，接受某笔或某些申购申请超过前述某项或全部上限比例的。</w:t>
      </w:r>
    </w:p>
    <w:p w14:paraId="14C58A2A" w14:textId="77777777" w:rsidR="00955130" w:rsidRPr="00CF7289" w:rsidRDefault="00955130">
      <w:pPr>
        <w:spacing w:line="360" w:lineRule="auto"/>
        <w:ind w:firstLineChars="200" w:firstLine="480"/>
        <w:rPr>
          <w:rFonts w:asciiTheme="majorHAnsi" w:hAnsiTheme="majorHAnsi" w:cs="宋体"/>
          <w:bCs/>
          <w:sz w:val="24"/>
        </w:rPr>
      </w:pPr>
      <w:r w:rsidRPr="00955130">
        <w:rPr>
          <w:rFonts w:asciiTheme="majorHAnsi" w:hAnsiTheme="majorHAnsi" w:cs="宋体" w:hint="eastAsia"/>
          <w:bCs/>
          <w:sz w:val="24"/>
        </w:rPr>
        <w:t>7</w:t>
      </w:r>
      <w:r w:rsidRPr="00955130">
        <w:rPr>
          <w:rFonts w:asciiTheme="majorHAnsi" w:hAnsiTheme="majorHAnsi" w:cs="宋体" w:hint="eastAsia"/>
          <w:bCs/>
          <w:sz w:val="24"/>
        </w:rPr>
        <w:t>、基金管理人接受某笔或者某些申购申请有可能导致单一投资者持有基金份额数的比例达到或者超过本基金基金份额总数的</w:t>
      </w:r>
      <w:r w:rsidRPr="00955130">
        <w:rPr>
          <w:rFonts w:asciiTheme="majorHAnsi" w:hAnsiTheme="majorHAnsi" w:cs="宋体" w:hint="eastAsia"/>
          <w:bCs/>
          <w:sz w:val="24"/>
        </w:rPr>
        <w:t>50%</w:t>
      </w:r>
      <w:r w:rsidRPr="00955130">
        <w:rPr>
          <w:rFonts w:asciiTheme="majorHAnsi" w:hAnsiTheme="majorHAnsi" w:cs="宋体" w:hint="eastAsia"/>
          <w:bCs/>
          <w:sz w:val="24"/>
        </w:rPr>
        <w:t>，或者变相规避</w:t>
      </w:r>
      <w:r w:rsidRPr="00955130">
        <w:rPr>
          <w:rFonts w:asciiTheme="majorHAnsi" w:hAnsiTheme="majorHAnsi" w:cs="宋体" w:hint="eastAsia"/>
          <w:bCs/>
          <w:sz w:val="24"/>
        </w:rPr>
        <w:t>50%</w:t>
      </w:r>
      <w:r w:rsidRPr="00955130">
        <w:rPr>
          <w:rFonts w:asciiTheme="majorHAnsi" w:hAnsiTheme="majorHAnsi" w:cs="宋体" w:hint="eastAsia"/>
          <w:bCs/>
          <w:sz w:val="24"/>
        </w:rPr>
        <w:t>集中度的情形时。</w:t>
      </w:r>
    </w:p>
    <w:p w14:paraId="795223CD" w14:textId="77777777" w:rsidR="00BD751F" w:rsidRPr="00CF7289" w:rsidRDefault="00955130">
      <w:pPr>
        <w:spacing w:line="360" w:lineRule="auto"/>
        <w:ind w:firstLineChars="200" w:firstLine="480"/>
        <w:rPr>
          <w:rFonts w:asciiTheme="majorHAnsi" w:hAnsiTheme="majorHAnsi" w:cs="宋体"/>
          <w:bCs/>
          <w:sz w:val="24"/>
        </w:rPr>
      </w:pPr>
      <w:r>
        <w:rPr>
          <w:rFonts w:asciiTheme="majorHAnsi" w:hAnsiTheme="majorHAnsi" w:cs="宋体"/>
          <w:bCs/>
          <w:sz w:val="24"/>
        </w:rPr>
        <w:t>8</w:t>
      </w:r>
      <w:r w:rsidR="00BD751F" w:rsidRPr="00CF7289">
        <w:rPr>
          <w:rFonts w:asciiTheme="majorHAnsi" w:hAnsiTheme="majorHAnsi" w:cs="宋体"/>
          <w:bCs/>
          <w:sz w:val="24"/>
        </w:rPr>
        <w:t>、法律法规规定或中国证监会认定的其他情形。</w:t>
      </w:r>
    </w:p>
    <w:p w14:paraId="5F3478AA" w14:textId="66BB138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发生上述第</w:t>
      </w:r>
      <w:r w:rsidRPr="00CF7289">
        <w:rPr>
          <w:rFonts w:asciiTheme="majorHAnsi" w:hAnsiTheme="majorHAnsi" w:cs="宋体"/>
          <w:bCs/>
          <w:sz w:val="24"/>
        </w:rPr>
        <w:t>1</w:t>
      </w:r>
      <w:r w:rsidRPr="00CF7289">
        <w:rPr>
          <w:rFonts w:asciiTheme="majorHAnsi" w:hAnsiTheme="majorHAnsi" w:cs="宋体"/>
          <w:bCs/>
          <w:sz w:val="24"/>
        </w:rPr>
        <w:t>、</w:t>
      </w:r>
      <w:r w:rsidR="00955130" w:rsidRPr="00CF7289">
        <w:rPr>
          <w:rFonts w:asciiTheme="majorHAnsi" w:hAnsiTheme="majorHAnsi" w:cs="宋体"/>
          <w:bCs/>
          <w:sz w:val="24"/>
        </w:rPr>
        <w:t>2</w:t>
      </w:r>
      <w:r w:rsidR="00955130" w:rsidRPr="00CF7289">
        <w:rPr>
          <w:rFonts w:asciiTheme="majorHAnsi" w:hAnsiTheme="majorHAnsi" w:cs="宋体"/>
          <w:bCs/>
          <w:sz w:val="24"/>
        </w:rPr>
        <w:t>、</w:t>
      </w:r>
      <w:r w:rsidR="00955130" w:rsidRPr="00CF7289">
        <w:rPr>
          <w:rFonts w:asciiTheme="majorHAnsi" w:hAnsiTheme="majorHAnsi" w:cs="宋体"/>
          <w:bCs/>
          <w:sz w:val="24"/>
        </w:rPr>
        <w:t>3</w:t>
      </w:r>
      <w:r w:rsidR="00955130" w:rsidRPr="00CF7289">
        <w:rPr>
          <w:rFonts w:asciiTheme="majorHAnsi" w:hAnsiTheme="majorHAnsi" w:cs="宋体"/>
          <w:bCs/>
          <w:sz w:val="24"/>
        </w:rPr>
        <w:t>、</w:t>
      </w:r>
      <w:r w:rsidR="00955130" w:rsidRPr="00CF7289">
        <w:rPr>
          <w:rFonts w:asciiTheme="majorHAnsi" w:hAnsiTheme="majorHAnsi" w:cs="宋体"/>
          <w:bCs/>
          <w:sz w:val="24"/>
        </w:rPr>
        <w:t>5</w:t>
      </w:r>
      <w:r w:rsidR="00955130" w:rsidRPr="00CF7289">
        <w:rPr>
          <w:rFonts w:asciiTheme="majorHAnsi" w:hAnsiTheme="majorHAnsi" w:cs="宋体"/>
          <w:bCs/>
          <w:sz w:val="24"/>
        </w:rPr>
        <w:t>、</w:t>
      </w:r>
      <w:r w:rsidR="00955130">
        <w:rPr>
          <w:rFonts w:asciiTheme="majorHAnsi" w:hAnsiTheme="majorHAnsi" w:cs="宋体"/>
          <w:bCs/>
          <w:sz w:val="24"/>
        </w:rPr>
        <w:t>8</w:t>
      </w:r>
      <w:r w:rsidRPr="00CF7289">
        <w:rPr>
          <w:rFonts w:asciiTheme="majorHAnsi" w:hAnsiTheme="majorHAnsi" w:cs="宋体"/>
          <w:bCs/>
          <w:sz w:val="24"/>
        </w:rPr>
        <w:t>项情形</w:t>
      </w:r>
      <w:r w:rsidR="00922361" w:rsidRPr="00CF7289">
        <w:rPr>
          <w:rFonts w:asciiTheme="majorHAnsi" w:hAnsiTheme="majorHAnsi" w:cs="宋体" w:hint="eastAsia"/>
          <w:bCs/>
          <w:sz w:val="24"/>
        </w:rPr>
        <w:t>之一</w:t>
      </w:r>
      <w:r w:rsidRPr="00CF7289">
        <w:rPr>
          <w:rFonts w:asciiTheme="majorHAnsi" w:hAnsiTheme="majorHAnsi" w:cs="宋体"/>
          <w:bCs/>
          <w:sz w:val="24"/>
        </w:rPr>
        <w:t>且基金管理人决定暂停申购时，基金管理人应当根据有关规定在</w:t>
      </w:r>
      <w:del w:id="287" w:author="郑雅雯" w:date="2020-08-11T18:39:00Z">
        <w:r w:rsidRPr="00CF7289" w:rsidDel="00265871">
          <w:rPr>
            <w:rFonts w:asciiTheme="majorHAnsi" w:hAnsiTheme="majorHAnsi" w:cs="宋体"/>
            <w:bCs/>
            <w:sz w:val="24"/>
          </w:rPr>
          <w:delText>指定媒介</w:delText>
        </w:r>
      </w:del>
      <w:ins w:id="288" w:author="郑雅雯" w:date="2020-08-11T18:39:00Z">
        <w:r w:rsidR="00265871">
          <w:rPr>
            <w:rFonts w:asciiTheme="majorHAnsi" w:hAnsiTheme="majorHAnsi" w:cs="宋体"/>
            <w:bCs/>
            <w:sz w:val="24"/>
          </w:rPr>
          <w:t>规定媒介</w:t>
        </w:r>
      </w:ins>
      <w:r w:rsidRPr="00CF7289">
        <w:rPr>
          <w:rFonts w:asciiTheme="majorHAnsi" w:hAnsiTheme="majorHAnsi" w:cs="宋体"/>
          <w:bCs/>
          <w:sz w:val="24"/>
        </w:rPr>
        <w:t>上刊登暂停申购公告。如果投资人的申购申请被拒绝，被拒绝的申购款项本金将退还给投资人。在暂停申购的情况消除时，基金管理人应及时恢复申购业务的办理。</w:t>
      </w:r>
    </w:p>
    <w:p w14:paraId="7B060212" w14:textId="77777777" w:rsidR="00460EB9" w:rsidRPr="00CF7289" w:rsidRDefault="00460EB9">
      <w:pPr>
        <w:spacing w:line="360" w:lineRule="auto"/>
        <w:ind w:firstLineChars="200" w:firstLine="420"/>
        <w:rPr>
          <w:rFonts w:asciiTheme="majorHAnsi" w:hAnsiTheme="majorHAnsi" w:cs="宋体"/>
          <w:bCs/>
        </w:rPr>
      </w:pPr>
    </w:p>
    <w:p w14:paraId="308A777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八、暂停赎回或延缓支付赎回款项的情形</w:t>
      </w:r>
    </w:p>
    <w:p w14:paraId="4B15945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发生下列情形时，基金管理人可暂停接受投资人的赎回申请或延缓支付赎回款项：</w:t>
      </w:r>
    </w:p>
    <w:p w14:paraId="15E91A2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、因不可抗力导致基金管理人不能支付赎回款项。</w:t>
      </w:r>
    </w:p>
    <w:p w14:paraId="2A9D6C17" w14:textId="77777777" w:rsidR="00BD751F" w:rsidRPr="00CF7289" w:rsidRDefault="00460EB9">
      <w:pPr>
        <w:spacing w:line="360" w:lineRule="auto"/>
        <w:ind w:firstLineChars="200" w:firstLine="480"/>
        <w:rPr>
          <w:rFonts w:asciiTheme="majorHAnsi" w:hAnsiTheme="majorHAnsi" w:cs="宋体"/>
          <w:bCs/>
          <w:sz w:val="24"/>
          <w:u w:val="single"/>
        </w:rPr>
      </w:pPr>
      <w:r w:rsidRPr="00CF7289">
        <w:rPr>
          <w:rFonts w:asciiTheme="majorHAnsi" w:hAnsiTheme="majorHAnsi" w:cs="宋体"/>
          <w:bCs/>
          <w:sz w:val="24"/>
        </w:rPr>
        <w:t>2</w:t>
      </w:r>
      <w:r w:rsidRPr="00CF7289">
        <w:rPr>
          <w:rFonts w:asciiTheme="majorHAnsi" w:hAnsiTheme="majorHAnsi" w:cs="宋体"/>
          <w:bCs/>
          <w:sz w:val="24"/>
        </w:rPr>
        <w:t>、发生基金合同规定的暂停基金资产估值情况时。</w:t>
      </w:r>
      <w:r w:rsidR="00955130" w:rsidRPr="00955130">
        <w:rPr>
          <w:rFonts w:asciiTheme="majorHAnsi" w:hAnsiTheme="majorHAnsi" w:cs="宋体" w:hint="eastAsia"/>
          <w:bCs/>
          <w:sz w:val="24"/>
        </w:rPr>
        <w:t>当前一估值日基金资产</w:t>
      </w:r>
      <w:r w:rsidR="00955130" w:rsidRPr="00955130">
        <w:rPr>
          <w:rFonts w:asciiTheme="majorHAnsi" w:hAnsiTheme="majorHAnsi" w:cs="宋体" w:hint="eastAsia"/>
          <w:bCs/>
          <w:sz w:val="24"/>
        </w:rPr>
        <w:lastRenderedPageBreak/>
        <w:t>净值</w:t>
      </w:r>
      <w:r w:rsidR="00955130" w:rsidRPr="00955130">
        <w:rPr>
          <w:rFonts w:asciiTheme="majorHAnsi" w:hAnsiTheme="majorHAnsi" w:cs="宋体" w:hint="eastAsia"/>
          <w:bCs/>
          <w:sz w:val="24"/>
        </w:rPr>
        <w:t>50%</w:t>
      </w:r>
      <w:r w:rsidR="00955130" w:rsidRPr="00955130">
        <w:rPr>
          <w:rFonts w:asciiTheme="majorHAnsi" w:hAnsiTheme="majorHAnsi" w:cs="宋体" w:hint="eastAsia"/>
          <w:bCs/>
          <w:sz w:val="24"/>
        </w:rPr>
        <w:t>以上的资产出现无可参考的活跃市场价格且采用估值技术仍导致公允价值存在重大不确定性时，经与基金托管人协商确认后，基金管理人应当暂停接受赎回申请或延缓支付赎回款项。</w:t>
      </w:r>
    </w:p>
    <w:p w14:paraId="744875FC" w14:textId="77777777" w:rsidR="00BD751F" w:rsidRPr="00CF7289" w:rsidRDefault="00BD751F">
      <w:pPr>
        <w:spacing w:line="360" w:lineRule="auto"/>
        <w:ind w:firstLineChars="200" w:firstLine="480"/>
        <w:rPr>
          <w:rFonts w:asciiTheme="majorHAnsi" w:hAnsiTheme="majorHAnsi" w:cs="宋体"/>
          <w:bCs/>
          <w:sz w:val="24"/>
        </w:rPr>
      </w:pPr>
      <w:bookmarkStart w:id="289" w:name="_Hlt152500890"/>
      <w:r w:rsidRPr="00CF7289">
        <w:rPr>
          <w:rFonts w:asciiTheme="majorHAnsi" w:hAnsiTheme="majorHAnsi" w:cs="宋体"/>
          <w:bCs/>
          <w:sz w:val="24"/>
        </w:rPr>
        <w:t>3</w:t>
      </w:r>
      <w:r w:rsidRPr="00CF7289">
        <w:rPr>
          <w:rFonts w:asciiTheme="majorHAnsi" w:hAnsiTheme="majorHAnsi" w:cs="宋体"/>
          <w:bCs/>
          <w:sz w:val="24"/>
        </w:rPr>
        <w:t>、证券、期货交易所交易时间非正常停市，导致基金管理人无法计算当日基金资产净值。</w:t>
      </w:r>
    </w:p>
    <w:p w14:paraId="1AE3374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、连续两个或两个以上开放日发生巨额赎回。</w:t>
      </w:r>
    </w:p>
    <w:p w14:paraId="19CBE2C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、继续接受赎回申请将损害现有基金份额持有人利益的情形时，可暂停接受投资人的赎回申请。</w:t>
      </w:r>
    </w:p>
    <w:bookmarkEnd w:id="289"/>
    <w:p w14:paraId="3DC7B32D" w14:textId="77777777" w:rsidR="00BD751F" w:rsidRPr="00CF7289" w:rsidRDefault="00C2245C">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6</w:t>
      </w:r>
      <w:r w:rsidR="00BD751F" w:rsidRPr="00CF7289">
        <w:rPr>
          <w:rFonts w:asciiTheme="majorHAnsi" w:hAnsiTheme="majorHAnsi" w:cs="宋体"/>
          <w:bCs/>
          <w:sz w:val="24"/>
        </w:rPr>
        <w:t>、法律法规规定或中国证监会认定的其他情形。</w:t>
      </w:r>
    </w:p>
    <w:p w14:paraId="313198B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发生上述情形</w:t>
      </w:r>
      <w:r w:rsidR="00922361" w:rsidRPr="00CF7289">
        <w:rPr>
          <w:rFonts w:asciiTheme="majorHAnsi" w:hAnsiTheme="majorHAnsi" w:cs="宋体" w:hint="eastAsia"/>
          <w:bCs/>
          <w:sz w:val="24"/>
        </w:rPr>
        <w:t>之一</w:t>
      </w:r>
      <w:r w:rsidRPr="00CF7289">
        <w:rPr>
          <w:rFonts w:asciiTheme="majorHAnsi" w:hAnsiTheme="majorHAnsi" w:cs="宋体"/>
          <w:bCs/>
          <w:sz w:val="24"/>
        </w:rPr>
        <w:t>且基金管理人决定暂停接受基金份额持有人赎回申请或延缓支付赎回款项时，基金管理人应报中国证监会备案，已确认的赎回申请，基金管理人应足额支付；如暂时不能足额支付，未支付部分可延期支付。若出现上述第</w:t>
      </w:r>
      <w:r w:rsidRPr="00CF7289">
        <w:rPr>
          <w:rFonts w:asciiTheme="majorHAnsi" w:hAnsiTheme="majorHAnsi" w:cs="宋体"/>
          <w:bCs/>
          <w:sz w:val="24"/>
        </w:rPr>
        <w:t>4</w:t>
      </w:r>
      <w:r w:rsidRPr="00CF7289">
        <w:rPr>
          <w:rFonts w:asciiTheme="majorHAnsi" w:hAnsiTheme="majorHAnsi" w:cs="宋体"/>
          <w:bCs/>
          <w:sz w:val="24"/>
        </w:rPr>
        <w:t>项所述情形，按基金合同的相关条款处理。基金份额持有人在申请赎回时可事先选择将当日可能未获受理部分予以撤销。在暂停赎回的情况消除时，基金管理人应及时恢复赎回业务的办理并公告。</w:t>
      </w:r>
    </w:p>
    <w:p w14:paraId="56BD913B" w14:textId="77777777" w:rsidR="00321524" w:rsidRPr="00CF7289" w:rsidRDefault="00321524">
      <w:pPr>
        <w:spacing w:line="360" w:lineRule="auto"/>
        <w:ind w:firstLineChars="200" w:firstLine="480"/>
        <w:rPr>
          <w:rFonts w:asciiTheme="majorHAnsi" w:hAnsiTheme="majorHAnsi" w:cs="宋体"/>
          <w:bCs/>
          <w:sz w:val="24"/>
        </w:rPr>
      </w:pPr>
    </w:p>
    <w:p w14:paraId="417966F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九、巨额赎回的情形及处理方式</w:t>
      </w:r>
    </w:p>
    <w:p w14:paraId="696FE61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、巨额赎回的认定</w:t>
      </w:r>
    </w:p>
    <w:p w14:paraId="04DB3B2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若本基金单个开放日内的基金份额净赎回申请</w:t>
      </w:r>
      <w:r w:rsidRPr="00CF7289">
        <w:rPr>
          <w:rFonts w:asciiTheme="majorHAnsi" w:hAnsiTheme="majorHAnsi" w:cs="宋体"/>
          <w:bCs/>
          <w:sz w:val="24"/>
        </w:rPr>
        <w:t>(</w:t>
      </w:r>
      <w:r w:rsidRPr="00CF7289">
        <w:rPr>
          <w:rFonts w:asciiTheme="majorHAnsi" w:hAnsiTheme="majorHAnsi" w:cs="宋体"/>
          <w:bCs/>
          <w:sz w:val="24"/>
        </w:rPr>
        <w:t>赎回申请份额总数加上基金转换中转出申请份额总数后扣除申购申请份额总数及基金转换中转入申请份额总数后的余额</w:t>
      </w:r>
      <w:r w:rsidRPr="00CF7289">
        <w:rPr>
          <w:rFonts w:asciiTheme="majorHAnsi" w:hAnsiTheme="majorHAnsi" w:cs="宋体"/>
          <w:bCs/>
          <w:sz w:val="24"/>
        </w:rPr>
        <w:t>)</w:t>
      </w:r>
      <w:r w:rsidRPr="00CF7289">
        <w:rPr>
          <w:rFonts w:asciiTheme="majorHAnsi" w:hAnsiTheme="majorHAnsi" w:cs="宋体"/>
          <w:bCs/>
          <w:sz w:val="24"/>
        </w:rPr>
        <w:t>超过前一开放日的基金总份额的</w:t>
      </w:r>
      <w:r w:rsidRPr="00CF7289">
        <w:rPr>
          <w:rFonts w:asciiTheme="majorHAnsi" w:hAnsiTheme="majorHAnsi" w:cs="宋体"/>
          <w:bCs/>
          <w:sz w:val="24"/>
        </w:rPr>
        <w:t>10%</w:t>
      </w:r>
      <w:r w:rsidRPr="00CF7289">
        <w:rPr>
          <w:rFonts w:asciiTheme="majorHAnsi" w:hAnsiTheme="majorHAnsi" w:cs="宋体"/>
          <w:bCs/>
          <w:sz w:val="24"/>
        </w:rPr>
        <w:t>，即认为是发生了巨额赎回。</w:t>
      </w:r>
    </w:p>
    <w:p w14:paraId="69791A7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、巨额赎回的处理方式</w:t>
      </w:r>
    </w:p>
    <w:p w14:paraId="65FA06A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当基金出现巨额赎回时，基金管理人可以根据基金当时的资产组合状况决定全额赎回或部分延期赎回。</w:t>
      </w:r>
    </w:p>
    <w:p w14:paraId="43DDF4F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）全额赎回：当基金管理人认为有能力支付投资人的全部赎回申请时，按正常赎回程序执行。</w:t>
      </w:r>
    </w:p>
    <w:p w14:paraId="350B2F00" w14:textId="77777777" w:rsidR="00BD751F"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w:t>
      </w:r>
      <w:r w:rsidRPr="00CF7289">
        <w:rPr>
          <w:rFonts w:asciiTheme="majorHAnsi" w:hAnsiTheme="majorHAnsi" w:cs="宋体"/>
          <w:bCs/>
          <w:sz w:val="24"/>
        </w:rPr>
        <w:t>10%</w:t>
      </w:r>
      <w:r w:rsidRPr="00CF7289">
        <w:rPr>
          <w:rFonts w:asciiTheme="majorHAnsi" w:hAnsiTheme="majorHAnsi" w:cs="宋体"/>
          <w:bCs/>
          <w:sz w:val="24"/>
        </w:rPr>
        <w:lastRenderedPageBreak/>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w:t>
      </w:r>
      <w:r w:rsidR="003046BD" w:rsidRPr="00CF7289">
        <w:rPr>
          <w:rFonts w:asciiTheme="majorHAnsi" w:hAnsiTheme="majorHAnsi" w:cs="宋体" w:hint="eastAsia"/>
          <w:bCs/>
          <w:sz w:val="24"/>
        </w:rPr>
        <w:t>该类别</w:t>
      </w:r>
      <w:r w:rsidRPr="00CF7289">
        <w:rPr>
          <w:rFonts w:asciiTheme="majorHAnsi" w:hAnsiTheme="majorHAnsi" w:cs="宋体"/>
          <w:bCs/>
          <w:sz w:val="24"/>
        </w:rPr>
        <w:t>基金份额净值为基础计算赎回金额，以此类推，直到全部赎回为止。如投资人在提交赎回申请时未作明确选择，投资人未能赎回部分作自动延期赎回处理。</w:t>
      </w:r>
    </w:p>
    <w:p w14:paraId="0916DE3B" w14:textId="31E9217F" w:rsidR="00955130" w:rsidRPr="00CF7289" w:rsidRDefault="00955130">
      <w:pPr>
        <w:spacing w:line="360" w:lineRule="auto"/>
        <w:ind w:firstLineChars="200" w:firstLine="480"/>
        <w:rPr>
          <w:rFonts w:asciiTheme="majorHAnsi" w:hAnsiTheme="majorHAnsi" w:cs="宋体"/>
          <w:bCs/>
          <w:sz w:val="24"/>
        </w:rPr>
      </w:pPr>
      <w:r w:rsidRPr="00955130">
        <w:rPr>
          <w:rFonts w:asciiTheme="majorHAnsi" w:hAnsiTheme="majorHAnsi" w:cs="宋体" w:hint="eastAsia"/>
          <w:bCs/>
          <w:sz w:val="24"/>
        </w:rPr>
        <w:t>若基金发生巨额赎回，在出现单个基金份额持有人超过基金总份额</w:t>
      </w:r>
      <w:r w:rsidR="009A2446">
        <w:rPr>
          <w:rFonts w:asciiTheme="majorHAnsi" w:hAnsiTheme="majorHAnsi" w:cs="宋体"/>
          <w:bCs/>
          <w:sz w:val="24"/>
        </w:rPr>
        <w:t>2</w:t>
      </w:r>
      <w:r w:rsidRPr="00955130">
        <w:rPr>
          <w:rFonts w:asciiTheme="majorHAnsi" w:hAnsiTheme="majorHAnsi" w:cs="宋体" w:hint="eastAsia"/>
          <w:bCs/>
          <w:sz w:val="24"/>
        </w:rPr>
        <w:t>0%</w:t>
      </w:r>
      <w:r w:rsidRPr="00955130">
        <w:rPr>
          <w:rFonts w:asciiTheme="majorHAnsi" w:hAnsiTheme="majorHAnsi" w:cs="宋体" w:hint="eastAsia"/>
          <w:bCs/>
          <w:sz w:val="24"/>
        </w:rPr>
        <w:t>的赎回申请（“大额赎回申请人”）情形下，基金管理人可以对大额赎回申请人的赎回申请延期办理，即按照保护其他赎回申请人（“小额赎回申请人”）利益的原则，基金管理人可以优先确认小额赎回申请人的赎回申请，具体为：如小额赎回申请人的赎回申请在当日被全部确认，则基金管理人在当日接受赎回比例不低于上一开放日基金总份额的</w:t>
      </w:r>
      <w:r w:rsidRPr="00955130">
        <w:rPr>
          <w:rFonts w:asciiTheme="majorHAnsi" w:hAnsiTheme="majorHAnsi" w:cs="宋体" w:hint="eastAsia"/>
          <w:bCs/>
          <w:sz w:val="24"/>
        </w:rPr>
        <w:t xml:space="preserve"> 10%</w:t>
      </w:r>
      <w:r w:rsidRPr="00955130">
        <w:rPr>
          <w:rFonts w:asciiTheme="majorHAnsi" w:hAnsiTheme="majorHAnsi" w:cs="宋体" w:hint="eastAsia"/>
          <w:bCs/>
          <w:sz w:val="24"/>
        </w:rPr>
        <w:t>的前提下，在仍可接受赎回申请的范围内对大额赎回申请人的赎回申请按比例确认，对大额赎回申请人未予确认的赎回申请延期办理；如小额赎回申请人的赎回申请在当日未被全部确认，则对全部未确认的赎回申请（含小额赎回申请人的其余赎回申请与大额赎回申请人的全部赎回申请）延期办理。延期办理的具体程序，按照本条规定的延期赎回或取消赎回的方式办理；同时，基金管理人应当对延期办理的事宜在</w:t>
      </w:r>
      <w:del w:id="290" w:author="郑雅雯" w:date="2020-08-11T18:39:00Z">
        <w:r w:rsidRPr="00955130" w:rsidDel="00265871">
          <w:rPr>
            <w:rFonts w:asciiTheme="majorHAnsi" w:hAnsiTheme="majorHAnsi" w:cs="宋体" w:hint="eastAsia"/>
            <w:bCs/>
            <w:sz w:val="24"/>
          </w:rPr>
          <w:delText>指定媒介</w:delText>
        </w:r>
      </w:del>
      <w:ins w:id="291" w:author="郑雅雯" w:date="2020-08-11T18:39:00Z">
        <w:r w:rsidR="00265871">
          <w:rPr>
            <w:rFonts w:asciiTheme="majorHAnsi" w:hAnsiTheme="majorHAnsi" w:cs="宋体" w:hint="eastAsia"/>
            <w:bCs/>
            <w:sz w:val="24"/>
          </w:rPr>
          <w:t>规定媒介</w:t>
        </w:r>
      </w:ins>
      <w:r w:rsidRPr="00955130">
        <w:rPr>
          <w:rFonts w:asciiTheme="majorHAnsi" w:hAnsiTheme="majorHAnsi" w:cs="宋体" w:hint="eastAsia"/>
          <w:bCs/>
          <w:sz w:val="24"/>
        </w:rPr>
        <w:t>上刊登公告。</w:t>
      </w:r>
    </w:p>
    <w:p w14:paraId="4D583EFF" w14:textId="57B6DDDA"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）暂停赎回：连续</w:t>
      </w:r>
      <w:r w:rsidRPr="00CF7289">
        <w:rPr>
          <w:rFonts w:asciiTheme="majorHAnsi" w:hAnsiTheme="majorHAnsi" w:cs="宋体"/>
          <w:bCs/>
          <w:sz w:val="24"/>
        </w:rPr>
        <w:t>2</w:t>
      </w:r>
      <w:r w:rsidR="00D34A35" w:rsidRPr="00CF7289">
        <w:rPr>
          <w:rFonts w:asciiTheme="majorHAnsi" w:hAnsiTheme="majorHAnsi" w:cs="宋体" w:hint="eastAsia"/>
          <w:bCs/>
          <w:sz w:val="24"/>
        </w:rPr>
        <w:t>个开放</w:t>
      </w:r>
      <w:r w:rsidRPr="00CF7289">
        <w:rPr>
          <w:rFonts w:asciiTheme="majorHAnsi" w:hAnsiTheme="majorHAnsi" w:cs="宋体"/>
          <w:bCs/>
          <w:sz w:val="24"/>
        </w:rPr>
        <w:t>日以上</w:t>
      </w:r>
      <w:r w:rsidRPr="00CF7289">
        <w:rPr>
          <w:rFonts w:asciiTheme="majorHAnsi" w:hAnsiTheme="majorHAnsi" w:cs="宋体"/>
          <w:bCs/>
          <w:sz w:val="24"/>
        </w:rPr>
        <w:t>(</w:t>
      </w:r>
      <w:r w:rsidRPr="00CF7289">
        <w:rPr>
          <w:rFonts w:asciiTheme="majorHAnsi" w:hAnsiTheme="majorHAnsi" w:cs="宋体"/>
          <w:bCs/>
          <w:sz w:val="24"/>
        </w:rPr>
        <w:t>含本数</w:t>
      </w:r>
      <w:r w:rsidRPr="00CF7289">
        <w:rPr>
          <w:rFonts w:asciiTheme="majorHAnsi" w:hAnsiTheme="majorHAnsi" w:cs="宋体"/>
          <w:bCs/>
          <w:sz w:val="24"/>
        </w:rPr>
        <w:t>)</w:t>
      </w:r>
      <w:r w:rsidRPr="00CF7289">
        <w:rPr>
          <w:rFonts w:asciiTheme="majorHAnsi" w:hAnsiTheme="majorHAnsi" w:cs="宋体"/>
          <w:bCs/>
          <w:sz w:val="24"/>
        </w:rPr>
        <w:t>发生巨额赎回，如基金管理人认为有必要，可暂停接受基金的赎回申请；已经接受的赎回申请可以延缓支付赎回款项，但不得超过</w:t>
      </w:r>
      <w:r w:rsidRPr="00CF7289">
        <w:rPr>
          <w:rFonts w:asciiTheme="majorHAnsi" w:hAnsiTheme="majorHAnsi" w:cs="宋体"/>
          <w:bCs/>
          <w:sz w:val="24"/>
        </w:rPr>
        <w:t>20</w:t>
      </w:r>
      <w:r w:rsidRPr="00CF7289">
        <w:rPr>
          <w:rFonts w:asciiTheme="majorHAnsi" w:hAnsiTheme="majorHAnsi" w:cs="宋体"/>
          <w:bCs/>
          <w:sz w:val="24"/>
        </w:rPr>
        <w:t>个工作日，并应当在</w:t>
      </w:r>
      <w:del w:id="292" w:author="郑雅雯" w:date="2020-08-11T18:39:00Z">
        <w:r w:rsidRPr="00CF7289" w:rsidDel="00265871">
          <w:rPr>
            <w:rFonts w:asciiTheme="majorHAnsi" w:hAnsiTheme="majorHAnsi" w:cs="宋体"/>
            <w:bCs/>
            <w:sz w:val="24"/>
          </w:rPr>
          <w:delText>指定媒介</w:delText>
        </w:r>
      </w:del>
      <w:ins w:id="293" w:author="郑雅雯" w:date="2020-08-11T18:39:00Z">
        <w:r w:rsidR="00265871">
          <w:rPr>
            <w:rFonts w:asciiTheme="majorHAnsi" w:hAnsiTheme="majorHAnsi" w:cs="宋体"/>
            <w:bCs/>
            <w:sz w:val="24"/>
          </w:rPr>
          <w:t>规定媒介</w:t>
        </w:r>
      </w:ins>
      <w:r w:rsidRPr="00CF7289">
        <w:rPr>
          <w:rFonts w:asciiTheme="majorHAnsi" w:hAnsiTheme="majorHAnsi" w:cs="宋体"/>
          <w:bCs/>
          <w:sz w:val="24"/>
        </w:rPr>
        <w:t>上进行公告。</w:t>
      </w:r>
    </w:p>
    <w:p w14:paraId="4D75940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、巨额赎回的公告</w:t>
      </w:r>
    </w:p>
    <w:p w14:paraId="32BBBC43" w14:textId="1D69D06F"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当发生上述延期赎回并延期办理时，基金管理人应当通过邮寄、传真或者招募说明书规定的其他方式在</w:t>
      </w:r>
      <w:r w:rsidRPr="00CF7289">
        <w:rPr>
          <w:rFonts w:asciiTheme="majorHAnsi" w:hAnsiTheme="majorHAnsi" w:cs="宋体"/>
          <w:bCs/>
          <w:sz w:val="24"/>
        </w:rPr>
        <w:t>3</w:t>
      </w:r>
      <w:r w:rsidRPr="00CF7289">
        <w:rPr>
          <w:rFonts w:asciiTheme="majorHAnsi" w:hAnsiTheme="majorHAnsi" w:cs="宋体"/>
          <w:bCs/>
          <w:sz w:val="24"/>
        </w:rPr>
        <w:t>个交易日内通知基金份额持有人，说明有关处理方法，</w:t>
      </w:r>
      <w:r w:rsidR="00B71173" w:rsidRPr="00B71173">
        <w:rPr>
          <w:rFonts w:asciiTheme="majorHAnsi" w:hAnsiTheme="majorHAnsi" w:cs="宋体" w:hint="eastAsia"/>
          <w:bCs/>
          <w:sz w:val="24"/>
        </w:rPr>
        <w:t>并在两日内</w:t>
      </w:r>
      <w:r w:rsidRPr="00CF7289">
        <w:rPr>
          <w:rFonts w:asciiTheme="majorHAnsi" w:hAnsiTheme="majorHAnsi" w:cs="宋体"/>
          <w:bCs/>
          <w:sz w:val="24"/>
        </w:rPr>
        <w:t>在</w:t>
      </w:r>
      <w:del w:id="294" w:author="郑雅雯" w:date="2020-08-11T18:39:00Z">
        <w:r w:rsidRPr="00CF7289" w:rsidDel="00265871">
          <w:rPr>
            <w:rFonts w:asciiTheme="majorHAnsi" w:hAnsiTheme="majorHAnsi" w:cs="宋体"/>
            <w:bCs/>
            <w:sz w:val="24"/>
          </w:rPr>
          <w:delText>指定媒介</w:delText>
        </w:r>
      </w:del>
      <w:ins w:id="295" w:author="郑雅雯" w:date="2020-08-11T18:39:00Z">
        <w:r w:rsidR="00265871">
          <w:rPr>
            <w:rFonts w:asciiTheme="majorHAnsi" w:hAnsiTheme="majorHAnsi" w:cs="宋体"/>
            <w:bCs/>
            <w:sz w:val="24"/>
          </w:rPr>
          <w:t>规定媒介</w:t>
        </w:r>
      </w:ins>
      <w:r w:rsidRPr="00CF7289">
        <w:rPr>
          <w:rFonts w:asciiTheme="majorHAnsi" w:hAnsiTheme="majorHAnsi" w:cs="宋体"/>
          <w:bCs/>
          <w:sz w:val="24"/>
        </w:rPr>
        <w:t>上刊登公告。</w:t>
      </w:r>
    </w:p>
    <w:p w14:paraId="67321E45" w14:textId="77777777" w:rsidR="00BD751F" w:rsidRPr="00CF7289" w:rsidRDefault="00BD751F">
      <w:pPr>
        <w:spacing w:line="360" w:lineRule="auto"/>
        <w:ind w:firstLineChars="200" w:firstLine="480"/>
        <w:rPr>
          <w:rFonts w:asciiTheme="majorHAnsi" w:hAnsiTheme="majorHAnsi" w:cs="宋体"/>
          <w:bCs/>
          <w:sz w:val="24"/>
        </w:rPr>
      </w:pPr>
    </w:p>
    <w:p w14:paraId="08C0254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十、暂停申购或赎回的公告和重新开放申购或赎回的公告</w:t>
      </w:r>
    </w:p>
    <w:p w14:paraId="4E637B1F" w14:textId="7F6DFCCD"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、发生上述暂停申购或赎回情况的，基金管理人</w:t>
      </w:r>
      <w:r w:rsidR="0038307F" w:rsidRPr="00CF7289">
        <w:rPr>
          <w:rFonts w:asciiTheme="majorHAnsi" w:hAnsiTheme="majorHAnsi" w:cs="宋体" w:hint="eastAsia"/>
          <w:bCs/>
          <w:sz w:val="24"/>
        </w:rPr>
        <w:t>应在规定期限内在</w:t>
      </w:r>
      <w:del w:id="296" w:author="郑雅雯" w:date="2020-08-11T18:39:00Z">
        <w:r w:rsidR="0038307F" w:rsidRPr="00CF7289" w:rsidDel="00265871">
          <w:rPr>
            <w:rFonts w:asciiTheme="majorHAnsi" w:hAnsiTheme="majorHAnsi" w:cs="宋体" w:hint="eastAsia"/>
            <w:bCs/>
            <w:sz w:val="24"/>
          </w:rPr>
          <w:delText>指定媒</w:delText>
        </w:r>
        <w:r w:rsidR="0038307F" w:rsidRPr="00CF7289" w:rsidDel="00265871">
          <w:rPr>
            <w:rFonts w:asciiTheme="majorHAnsi" w:hAnsiTheme="majorHAnsi" w:cs="宋体" w:hint="eastAsia"/>
            <w:bCs/>
            <w:sz w:val="24"/>
          </w:rPr>
          <w:lastRenderedPageBreak/>
          <w:delText>介</w:delText>
        </w:r>
      </w:del>
      <w:ins w:id="297" w:author="郑雅雯" w:date="2020-08-11T18:39:00Z">
        <w:r w:rsidR="00265871">
          <w:rPr>
            <w:rFonts w:asciiTheme="majorHAnsi" w:hAnsiTheme="majorHAnsi" w:cs="宋体" w:hint="eastAsia"/>
            <w:bCs/>
            <w:sz w:val="24"/>
          </w:rPr>
          <w:t>规定媒介</w:t>
        </w:r>
      </w:ins>
      <w:r w:rsidR="0038307F" w:rsidRPr="00CF7289">
        <w:rPr>
          <w:rFonts w:asciiTheme="majorHAnsi" w:hAnsiTheme="majorHAnsi" w:cs="宋体" w:hint="eastAsia"/>
          <w:bCs/>
          <w:sz w:val="24"/>
        </w:rPr>
        <w:t>上刊登暂停公告。</w:t>
      </w:r>
    </w:p>
    <w:p w14:paraId="59773C09" w14:textId="39883371"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、基金管理人可以根据暂停申购或赎回的时间，依照《信息披露办法》的有关规定，最迟于重新开放日在</w:t>
      </w:r>
      <w:del w:id="298" w:author="郑雅雯" w:date="2020-08-11T18:39:00Z">
        <w:r w:rsidRPr="00CF7289" w:rsidDel="00265871">
          <w:rPr>
            <w:rFonts w:asciiTheme="majorHAnsi" w:hAnsiTheme="majorHAnsi" w:cs="宋体"/>
            <w:bCs/>
            <w:sz w:val="24"/>
          </w:rPr>
          <w:delText>指定媒介</w:delText>
        </w:r>
      </w:del>
      <w:ins w:id="299" w:author="郑雅雯" w:date="2020-08-11T18:39:00Z">
        <w:r w:rsidR="00265871">
          <w:rPr>
            <w:rFonts w:asciiTheme="majorHAnsi" w:hAnsiTheme="majorHAnsi" w:cs="宋体"/>
            <w:bCs/>
            <w:sz w:val="24"/>
          </w:rPr>
          <w:t>规定媒介</w:t>
        </w:r>
      </w:ins>
      <w:r w:rsidRPr="00CF7289">
        <w:rPr>
          <w:rFonts w:asciiTheme="majorHAnsi" w:hAnsiTheme="majorHAnsi" w:cs="宋体"/>
          <w:bCs/>
          <w:sz w:val="24"/>
        </w:rPr>
        <w:t>上刊登重新开放申购或赎回的公告；也可以根据实际情况在暂停公告中明确重新开放申购或赎回的时间，届时不再另行发布重新开放的公告。</w:t>
      </w:r>
    </w:p>
    <w:p w14:paraId="4E471510" w14:textId="77777777" w:rsidR="00BD751F" w:rsidRPr="00CF7289" w:rsidRDefault="00BD751F">
      <w:pPr>
        <w:spacing w:line="360" w:lineRule="auto"/>
        <w:ind w:firstLineChars="200" w:firstLine="480"/>
        <w:rPr>
          <w:rFonts w:asciiTheme="majorHAnsi" w:hAnsiTheme="majorHAnsi" w:cs="宋体"/>
          <w:bCs/>
          <w:sz w:val="24"/>
        </w:rPr>
      </w:pPr>
    </w:p>
    <w:p w14:paraId="17FFE0F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十一、基金转换</w:t>
      </w:r>
    </w:p>
    <w:p w14:paraId="4E65B7D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p>
    <w:p w14:paraId="2F49E28F" w14:textId="77777777" w:rsidR="00BD751F" w:rsidRPr="00CF7289" w:rsidRDefault="00BD751F">
      <w:pPr>
        <w:spacing w:line="360" w:lineRule="auto"/>
        <w:ind w:firstLineChars="200" w:firstLine="480"/>
        <w:rPr>
          <w:rFonts w:asciiTheme="majorHAnsi" w:hAnsiTheme="majorHAnsi" w:cs="宋体"/>
          <w:bCs/>
          <w:sz w:val="24"/>
        </w:rPr>
      </w:pPr>
    </w:p>
    <w:p w14:paraId="408557A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十二、基金的非交易过户</w:t>
      </w:r>
    </w:p>
    <w:p w14:paraId="5681458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p>
    <w:p w14:paraId="38549F3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sz w:val="24"/>
        </w:rP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p>
    <w:p w14:paraId="216DA92D" w14:textId="77777777" w:rsidR="00BD751F" w:rsidRPr="00CF7289" w:rsidRDefault="00BD751F">
      <w:pPr>
        <w:spacing w:line="360" w:lineRule="auto"/>
        <w:ind w:firstLineChars="200" w:firstLine="480"/>
        <w:rPr>
          <w:rFonts w:asciiTheme="majorHAnsi" w:hAnsiTheme="majorHAnsi" w:cs="宋体"/>
          <w:bCs/>
          <w:sz w:val="24"/>
        </w:rPr>
      </w:pPr>
    </w:p>
    <w:p w14:paraId="06FFD7C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十三、基金的转托管</w:t>
      </w:r>
    </w:p>
    <w:p w14:paraId="20068CA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基金份额持有人可办理已持有基金份额在不同销售机构之间的转托管，基金销售机构可以按照规定的标准收取转托管费。</w:t>
      </w:r>
    </w:p>
    <w:p w14:paraId="364E601F" w14:textId="77777777" w:rsidR="00BD751F" w:rsidRPr="00CF7289" w:rsidRDefault="00BD751F">
      <w:pPr>
        <w:spacing w:line="360" w:lineRule="auto"/>
        <w:ind w:firstLineChars="200" w:firstLine="480"/>
        <w:rPr>
          <w:rFonts w:asciiTheme="majorHAnsi" w:hAnsiTheme="majorHAnsi" w:cs="宋体"/>
          <w:bCs/>
          <w:sz w:val="24"/>
        </w:rPr>
      </w:pPr>
    </w:p>
    <w:p w14:paraId="77CA585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十四、定期定额投资计划</w:t>
      </w:r>
    </w:p>
    <w:p w14:paraId="28AC85C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7D943020" w14:textId="77777777" w:rsidR="00BD751F" w:rsidRPr="00CF7289" w:rsidRDefault="00BD751F">
      <w:pPr>
        <w:spacing w:line="360" w:lineRule="auto"/>
        <w:ind w:firstLineChars="200" w:firstLine="480"/>
        <w:rPr>
          <w:rFonts w:asciiTheme="majorHAnsi" w:hAnsiTheme="majorHAnsi" w:cs="宋体"/>
          <w:bCs/>
          <w:sz w:val="24"/>
        </w:rPr>
      </w:pPr>
    </w:p>
    <w:p w14:paraId="390734D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十五、基金</w:t>
      </w:r>
      <w:r w:rsidR="00946936" w:rsidRPr="00CF7289">
        <w:rPr>
          <w:rFonts w:asciiTheme="majorHAnsi" w:hAnsiTheme="majorHAnsi" w:cs="宋体" w:hint="eastAsia"/>
          <w:bCs/>
          <w:sz w:val="24"/>
        </w:rPr>
        <w:t>份额</w:t>
      </w:r>
      <w:r w:rsidRPr="00CF7289">
        <w:rPr>
          <w:rFonts w:asciiTheme="majorHAnsi" w:hAnsiTheme="majorHAnsi" w:cs="宋体"/>
          <w:bCs/>
          <w:sz w:val="24"/>
        </w:rPr>
        <w:t>的冻结和解冻</w:t>
      </w:r>
    </w:p>
    <w:p w14:paraId="6483B1D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基金登记机构只受理国家有权机关依法要求的基金份额的冻结与解冻，以及登记机构认可、符合法律法规的其他情况下的冻结与解冻。</w:t>
      </w:r>
    </w:p>
    <w:p w14:paraId="2B4B523D" w14:textId="77777777" w:rsidR="00BD751F" w:rsidRDefault="00BD751F">
      <w:pPr>
        <w:spacing w:line="360" w:lineRule="auto"/>
        <w:ind w:firstLineChars="200" w:firstLine="480"/>
        <w:rPr>
          <w:ins w:id="300" w:author="郑雅雯" w:date="2020-08-10T15:27:00Z"/>
          <w:rFonts w:asciiTheme="majorHAnsi" w:hAnsiTheme="majorHAnsi" w:cs="宋体"/>
          <w:bCs/>
          <w:sz w:val="24"/>
        </w:rPr>
      </w:pPr>
    </w:p>
    <w:p w14:paraId="23A85272" w14:textId="77777777" w:rsidR="00FB4048" w:rsidRPr="00FB4048" w:rsidRDefault="00FB4048" w:rsidP="00FB4048">
      <w:pPr>
        <w:spacing w:line="360" w:lineRule="auto"/>
        <w:ind w:firstLineChars="200" w:firstLine="480"/>
        <w:rPr>
          <w:ins w:id="301" w:author="郑雅雯" w:date="2020-08-10T15:27:00Z"/>
          <w:rFonts w:asciiTheme="majorHAnsi" w:hAnsiTheme="majorHAnsi" w:cs="宋体"/>
          <w:bCs/>
          <w:sz w:val="24"/>
        </w:rPr>
      </w:pPr>
      <w:ins w:id="302" w:author="郑雅雯" w:date="2020-08-10T15:27:00Z">
        <w:r w:rsidRPr="00FB4048">
          <w:rPr>
            <w:rFonts w:asciiTheme="majorHAnsi" w:hAnsiTheme="majorHAnsi" w:cs="宋体" w:hint="eastAsia"/>
            <w:bCs/>
            <w:sz w:val="24"/>
          </w:rPr>
          <w:t>十六、实施侧袋机制期间本基金的申购与赎回</w:t>
        </w:r>
      </w:ins>
    </w:p>
    <w:p w14:paraId="4B7BA0DB" w14:textId="0B6FA361" w:rsidR="00FB4048" w:rsidRPr="00FB4048" w:rsidRDefault="00FB4048" w:rsidP="00FB4048">
      <w:pPr>
        <w:spacing w:line="360" w:lineRule="auto"/>
        <w:ind w:firstLineChars="200" w:firstLine="480"/>
        <w:rPr>
          <w:ins w:id="303" w:author="郑雅雯" w:date="2020-08-10T15:27:00Z"/>
          <w:rFonts w:asciiTheme="majorHAnsi" w:hAnsiTheme="majorHAnsi" w:cs="宋体"/>
          <w:bCs/>
          <w:sz w:val="24"/>
        </w:rPr>
      </w:pPr>
      <w:ins w:id="304" w:author="郑雅雯" w:date="2020-08-10T15:27:00Z">
        <w:r w:rsidRPr="00FB4048">
          <w:rPr>
            <w:rFonts w:asciiTheme="majorHAnsi" w:hAnsiTheme="majorHAnsi" w:cs="宋体" w:hint="eastAsia"/>
            <w:bCs/>
            <w:sz w:val="24"/>
          </w:rPr>
          <w:t>本基金实施侧袋机制的，本基金的申购和赎回安排详见招募说明书或相关公告。</w:t>
        </w:r>
      </w:ins>
    </w:p>
    <w:p w14:paraId="60D6C52D" w14:textId="77777777" w:rsidR="00FB4048" w:rsidRPr="00CF7289" w:rsidRDefault="00FB4048">
      <w:pPr>
        <w:spacing w:line="360" w:lineRule="auto"/>
        <w:ind w:firstLineChars="200" w:firstLine="480"/>
        <w:rPr>
          <w:rFonts w:asciiTheme="majorHAnsi" w:hAnsiTheme="majorHAnsi" w:cs="宋体"/>
          <w:bCs/>
          <w:sz w:val="24"/>
        </w:rPr>
      </w:pPr>
    </w:p>
    <w:p w14:paraId="039EB7AB" w14:textId="008035D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十</w:t>
      </w:r>
      <w:del w:id="305" w:author="郑雅雯" w:date="2020-08-10T15:27:00Z">
        <w:r w:rsidRPr="00CF7289" w:rsidDel="00FB4048">
          <w:rPr>
            <w:rFonts w:asciiTheme="majorHAnsi" w:hAnsiTheme="majorHAnsi" w:cs="宋体" w:hint="eastAsia"/>
            <w:bCs/>
            <w:sz w:val="24"/>
          </w:rPr>
          <w:delText>六</w:delText>
        </w:r>
      </w:del>
      <w:ins w:id="306" w:author="郑雅雯" w:date="2020-08-10T15:27:00Z">
        <w:r w:rsidR="00FB4048">
          <w:rPr>
            <w:rFonts w:asciiTheme="majorHAnsi" w:hAnsiTheme="majorHAnsi" w:cs="宋体" w:hint="eastAsia"/>
            <w:bCs/>
            <w:sz w:val="24"/>
          </w:rPr>
          <w:t>七</w:t>
        </w:r>
      </w:ins>
      <w:r w:rsidRPr="00CF7289">
        <w:rPr>
          <w:rFonts w:asciiTheme="majorHAnsi" w:hAnsiTheme="majorHAnsi" w:cs="宋体"/>
          <w:bCs/>
          <w:sz w:val="24"/>
        </w:rPr>
        <w:t>、其他</w:t>
      </w:r>
    </w:p>
    <w:p w14:paraId="7AF8D5D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、在对基金份额持有人利益无实质不利影响的前提下，基金管理人经与基金托管人协商一致，可对基金份额进行折算，不需召开基金份额持有人大会审议。</w:t>
      </w:r>
    </w:p>
    <w:p w14:paraId="373168B6" w14:textId="77777777" w:rsidR="0038307F" w:rsidRPr="00CF7289" w:rsidRDefault="0038307F" w:rsidP="0038307F">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2</w:t>
      </w:r>
      <w:r w:rsidRPr="00CF7289">
        <w:rPr>
          <w:rFonts w:asciiTheme="majorHAnsi" w:hAnsiTheme="majorHAnsi" w:cs="宋体" w:hint="eastAsia"/>
          <w:bCs/>
          <w:sz w:val="24"/>
        </w:rPr>
        <w:t>、当技术条件成熟，本基金管理人在不违反法律法规且对基金份额持有人利益无实质不利影响的前提下，经与基金托管人协商一致，可根据具体情况对上述申购和赎回的安排进行补充和调整，或者开通本基金的外币申购和赎回，或者安排本基金的一类或多类基金份额在证券交易所上市交易、申购和赎回，或者在符合登记机构规定的前提下办理基金份额的转让、过户、质押等业务，届时无须召开基金份额持有人大会审议但须提前公告。</w:t>
      </w:r>
    </w:p>
    <w:p w14:paraId="7D8AD778" w14:textId="77777777" w:rsidR="00BD751F" w:rsidRPr="00CF7289" w:rsidRDefault="0038307F" w:rsidP="0038307F">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3</w:t>
      </w:r>
      <w:r w:rsidRPr="00CF7289">
        <w:rPr>
          <w:rFonts w:asciiTheme="majorHAnsi" w:hAnsiTheme="majorHAnsi" w:cs="宋体" w:hint="eastAsia"/>
          <w:bCs/>
          <w:sz w:val="24"/>
        </w:rP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14:paraId="52791020" w14:textId="77777777" w:rsidR="00BD751F" w:rsidRPr="00CF7289" w:rsidRDefault="00BD751F">
      <w:pPr>
        <w:spacing w:line="360" w:lineRule="auto"/>
        <w:ind w:firstLineChars="200" w:firstLine="480"/>
        <w:rPr>
          <w:rFonts w:asciiTheme="majorHAnsi" w:hAnsiTheme="majorHAnsi" w:cs="宋体"/>
          <w:bCs/>
          <w:sz w:val="24"/>
        </w:rPr>
      </w:pPr>
    </w:p>
    <w:p w14:paraId="096C8D72"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rPr>
        <w:br w:type="page"/>
      </w:r>
      <w:bookmarkStart w:id="307" w:name="_Toc141703887"/>
      <w:bookmarkStart w:id="308" w:name="_Toc31644"/>
      <w:bookmarkStart w:id="309" w:name="_Toc123112235"/>
      <w:bookmarkStart w:id="310" w:name="_Toc16859"/>
      <w:bookmarkStart w:id="311" w:name="_Toc31653"/>
      <w:bookmarkStart w:id="312" w:name="_Toc31235"/>
      <w:bookmarkStart w:id="313" w:name="_Toc12245"/>
      <w:bookmarkStart w:id="314" w:name="_Toc3601"/>
      <w:bookmarkStart w:id="315" w:name="_Toc15143"/>
      <w:bookmarkStart w:id="316" w:name="_Toc29251"/>
      <w:bookmarkStart w:id="317" w:name="_Toc26207"/>
      <w:bookmarkStart w:id="318" w:name="_Toc98560353"/>
      <w:bookmarkStart w:id="319" w:name="_Toc123102454"/>
      <w:bookmarkStart w:id="320" w:name="_Toc139991737"/>
      <w:bookmarkStart w:id="321" w:name="_Toc123051453"/>
      <w:bookmarkStart w:id="322" w:name="_Toc6405"/>
      <w:bookmarkStart w:id="323" w:name="_Toc14835"/>
      <w:r w:rsidRPr="00CF7289">
        <w:rPr>
          <w:rFonts w:asciiTheme="majorHAnsi" w:hAnsiTheme="majorHAnsi" w:cs="宋体"/>
          <w:color w:val="auto"/>
          <w:sz w:val="30"/>
        </w:rPr>
        <w:lastRenderedPageBreak/>
        <w:t>第七部分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基金合同当事人及权利义务</w:t>
      </w:r>
      <w:bookmarkStart w:id="324" w:name="_Hlt55355235"/>
      <w:bookmarkStart w:id="325" w:name="_Toc523711668"/>
      <w:bookmarkStart w:id="326" w:name="_Toc79392580"/>
      <w:bookmarkStart w:id="327" w:name="_Toc57530239"/>
      <w:bookmarkStart w:id="328" w:name="_Toc15118234"/>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p>
    <w:p w14:paraId="247AFE85" w14:textId="77777777" w:rsidR="00BD751F" w:rsidRPr="00CF7289" w:rsidRDefault="00BD751F" w:rsidP="00993134">
      <w:pPr>
        <w:spacing w:line="360" w:lineRule="auto"/>
        <w:ind w:firstLineChars="200" w:firstLine="480"/>
        <w:rPr>
          <w:rFonts w:asciiTheme="majorHAnsi" w:hAnsiTheme="majorHAnsi" w:cs="宋体"/>
          <w:bCs/>
          <w:sz w:val="24"/>
        </w:rPr>
      </w:pPr>
    </w:p>
    <w:p w14:paraId="1D82FF52" w14:textId="77777777" w:rsidR="00BD751F" w:rsidRPr="00CF7289" w:rsidRDefault="00BD751F" w:rsidP="00215F09">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w:t>
      </w:r>
      <w:bookmarkEnd w:id="325"/>
      <w:r w:rsidRPr="00CF7289">
        <w:rPr>
          <w:rFonts w:asciiTheme="majorHAnsi" w:hAnsiTheme="majorHAnsi" w:cs="宋体"/>
          <w:bCs/>
          <w:sz w:val="24"/>
        </w:rPr>
        <w:t>管理人</w:t>
      </w:r>
      <w:bookmarkEnd w:id="326"/>
      <w:bookmarkEnd w:id="327"/>
      <w:bookmarkEnd w:id="328"/>
    </w:p>
    <w:p w14:paraId="4589BFCF" w14:textId="77777777" w:rsidR="00BD751F" w:rsidRPr="00CF7289" w:rsidRDefault="00BD751F" w:rsidP="00CE014A">
      <w:pPr>
        <w:spacing w:line="360" w:lineRule="auto"/>
        <w:ind w:firstLineChars="200" w:firstLine="480"/>
        <w:rPr>
          <w:rFonts w:asciiTheme="majorHAnsi" w:hAnsiTheme="majorHAnsi" w:cs="宋体"/>
          <w:bCs/>
          <w:sz w:val="24"/>
        </w:rPr>
      </w:pPr>
      <w:bookmarkStart w:id="329" w:name="_Toc15118235"/>
      <w:r w:rsidRPr="00CF7289">
        <w:rPr>
          <w:rFonts w:asciiTheme="majorHAnsi" w:hAnsiTheme="majorHAnsi" w:cs="宋体"/>
          <w:bCs/>
          <w:sz w:val="24"/>
        </w:rPr>
        <w:t>（一）</w:t>
      </w:r>
      <w:r w:rsidRPr="00CF7289">
        <w:rPr>
          <w:rFonts w:asciiTheme="majorHAnsi" w:hAnsiTheme="majorHAnsi" w:cs="宋体"/>
          <w:bCs/>
          <w:sz w:val="24"/>
        </w:rPr>
        <w:tab/>
      </w:r>
      <w:r w:rsidRPr="00CF7289">
        <w:rPr>
          <w:rFonts w:asciiTheme="majorHAnsi" w:hAnsiTheme="majorHAnsi" w:cs="宋体"/>
          <w:bCs/>
          <w:sz w:val="24"/>
        </w:rPr>
        <w:t>基金管理人简况</w:t>
      </w:r>
      <w:bookmarkEnd w:id="329"/>
    </w:p>
    <w:p w14:paraId="50904BEE" w14:textId="77777777" w:rsidR="00BD751F" w:rsidRPr="00CF7289" w:rsidRDefault="00BD751F">
      <w:pPr>
        <w:spacing w:line="360" w:lineRule="auto"/>
        <w:ind w:firstLineChars="200" w:firstLine="480"/>
        <w:rPr>
          <w:rFonts w:asciiTheme="majorHAnsi" w:hAnsiTheme="majorHAnsi" w:cs="宋体"/>
          <w:bCs/>
          <w:sz w:val="24"/>
        </w:rPr>
      </w:pPr>
      <w:bookmarkStart w:id="330" w:name="_Toc15118237"/>
      <w:r w:rsidRPr="00CF7289">
        <w:rPr>
          <w:rFonts w:asciiTheme="majorHAnsi" w:hAnsiTheme="majorHAnsi" w:cs="宋体"/>
          <w:bCs/>
          <w:sz w:val="24"/>
        </w:rPr>
        <w:t>名称：创金合信基金管理有限公司</w:t>
      </w:r>
    </w:p>
    <w:p w14:paraId="4ABDBA3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住所：深圳市前海深港合作区前湾一路</w:t>
      </w:r>
      <w:r w:rsidRPr="00CF7289">
        <w:rPr>
          <w:rFonts w:asciiTheme="majorHAnsi" w:hAnsiTheme="majorHAnsi" w:cs="宋体"/>
          <w:bCs/>
          <w:sz w:val="24"/>
        </w:rPr>
        <w:t>1</w:t>
      </w:r>
      <w:r w:rsidRPr="00CF7289">
        <w:rPr>
          <w:rFonts w:asciiTheme="majorHAnsi" w:hAnsiTheme="majorHAnsi" w:cs="宋体"/>
          <w:bCs/>
          <w:sz w:val="24"/>
        </w:rPr>
        <w:t>号</w:t>
      </w:r>
      <w:r w:rsidRPr="00CF7289">
        <w:rPr>
          <w:rFonts w:asciiTheme="majorHAnsi" w:hAnsiTheme="majorHAnsi" w:cs="宋体"/>
          <w:bCs/>
          <w:sz w:val="24"/>
        </w:rPr>
        <w:t>A</w:t>
      </w:r>
      <w:r w:rsidRPr="00CF7289">
        <w:rPr>
          <w:rFonts w:asciiTheme="majorHAnsi" w:hAnsiTheme="majorHAnsi" w:cs="宋体"/>
          <w:bCs/>
          <w:sz w:val="24"/>
        </w:rPr>
        <w:t>栋</w:t>
      </w:r>
      <w:r w:rsidRPr="00CF7289">
        <w:rPr>
          <w:rFonts w:asciiTheme="majorHAnsi" w:hAnsiTheme="majorHAnsi" w:cs="宋体"/>
          <w:bCs/>
          <w:sz w:val="24"/>
        </w:rPr>
        <w:t>201</w:t>
      </w:r>
      <w:r w:rsidRPr="00CF7289">
        <w:rPr>
          <w:rFonts w:asciiTheme="majorHAnsi" w:hAnsiTheme="majorHAnsi" w:cs="宋体"/>
          <w:bCs/>
          <w:sz w:val="24"/>
        </w:rPr>
        <w:t>室</w:t>
      </w:r>
    </w:p>
    <w:p w14:paraId="6B9E624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法定代表人：刘学民</w:t>
      </w:r>
    </w:p>
    <w:p w14:paraId="362DB09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设立日期：</w:t>
      </w:r>
      <w:r w:rsidRPr="00CF7289">
        <w:rPr>
          <w:rFonts w:asciiTheme="majorHAnsi" w:hAnsiTheme="majorHAnsi" w:cs="宋体"/>
          <w:bCs/>
          <w:sz w:val="24"/>
        </w:rPr>
        <w:t>2014</w:t>
      </w:r>
      <w:r w:rsidRPr="00CF7289">
        <w:rPr>
          <w:rFonts w:asciiTheme="majorHAnsi" w:hAnsiTheme="majorHAnsi" w:cs="宋体"/>
          <w:bCs/>
          <w:sz w:val="24"/>
        </w:rPr>
        <w:t>年</w:t>
      </w:r>
      <w:r w:rsidRPr="00CF7289">
        <w:rPr>
          <w:rFonts w:asciiTheme="majorHAnsi" w:hAnsiTheme="majorHAnsi" w:cs="宋体"/>
          <w:bCs/>
          <w:sz w:val="24"/>
        </w:rPr>
        <w:t>7</w:t>
      </w:r>
      <w:r w:rsidRPr="00CF7289">
        <w:rPr>
          <w:rFonts w:asciiTheme="majorHAnsi" w:hAnsiTheme="majorHAnsi" w:cs="宋体"/>
          <w:bCs/>
          <w:sz w:val="24"/>
        </w:rPr>
        <w:t>月</w:t>
      </w:r>
      <w:r w:rsidRPr="00CF7289">
        <w:rPr>
          <w:rFonts w:asciiTheme="majorHAnsi" w:hAnsiTheme="majorHAnsi" w:cs="宋体"/>
          <w:bCs/>
          <w:sz w:val="24"/>
        </w:rPr>
        <w:t>9</w:t>
      </w:r>
      <w:r w:rsidRPr="00CF7289">
        <w:rPr>
          <w:rFonts w:asciiTheme="majorHAnsi" w:hAnsiTheme="majorHAnsi" w:cs="宋体"/>
          <w:bCs/>
          <w:sz w:val="24"/>
        </w:rPr>
        <w:t>日</w:t>
      </w:r>
    </w:p>
    <w:p w14:paraId="11DB4B9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批准设立机关及批准设立文号：中国证监会证监许可</w:t>
      </w:r>
      <w:r w:rsidRPr="00CF7289">
        <w:rPr>
          <w:rFonts w:asciiTheme="majorHAnsi" w:hAnsiTheme="majorHAnsi" w:cs="宋体"/>
          <w:bCs/>
          <w:sz w:val="24"/>
        </w:rPr>
        <w:t>[2014]651</w:t>
      </w:r>
      <w:r w:rsidRPr="00CF7289">
        <w:rPr>
          <w:rFonts w:asciiTheme="majorHAnsi" w:hAnsiTheme="majorHAnsi" w:cs="宋体"/>
          <w:bCs/>
          <w:sz w:val="24"/>
        </w:rPr>
        <w:t>号</w:t>
      </w:r>
      <w:r w:rsidRPr="00CF7289">
        <w:rPr>
          <w:rFonts w:asciiTheme="majorHAnsi" w:hAnsiTheme="majorHAnsi" w:cs="宋体"/>
          <w:bCs/>
          <w:sz w:val="24"/>
        </w:rPr>
        <w:t xml:space="preserve"> </w:t>
      </w:r>
    </w:p>
    <w:p w14:paraId="24EEEFE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组织形式：有限责任公司</w:t>
      </w:r>
    </w:p>
    <w:p w14:paraId="7D76AF9B" w14:textId="334A185A"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注册资本：</w:t>
      </w:r>
      <w:r w:rsidR="008E7CE9">
        <w:rPr>
          <w:rFonts w:asciiTheme="majorHAnsi" w:hAnsiTheme="majorHAnsi" w:cs="宋体"/>
          <w:bCs/>
          <w:sz w:val="24"/>
        </w:rPr>
        <w:t>2.33</w:t>
      </w:r>
      <w:r w:rsidRPr="00CF7289">
        <w:rPr>
          <w:rFonts w:asciiTheme="majorHAnsi" w:hAnsiTheme="majorHAnsi" w:cs="宋体"/>
          <w:bCs/>
          <w:sz w:val="24"/>
        </w:rPr>
        <w:t>亿元人民币</w:t>
      </w:r>
    </w:p>
    <w:p w14:paraId="4D3BD81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存续期限：持续经营</w:t>
      </w:r>
    </w:p>
    <w:p w14:paraId="0BDD3A0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联系电话：</w:t>
      </w:r>
      <w:r w:rsidRPr="00CF7289">
        <w:rPr>
          <w:rFonts w:asciiTheme="majorHAnsi" w:hAnsiTheme="majorHAnsi" w:cs="宋体"/>
          <w:bCs/>
          <w:sz w:val="24"/>
        </w:rPr>
        <w:t>0755-23838000</w:t>
      </w:r>
    </w:p>
    <w:p w14:paraId="4107F250"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w:t>
      </w:r>
      <w:r w:rsidRPr="00CF7289">
        <w:rPr>
          <w:rFonts w:asciiTheme="majorHAnsi" w:hAnsiTheme="majorHAnsi" w:cs="宋体"/>
          <w:bCs/>
          <w:sz w:val="24"/>
        </w:rPr>
        <w:tab/>
      </w:r>
      <w:r w:rsidRPr="00CF7289">
        <w:rPr>
          <w:rFonts w:asciiTheme="majorHAnsi" w:hAnsiTheme="majorHAnsi" w:cs="宋体"/>
          <w:bCs/>
          <w:sz w:val="24"/>
        </w:rPr>
        <w:t>基金管理人的权利与义务</w:t>
      </w:r>
      <w:bookmarkEnd w:id="330"/>
    </w:p>
    <w:p w14:paraId="68E7C3B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、根据《基金法》、《运作办法》及其他有关规定，基金管理人的权利包括但不限于：</w:t>
      </w:r>
    </w:p>
    <w:p w14:paraId="1E4D6AA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）依法募集资金；</w:t>
      </w:r>
    </w:p>
    <w:p w14:paraId="1B02451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）自《基金合同》生效之日起，根据法律法规和《基金合同》独立运用并管理基金财产；</w:t>
      </w:r>
    </w:p>
    <w:p w14:paraId="41215FD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）依照《基金合同》收取基金管理费以及法律法规规定或中国证监会批准的其他费用；</w:t>
      </w:r>
    </w:p>
    <w:p w14:paraId="3865B44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）销售基金份额；</w:t>
      </w:r>
    </w:p>
    <w:p w14:paraId="30C31D4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w:t>
      </w:r>
      <w:bookmarkStart w:id="331" w:name="_Hlt88896155"/>
      <w:r w:rsidR="00946936" w:rsidRPr="00CF7289">
        <w:rPr>
          <w:rFonts w:asciiTheme="majorHAnsi" w:hAnsiTheme="majorHAnsi" w:cs="宋体" w:hint="eastAsia"/>
          <w:bCs/>
          <w:sz w:val="24"/>
        </w:rPr>
        <w:t>按照规定</w:t>
      </w:r>
      <w:r w:rsidRPr="00CF7289">
        <w:rPr>
          <w:rFonts w:asciiTheme="majorHAnsi" w:hAnsiTheme="majorHAnsi" w:cs="宋体"/>
          <w:bCs/>
          <w:sz w:val="24"/>
        </w:rPr>
        <w:t>召集</w:t>
      </w:r>
      <w:bookmarkEnd w:id="331"/>
      <w:r w:rsidRPr="00CF7289">
        <w:rPr>
          <w:rFonts w:asciiTheme="majorHAnsi" w:hAnsiTheme="majorHAnsi" w:cs="宋体"/>
          <w:bCs/>
          <w:sz w:val="24"/>
        </w:rPr>
        <w:t>基金份额持有人大会；</w:t>
      </w:r>
    </w:p>
    <w:p w14:paraId="484814A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）依据《基金合同》及有关法律规定监督基金托管人，如认为基金托管人违反了《基金合同》及国家有关法律规定，应呈报中国证监会和其他监管部门，并采取必要措施保护基金投资者的利益；</w:t>
      </w:r>
    </w:p>
    <w:p w14:paraId="104DF47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）在基金托管人更换时，提名新的基金托管人；</w:t>
      </w:r>
    </w:p>
    <w:p w14:paraId="19A71A06"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8</w:t>
      </w:r>
      <w:r w:rsidRPr="00CF7289">
        <w:rPr>
          <w:rFonts w:asciiTheme="majorHAnsi" w:hAnsiTheme="majorHAnsi" w:cs="宋体"/>
          <w:bCs/>
          <w:sz w:val="24"/>
        </w:rPr>
        <w:t>）选择、更换基金销售机构，对基金销售机构的相关行为进行监督和处理；</w:t>
      </w:r>
      <w:r w:rsidRPr="00CF7289">
        <w:rPr>
          <w:rFonts w:asciiTheme="majorHAnsi" w:hAnsiTheme="majorHAnsi" w:cs="宋体"/>
          <w:bCs/>
          <w:sz w:val="24"/>
        </w:rPr>
        <w:t xml:space="preserve"> </w:t>
      </w:r>
    </w:p>
    <w:p w14:paraId="3A9E0789"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lastRenderedPageBreak/>
        <w:t>（</w:t>
      </w:r>
      <w:r w:rsidRPr="00CF7289">
        <w:rPr>
          <w:rFonts w:asciiTheme="majorHAnsi" w:hAnsiTheme="majorHAnsi" w:cs="宋体"/>
          <w:bCs/>
          <w:sz w:val="24"/>
        </w:rPr>
        <w:t>9</w:t>
      </w:r>
      <w:r w:rsidRPr="00CF7289">
        <w:rPr>
          <w:rFonts w:asciiTheme="majorHAnsi" w:hAnsiTheme="majorHAnsi" w:cs="宋体"/>
          <w:bCs/>
          <w:sz w:val="24"/>
        </w:rPr>
        <w:t>）担任或委托其他符合条件的机构担任基金登记机构办理基金登记业务并获得《基金合同》规定的费用；</w:t>
      </w:r>
      <w:r w:rsidRPr="00CF7289">
        <w:rPr>
          <w:rFonts w:asciiTheme="majorHAnsi" w:hAnsiTheme="majorHAnsi" w:cs="宋体"/>
          <w:bCs/>
          <w:sz w:val="24"/>
        </w:rPr>
        <w:t xml:space="preserve"> </w:t>
      </w:r>
    </w:p>
    <w:p w14:paraId="5B93E4D1"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10</w:t>
      </w:r>
      <w:r w:rsidRPr="00CF7289">
        <w:rPr>
          <w:rFonts w:asciiTheme="majorHAnsi" w:hAnsiTheme="majorHAnsi" w:cs="宋体"/>
          <w:bCs/>
          <w:sz w:val="24"/>
        </w:rPr>
        <w:t>）依据《基金合同》及有关法律规定决定基金收益的分配方案；</w:t>
      </w:r>
    </w:p>
    <w:p w14:paraId="53BDFBCB"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11</w:t>
      </w:r>
      <w:r w:rsidRPr="00CF7289">
        <w:rPr>
          <w:rFonts w:asciiTheme="majorHAnsi" w:hAnsiTheme="majorHAnsi" w:cs="宋体"/>
          <w:bCs/>
          <w:sz w:val="24"/>
        </w:rPr>
        <w:t>）在《基金合同》约定的范围内，拒绝或暂停受理申购、赎回和转换申请；</w:t>
      </w:r>
      <w:r w:rsidRPr="00CF7289">
        <w:rPr>
          <w:rFonts w:asciiTheme="majorHAnsi" w:hAnsiTheme="majorHAnsi" w:cs="宋体"/>
          <w:bCs/>
          <w:sz w:val="24"/>
        </w:rPr>
        <w:t xml:space="preserve"> </w:t>
      </w:r>
    </w:p>
    <w:p w14:paraId="3A717ABB"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12</w:t>
      </w:r>
      <w:r w:rsidRPr="00CF7289">
        <w:rPr>
          <w:rFonts w:asciiTheme="majorHAnsi" w:hAnsiTheme="majorHAnsi" w:cs="宋体"/>
          <w:bCs/>
          <w:sz w:val="24"/>
        </w:rPr>
        <w:t>）依照法律法规为基金的利益对被投资公司行使股东权利，为基金的利益行使因基金财产投资于证券所产生的权利；</w:t>
      </w:r>
    </w:p>
    <w:p w14:paraId="2E7E2590" w14:textId="2C50BC81"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13</w:t>
      </w:r>
      <w:r w:rsidRPr="00CF7289">
        <w:rPr>
          <w:rFonts w:asciiTheme="majorHAnsi" w:hAnsiTheme="majorHAnsi" w:cs="宋体"/>
          <w:bCs/>
          <w:sz w:val="24"/>
        </w:rPr>
        <w:t>）在法律法规允许的前提下，为基金的利益依法进行融资、融券</w:t>
      </w:r>
      <w:ins w:id="332" w:author="Llinks [2]" w:date="2020-08-17T11:19:00Z">
        <w:r w:rsidR="000C18DC" w:rsidRPr="000C18DC">
          <w:rPr>
            <w:rFonts w:asciiTheme="majorHAnsi" w:hAnsiTheme="majorHAnsi" w:cs="宋体" w:hint="eastAsia"/>
            <w:bCs/>
            <w:sz w:val="24"/>
          </w:rPr>
          <w:t>及转融通证券出借业务</w:t>
        </w:r>
      </w:ins>
      <w:r w:rsidRPr="00CF7289">
        <w:rPr>
          <w:rFonts w:asciiTheme="majorHAnsi" w:hAnsiTheme="majorHAnsi" w:cs="宋体"/>
          <w:bCs/>
          <w:sz w:val="24"/>
        </w:rPr>
        <w:t>；</w:t>
      </w:r>
      <w:r w:rsidRPr="00CF7289">
        <w:rPr>
          <w:rFonts w:asciiTheme="majorHAnsi" w:hAnsiTheme="majorHAnsi" w:cs="宋体"/>
          <w:bCs/>
          <w:sz w:val="24"/>
        </w:rPr>
        <w:t xml:space="preserve"> </w:t>
      </w:r>
    </w:p>
    <w:p w14:paraId="3873BFAF"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14</w:t>
      </w:r>
      <w:r w:rsidRPr="00CF7289">
        <w:rPr>
          <w:rFonts w:asciiTheme="majorHAnsi" w:hAnsiTheme="majorHAnsi" w:cs="宋体"/>
          <w:bCs/>
          <w:sz w:val="24"/>
        </w:rPr>
        <w:t>）以基金管理人的名义，代表基金份额持有人的利益行使诉讼权利或者实施其他法律行为；</w:t>
      </w:r>
    </w:p>
    <w:p w14:paraId="4B8D6328"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15</w:t>
      </w:r>
      <w:r w:rsidRPr="00CF7289">
        <w:rPr>
          <w:rFonts w:asciiTheme="majorHAnsi" w:hAnsiTheme="majorHAnsi" w:cs="宋体"/>
          <w:bCs/>
          <w:sz w:val="24"/>
        </w:rPr>
        <w:t>）选择、更换律师事务所、会计师事务所、证券经纪商</w:t>
      </w:r>
      <w:r w:rsidR="00946936" w:rsidRPr="00CF7289">
        <w:rPr>
          <w:rFonts w:asciiTheme="majorHAnsi" w:hAnsiTheme="majorHAnsi" w:cs="宋体" w:hint="eastAsia"/>
          <w:bCs/>
          <w:sz w:val="24"/>
        </w:rPr>
        <w:t>、期货经纪机构</w:t>
      </w:r>
      <w:r w:rsidRPr="00CF7289">
        <w:rPr>
          <w:rFonts w:asciiTheme="majorHAnsi" w:hAnsiTheme="majorHAnsi" w:cs="宋体"/>
          <w:bCs/>
          <w:sz w:val="24"/>
        </w:rPr>
        <w:t>或其他为基金提供服务的外部机构；</w:t>
      </w:r>
    </w:p>
    <w:p w14:paraId="0A21D36C"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16</w:t>
      </w:r>
      <w:r w:rsidRPr="00CF7289">
        <w:rPr>
          <w:rFonts w:asciiTheme="majorHAnsi" w:hAnsiTheme="majorHAnsi" w:cs="宋体"/>
          <w:bCs/>
          <w:sz w:val="24"/>
        </w:rPr>
        <w:t>）在符合有关法律、法规的前提下，制订和调整有关基金认购、申购、赎回、转换、非交易过户、转托管和收益分配等业务规则；</w:t>
      </w:r>
    </w:p>
    <w:p w14:paraId="4EB87A33"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17</w:t>
      </w:r>
      <w:r w:rsidRPr="00CF7289">
        <w:rPr>
          <w:rFonts w:asciiTheme="majorHAnsi" w:hAnsiTheme="majorHAnsi" w:cs="宋体"/>
          <w:bCs/>
          <w:sz w:val="24"/>
        </w:rPr>
        <w:t>）法律法规及中国证监会规定的和《基金合同》约定的其他权利。</w:t>
      </w:r>
    </w:p>
    <w:p w14:paraId="1634D790"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、根据《基金法》、《运作办法》及其他有关规定，基金管理人的义务包括但不限于：</w:t>
      </w:r>
    </w:p>
    <w:p w14:paraId="043E6B69" w14:textId="77777777" w:rsidR="00BD751F" w:rsidRPr="00CF7289" w:rsidRDefault="00BD751F">
      <w:pPr>
        <w:spacing w:line="440" w:lineRule="atLeast"/>
        <w:ind w:firstLineChars="200" w:firstLine="480"/>
        <w:rPr>
          <w:rFonts w:asciiTheme="majorHAnsi" w:hAnsiTheme="majorHAnsi" w:cs="宋体"/>
          <w:bCs/>
          <w:sz w:val="24"/>
        </w:rPr>
      </w:pPr>
      <w:bookmarkStart w:id="333" w:name="_Toc523711669"/>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）依法募集资金，办理或者委托经中国证监会认定的其他机构办理基金份额的发售、申购、赎回和登记事宜；</w:t>
      </w:r>
    </w:p>
    <w:p w14:paraId="69AB422E"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）办理基金备案手续；</w:t>
      </w:r>
    </w:p>
    <w:p w14:paraId="6A16D0E6"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）自《基金合同》生效之日起</w:t>
      </w:r>
      <w:r w:rsidRPr="00CF7289">
        <w:rPr>
          <w:rFonts w:asciiTheme="majorHAnsi" w:hAnsiTheme="majorHAnsi" w:cs="宋体"/>
          <w:bCs/>
          <w:sz w:val="24"/>
        </w:rPr>
        <w:t>,</w:t>
      </w:r>
      <w:r w:rsidRPr="00CF7289">
        <w:rPr>
          <w:rFonts w:asciiTheme="majorHAnsi" w:hAnsiTheme="majorHAnsi" w:cs="宋体"/>
          <w:bCs/>
          <w:sz w:val="24"/>
        </w:rPr>
        <w:t>以诚实信用、谨慎勤勉的原则管理和运用基金财产；</w:t>
      </w:r>
    </w:p>
    <w:p w14:paraId="085900DE"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）配备足够的具有专业资格的人员进行基金投资分析、决策，以专业化的经营方式管理和运作基金财产；</w:t>
      </w:r>
    </w:p>
    <w:p w14:paraId="5982FB0C"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）建立健全内部风险控制、监察与稽核、财务管理及人事管理等制度，保证所管理的基金财产和基金管理人的财产相互独立，对所管理的不同基金分别管理，分别记账，进行证券投资；</w:t>
      </w:r>
    </w:p>
    <w:p w14:paraId="10E5D04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）除依据《基金法》、《基金合同》及其他有关规定外</w:t>
      </w:r>
      <w:r w:rsidRPr="00CF7289">
        <w:rPr>
          <w:rFonts w:asciiTheme="majorHAnsi" w:hAnsiTheme="majorHAnsi" w:cs="宋体"/>
          <w:bCs/>
          <w:sz w:val="24"/>
        </w:rPr>
        <w:t>,</w:t>
      </w:r>
      <w:r w:rsidRPr="00CF7289">
        <w:rPr>
          <w:rFonts w:asciiTheme="majorHAnsi" w:hAnsiTheme="majorHAnsi" w:cs="宋体"/>
          <w:bCs/>
          <w:sz w:val="24"/>
        </w:rPr>
        <w:t>不得利用基金财产为自己及任何第三人谋取利益，不得委托第三人运作基金财产；</w:t>
      </w:r>
      <w:bookmarkStart w:id="334" w:name="_Hlt88897298"/>
      <w:bookmarkEnd w:id="334"/>
    </w:p>
    <w:p w14:paraId="5B731FB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）依法接受基金托管人的监督；</w:t>
      </w:r>
    </w:p>
    <w:p w14:paraId="6A954C21" w14:textId="3C94FDD3"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w:t>
      </w:r>
      <w:r w:rsidRPr="00CF7289">
        <w:rPr>
          <w:rFonts w:asciiTheme="majorHAnsi" w:hAnsiTheme="majorHAnsi" w:cs="宋体"/>
          <w:bCs/>
          <w:sz w:val="24"/>
        </w:rPr>
        <w:t>8</w:t>
      </w:r>
      <w:r w:rsidRPr="00CF7289">
        <w:rPr>
          <w:rFonts w:asciiTheme="majorHAnsi" w:hAnsiTheme="majorHAnsi" w:cs="宋体"/>
          <w:bCs/>
          <w:sz w:val="24"/>
        </w:rPr>
        <w:t>）采取适当合理的措施使计算基金份额认购、申购、赎回和注销价格的方法符合《基金合同》等法律文件的规定，按有关规定计算并公告</w:t>
      </w:r>
      <w:r w:rsidR="00B71173" w:rsidRPr="00B71173">
        <w:rPr>
          <w:rFonts w:asciiTheme="majorHAnsi" w:hAnsiTheme="majorHAnsi" w:cs="宋体" w:hint="eastAsia"/>
          <w:bCs/>
          <w:sz w:val="24"/>
        </w:rPr>
        <w:t>基金净值信息</w:t>
      </w:r>
      <w:r w:rsidRPr="00CF7289">
        <w:rPr>
          <w:rFonts w:asciiTheme="majorHAnsi" w:hAnsiTheme="majorHAnsi" w:cs="宋体"/>
          <w:bCs/>
          <w:sz w:val="24"/>
        </w:rPr>
        <w:t>，确定基金份额申购、赎回的价格；</w:t>
      </w:r>
    </w:p>
    <w:p w14:paraId="7C96903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9</w:t>
      </w:r>
      <w:r w:rsidRPr="00CF7289">
        <w:rPr>
          <w:rFonts w:asciiTheme="majorHAnsi" w:hAnsiTheme="majorHAnsi" w:cs="宋体"/>
          <w:bCs/>
          <w:sz w:val="24"/>
        </w:rPr>
        <w:t>）进行基金会计核算并编制基金财务会计报告；</w:t>
      </w:r>
    </w:p>
    <w:p w14:paraId="37275BFB" w14:textId="3ADA6C48"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10</w:t>
      </w:r>
      <w:r w:rsidRPr="00CF7289">
        <w:rPr>
          <w:rFonts w:asciiTheme="majorHAnsi" w:hAnsiTheme="majorHAnsi" w:cs="宋体"/>
          <w:bCs/>
          <w:sz w:val="24"/>
        </w:rPr>
        <w:t>）编制</w:t>
      </w:r>
      <w:r w:rsidR="00E54890">
        <w:rPr>
          <w:rFonts w:asciiTheme="majorHAnsi" w:hAnsiTheme="majorHAnsi" w:cs="宋体"/>
          <w:bCs/>
          <w:sz w:val="24"/>
        </w:rPr>
        <w:t>季度报告、中期报告和年度报告</w:t>
      </w:r>
      <w:r w:rsidRPr="00CF7289">
        <w:rPr>
          <w:rFonts w:asciiTheme="majorHAnsi" w:hAnsiTheme="majorHAnsi" w:cs="宋体"/>
          <w:bCs/>
          <w:sz w:val="24"/>
        </w:rPr>
        <w:t>；</w:t>
      </w:r>
    </w:p>
    <w:p w14:paraId="7C00897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11</w:t>
      </w:r>
      <w:r w:rsidRPr="00CF7289">
        <w:rPr>
          <w:rFonts w:asciiTheme="majorHAnsi" w:hAnsiTheme="majorHAnsi" w:cs="宋体"/>
          <w:bCs/>
          <w:sz w:val="24"/>
        </w:rPr>
        <w:t>）</w:t>
      </w:r>
      <w:r w:rsidRPr="00CF7289">
        <w:rPr>
          <w:rFonts w:asciiTheme="majorHAnsi" w:hAnsiTheme="majorHAnsi" w:cs="宋体"/>
          <w:bCs/>
          <w:sz w:val="24"/>
        </w:rPr>
        <w:tab/>
      </w:r>
      <w:r w:rsidRPr="00CF7289">
        <w:rPr>
          <w:rFonts w:asciiTheme="majorHAnsi" w:hAnsiTheme="majorHAnsi" w:cs="宋体"/>
          <w:bCs/>
          <w:sz w:val="24"/>
        </w:rPr>
        <w:t>严格按照《基金法》、《基金合同》及其他有关规定，履行信息披露及报告义务；</w:t>
      </w:r>
    </w:p>
    <w:p w14:paraId="3BA69FE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12</w:t>
      </w:r>
      <w:r w:rsidRPr="00CF7289">
        <w:rPr>
          <w:rFonts w:asciiTheme="majorHAnsi" w:hAnsiTheme="majorHAnsi" w:cs="宋体"/>
          <w:bCs/>
          <w:sz w:val="24"/>
        </w:rPr>
        <w:t>）保守基金商业秘密，不泄露基金投资计划、投资意向等。除《基金法》、《基金合同》及其他有关规定另有规定外，在基金信息公开披露前应予保密，不向他人泄露；</w:t>
      </w:r>
    </w:p>
    <w:p w14:paraId="02513C8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13</w:t>
      </w:r>
      <w:r w:rsidRPr="00CF7289">
        <w:rPr>
          <w:rFonts w:asciiTheme="majorHAnsi" w:hAnsiTheme="majorHAnsi" w:cs="宋体"/>
          <w:bCs/>
          <w:sz w:val="24"/>
        </w:rPr>
        <w:t>）按《基金合同》的约定确定基金收益分配方案，及时向基金份额持有人分配基金收益；</w:t>
      </w:r>
    </w:p>
    <w:p w14:paraId="018CF30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14</w:t>
      </w:r>
      <w:r w:rsidRPr="00CF7289">
        <w:rPr>
          <w:rFonts w:asciiTheme="majorHAnsi" w:hAnsiTheme="majorHAnsi" w:cs="宋体"/>
          <w:bCs/>
          <w:sz w:val="24"/>
        </w:rPr>
        <w:t>）按规定受理申购与赎回申请，及时、足额支付赎回款项；</w:t>
      </w:r>
    </w:p>
    <w:p w14:paraId="1754D69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15</w:t>
      </w:r>
      <w:r w:rsidRPr="00CF7289">
        <w:rPr>
          <w:rFonts w:asciiTheme="majorHAnsi" w:hAnsiTheme="majorHAnsi" w:cs="宋体"/>
          <w:bCs/>
          <w:sz w:val="24"/>
        </w:rPr>
        <w:t>）依据《基金法》、《基金合同》及其他有关规定召集基金份额持有人大会或配合基金托管人、基金份额持有人依法召集基金份额持有人大会；</w:t>
      </w:r>
    </w:p>
    <w:p w14:paraId="2CB88D4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16</w:t>
      </w:r>
      <w:r w:rsidRPr="00CF7289">
        <w:rPr>
          <w:rFonts w:asciiTheme="majorHAnsi" w:hAnsiTheme="majorHAnsi" w:cs="宋体"/>
          <w:bCs/>
          <w:sz w:val="24"/>
        </w:rPr>
        <w:t>）按规定保存基金财产管理业务活动的会计账册、报表、记录和其他相关资料</w:t>
      </w:r>
      <w:r w:rsidRPr="00CF7289">
        <w:rPr>
          <w:rFonts w:asciiTheme="majorHAnsi" w:hAnsiTheme="majorHAnsi" w:cs="宋体"/>
          <w:bCs/>
          <w:sz w:val="24"/>
        </w:rPr>
        <w:t>15</w:t>
      </w:r>
      <w:r w:rsidRPr="00CF7289">
        <w:rPr>
          <w:rFonts w:asciiTheme="majorHAnsi" w:hAnsiTheme="majorHAnsi" w:cs="宋体"/>
          <w:bCs/>
          <w:sz w:val="24"/>
        </w:rPr>
        <w:t>年以上；</w:t>
      </w:r>
    </w:p>
    <w:p w14:paraId="3F0FC4B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17</w:t>
      </w:r>
      <w:r w:rsidRPr="00CF7289">
        <w:rPr>
          <w:rFonts w:asciiTheme="majorHAnsi" w:hAnsiTheme="majorHAnsi" w:cs="宋体"/>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5AFBA00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18</w:t>
      </w:r>
      <w:r w:rsidRPr="00CF7289">
        <w:rPr>
          <w:rFonts w:asciiTheme="majorHAnsi" w:hAnsiTheme="majorHAnsi" w:cs="宋体"/>
          <w:bCs/>
          <w:sz w:val="24"/>
        </w:rPr>
        <w:t>）组织并参加基金财产清算小组，参与基金财产的保管、清理、估价、变现和分配；</w:t>
      </w:r>
    </w:p>
    <w:p w14:paraId="0237728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19</w:t>
      </w:r>
      <w:r w:rsidRPr="00CF7289">
        <w:rPr>
          <w:rFonts w:asciiTheme="majorHAnsi" w:hAnsiTheme="majorHAnsi" w:cs="宋体"/>
          <w:bCs/>
          <w:sz w:val="24"/>
        </w:rPr>
        <w:t>）面临解散、依法被撤销或者被依法宣告破产时，及时报告中国证监会并通知基金托管人；</w:t>
      </w:r>
    </w:p>
    <w:p w14:paraId="243094A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20</w:t>
      </w:r>
      <w:r w:rsidRPr="00CF7289">
        <w:rPr>
          <w:rFonts w:asciiTheme="majorHAnsi" w:hAnsiTheme="majorHAnsi" w:cs="宋体"/>
          <w:bCs/>
          <w:sz w:val="24"/>
        </w:rPr>
        <w:t>）因违反《基金合同》导致基金财产的损失或损害基金份额持有人合法权益时，应当承担赔偿责任，其赔偿责任不因其退任而免除；</w:t>
      </w:r>
    </w:p>
    <w:p w14:paraId="76C3CA0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21</w:t>
      </w:r>
      <w:r w:rsidRPr="00CF7289">
        <w:rPr>
          <w:rFonts w:asciiTheme="majorHAnsi" w:hAnsiTheme="majorHAnsi" w:cs="宋体"/>
          <w:bCs/>
          <w:sz w:val="24"/>
        </w:rPr>
        <w:t>）监督基金托管人按法律法规和《基金合同》规定履行自己的义务，基金托管人违反《基金合同》造成基金财产损失时，基金管理人应为基金份额持有人利益向基金托管人追偿；</w:t>
      </w:r>
    </w:p>
    <w:p w14:paraId="502B171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w:t>
      </w:r>
      <w:r w:rsidRPr="00CF7289">
        <w:rPr>
          <w:rFonts w:asciiTheme="majorHAnsi" w:hAnsiTheme="majorHAnsi" w:cs="宋体"/>
          <w:bCs/>
          <w:sz w:val="24"/>
        </w:rPr>
        <w:t>22</w:t>
      </w:r>
      <w:r w:rsidRPr="00CF7289">
        <w:rPr>
          <w:rFonts w:asciiTheme="majorHAnsi" w:hAnsiTheme="majorHAnsi" w:cs="宋体"/>
          <w:bCs/>
          <w:sz w:val="24"/>
        </w:rPr>
        <w:t>）当基金管理人将其义务委托第三方处理时，应当对第三方处理有关基金事务的行为承担责任；</w:t>
      </w:r>
    </w:p>
    <w:p w14:paraId="2022649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23</w:t>
      </w:r>
      <w:r w:rsidRPr="00CF7289">
        <w:rPr>
          <w:rFonts w:asciiTheme="majorHAnsi" w:hAnsiTheme="majorHAnsi" w:cs="宋体"/>
          <w:bCs/>
          <w:sz w:val="24"/>
        </w:rPr>
        <w:t>）以基金管理人名义，代表基金份额持有人利益行使诉讼权利或实施其他法律行为；</w:t>
      </w:r>
    </w:p>
    <w:p w14:paraId="627AB3E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24</w:t>
      </w:r>
      <w:r w:rsidRPr="00CF7289">
        <w:rPr>
          <w:rFonts w:asciiTheme="majorHAnsi" w:hAnsiTheme="majorHAnsi" w:cs="宋体"/>
          <w:bCs/>
          <w:sz w:val="24"/>
        </w:rPr>
        <w:t>）基金在募集期间未能达到基金</w:t>
      </w:r>
      <w:bookmarkStart w:id="335" w:name="_Hlt88823209"/>
      <w:bookmarkEnd w:id="335"/>
      <w:r w:rsidRPr="00CF7289">
        <w:rPr>
          <w:rFonts w:asciiTheme="majorHAnsi" w:hAnsiTheme="majorHAnsi" w:cs="宋体"/>
          <w:bCs/>
          <w:sz w:val="24"/>
        </w:rPr>
        <w:t>的备案条件，《基金合同》不能生效，基金管理人承担全部募集费用，将已募集资金并加计银行同期活期存款利息在基金募集期结束后</w:t>
      </w:r>
      <w:r w:rsidRPr="00CF7289">
        <w:rPr>
          <w:rFonts w:asciiTheme="majorHAnsi" w:hAnsiTheme="majorHAnsi" w:cs="宋体"/>
          <w:bCs/>
          <w:sz w:val="24"/>
        </w:rPr>
        <w:t>30</w:t>
      </w:r>
      <w:r w:rsidRPr="00CF7289">
        <w:rPr>
          <w:rFonts w:asciiTheme="majorHAnsi" w:hAnsiTheme="majorHAnsi" w:cs="宋体"/>
          <w:bCs/>
          <w:sz w:val="24"/>
        </w:rPr>
        <w:t>日内退还基金认购人；</w:t>
      </w:r>
    </w:p>
    <w:p w14:paraId="185468B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25</w:t>
      </w:r>
      <w:r w:rsidRPr="00CF7289">
        <w:rPr>
          <w:rFonts w:asciiTheme="majorHAnsi" w:hAnsiTheme="majorHAnsi" w:cs="宋体"/>
          <w:bCs/>
          <w:sz w:val="24"/>
        </w:rPr>
        <w:t>）执行生效的基金份额持有人大会的决议；</w:t>
      </w:r>
    </w:p>
    <w:p w14:paraId="7942902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26</w:t>
      </w:r>
      <w:r w:rsidRPr="00CF7289">
        <w:rPr>
          <w:rFonts w:asciiTheme="majorHAnsi" w:hAnsiTheme="majorHAnsi" w:cs="宋体"/>
          <w:bCs/>
          <w:sz w:val="24"/>
        </w:rPr>
        <w:t>）建立并保存基金份额持有人名册；</w:t>
      </w:r>
    </w:p>
    <w:p w14:paraId="09A1B15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27</w:t>
      </w:r>
      <w:r w:rsidRPr="00CF7289">
        <w:rPr>
          <w:rFonts w:asciiTheme="majorHAnsi" w:hAnsiTheme="majorHAnsi" w:cs="宋体"/>
          <w:bCs/>
          <w:sz w:val="24"/>
        </w:rPr>
        <w:t>）法律法规及中国证监会规定的和《基金合同》约定的其他义务。</w:t>
      </w:r>
    </w:p>
    <w:p w14:paraId="1B1D29DA" w14:textId="77777777" w:rsidR="00321524" w:rsidRPr="00CF7289" w:rsidRDefault="00321524">
      <w:pPr>
        <w:spacing w:line="360" w:lineRule="auto"/>
        <w:ind w:firstLineChars="200" w:firstLine="480"/>
        <w:rPr>
          <w:rFonts w:asciiTheme="majorHAnsi" w:hAnsiTheme="majorHAnsi" w:cs="宋体"/>
          <w:bCs/>
          <w:sz w:val="24"/>
        </w:rPr>
      </w:pPr>
    </w:p>
    <w:p w14:paraId="48DB6277" w14:textId="77777777" w:rsidR="00BD751F" w:rsidRPr="00CF7289" w:rsidRDefault="00BD751F" w:rsidP="00993134">
      <w:pPr>
        <w:spacing w:line="360" w:lineRule="auto"/>
        <w:ind w:firstLineChars="200" w:firstLine="480"/>
        <w:rPr>
          <w:rFonts w:asciiTheme="majorHAnsi" w:hAnsiTheme="majorHAnsi" w:cs="宋体"/>
          <w:bCs/>
          <w:sz w:val="24"/>
        </w:rPr>
      </w:pPr>
      <w:bookmarkStart w:id="336" w:name="_Toc57530240"/>
      <w:bookmarkStart w:id="337" w:name="_Toc15118238"/>
      <w:bookmarkStart w:id="338" w:name="_Toc79392581"/>
      <w:r w:rsidRPr="00CF7289">
        <w:rPr>
          <w:rFonts w:asciiTheme="majorHAnsi" w:hAnsiTheme="majorHAnsi" w:cs="宋体"/>
          <w:bCs/>
          <w:sz w:val="24"/>
        </w:rPr>
        <w:t>二、基金托管人</w:t>
      </w:r>
      <w:bookmarkEnd w:id="333"/>
      <w:bookmarkEnd w:id="336"/>
      <w:bookmarkEnd w:id="337"/>
      <w:bookmarkEnd w:id="338"/>
    </w:p>
    <w:p w14:paraId="235D5A01" w14:textId="77777777" w:rsidR="00BD751F" w:rsidRPr="00CF7289" w:rsidRDefault="00BD751F" w:rsidP="00215F09">
      <w:pPr>
        <w:spacing w:line="360" w:lineRule="auto"/>
        <w:ind w:firstLineChars="200" w:firstLine="480"/>
        <w:rPr>
          <w:rFonts w:asciiTheme="majorHAnsi" w:hAnsiTheme="majorHAnsi" w:cs="宋体"/>
          <w:bCs/>
          <w:sz w:val="24"/>
        </w:rPr>
      </w:pPr>
      <w:bookmarkStart w:id="339" w:name="_Toc15118239"/>
      <w:r w:rsidRPr="00CF7289">
        <w:rPr>
          <w:rFonts w:asciiTheme="majorHAnsi" w:hAnsiTheme="majorHAnsi" w:cs="宋体"/>
          <w:bCs/>
          <w:sz w:val="24"/>
        </w:rPr>
        <w:t>（一）基金托管人简况</w:t>
      </w:r>
      <w:bookmarkEnd w:id="339"/>
    </w:p>
    <w:p w14:paraId="4F52ABF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名称：招商银行股份有限公司（简称：招商银行）</w:t>
      </w:r>
    </w:p>
    <w:p w14:paraId="319CB14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住所：深圳市深南大道</w:t>
      </w:r>
      <w:r w:rsidRPr="00CF7289">
        <w:rPr>
          <w:rFonts w:asciiTheme="majorHAnsi" w:hAnsiTheme="majorHAnsi" w:cs="宋体"/>
          <w:bCs/>
          <w:sz w:val="24"/>
        </w:rPr>
        <w:t>7088</w:t>
      </w:r>
      <w:r w:rsidRPr="00CF7289">
        <w:rPr>
          <w:rFonts w:asciiTheme="majorHAnsi" w:hAnsiTheme="majorHAnsi" w:cs="宋体"/>
          <w:bCs/>
          <w:sz w:val="24"/>
        </w:rPr>
        <w:t>号招商银行大厦</w:t>
      </w:r>
    </w:p>
    <w:p w14:paraId="634A86C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办公地址：深圳市深南大道</w:t>
      </w:r>
      <w:r w:rsidRPr="00CF7289">
        <w:rPr>
          <w:rFonts w:asciiTheme="majorHAnsi" w:hAnsiTheme="majorHAnsi" w:cs="宋体"/>
          <w:bCs/>
          <w:sz w:val="24"/>
        </w:rPr>
        <w:t>7088</w:t>
      </w:r>
      <w:r w:rsidRPr="00CF7289">
        <w:rPr>
          <w:rFonts w:asciiTheme="majorHAnsi" w:hAnsiTheme="majorHAnsi" w:cs="宋体"/>
          <w:bCs/>
          <w:sz w:val="24"/>
        </w:rPr>
        <w:t>号招商银行大厦</w:t>
      </w:r>
    </w:p>
    <w:p w14:paraId="3D2155C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邮政编码：</w:t>
      </w:r>
      <w:r w:rsidRPr="00CF7289">
        <w:rPr>
          <w:rFonts w:asciiTheme="majorHAnsi" w:hAnsiTheme="majorHAnsi" w:cs="宋体"/>
          <w:bCs/>
          <w:sz w:val="24"/>
        </w:rPr>
        <w:t>518040</w:t>
      </w:r>
    </w:p>
    <w:p w14:paraId="42E4E38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法定代表人：李建红</w:t>
      </w:r>
    </w:p>
    <w:p w14:paraId="61F96DE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成立时间：</w:t>
      </w:r>
      <w:r w:rsidRPr="00CF7289">
        <w:rPr>
          <w:rFonts w:asciiTheme="majorHAnsi" w:hAnsiTheme="majorHAnsi" w:cs="宋体"/>
          <w:bCs/>
          <w:sz w:val="24"/>
        </w:rPr>
        <w:t>1987</w:t>
      </w:r>
      <w:r w:rsidRPr="00CF7289">
        <w:rPr>
          <w:rFonts w:asciiTheme="majorHAnsi" w:hAnsiTheme="majorHAnsi" w:cs="宋体"/>
          <w:bCs/>
          <w:sz w:val="24"/>
        </w:rPr>
        <w:t>年</w:t>
      </w:r>
      <w:r w:rsidRPr="00CF7289">
        <w:rPr>
          <w:rFonts w:asciiTheme="majorHAnsi" w:hAnsiTheme="majorHAnsi" w:cs="宋体"/>
          <w:bCs/>
          <w:sz w:val="24"/>
        </w:rPr>
        <w:t>4</w:t>
      </w:r>
      <w:r w:rsidRPr="00CF7289">
        <w:rPr>
          <w:rFonts w:asciiTheme="majorHAnsi" w:hAnsiTheme="majorHAnsi" w:cs="宋体"/>
          <w:bCs/>
          <w:sz w:val="24"/>
        </w:rPr>
        <w:t>月</w:t>
      </w:r>
      <w:r w:rsidRPr="00CF7289">
        <w:rPr>
          <w:rFonts w:asciiTheme="majorHAnsi" w:hAnsiTheme="majorHAnsi" w:cs="宋体"/>
          <w:bCs/>
          <w:sz w:val="24"/>
        </w:rPr>
        <w:t>8</w:t>
      </w:r>
      <w:r w:rsidRPr="00CF7289">
        <w:rPr>
          <w:rFonts w:asciiTheme="majorHAnsi" w:hAnsiTheme="majorHAnsi" w:cs="宋体"/>
          <w:bCs/>
          <w:sz w:val="24"/>
        </w:rPr>
        <w:t>日</w:t>
      </w:r>
    </w:p>
    <w:p w14:paraId="38FA6281" w14:textId="77777777" w:rsidR="0038307F" w:rsidRPr="00CF7289" w:rsidRDefault="0038307F" w:rsidP="0038307F">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批准设立机关和批准设立文号：中国人民银行银复字（</w:t>
      </w:r>
      <w:r w:rsidRPr="00CF7289">
        <w:rPr>
          <w:rFonts w:asciiTheme="majorHAnsi" w:hAnsiTheme="majorHAnsi" w:cs="宋体" w:hint="eastAsia"/>
          <w:bCs/>
          <w:sz w:val="24"/>
        </w:rPr>
        <w:t>1986</w:t>
      </w:r>
      <w:r w:rsidRPr="00CF7289">
        <w:rPr>
          <w:rFonts w:asciiTheme="majorHAnsi" w:hAnsiTheme="majorHAnsi" w:cs="宋体" w:hint="eastAsia"/>
          <w:bCs/>
          <w:sz w:val="24"/>
        </w:rPr>
        <w:t>）</w:t>
      </w:r>
      <w:r w:rsidRPr="00CF7289">
        <w:rPr>
          <w:rFonts w:asciiTheme="majorHAnsi" w:hAnsiTheme="majorHAnsi" w:cs="宋体" w:hint="eastAsia"/>
          <w:bCs/>
          <w:sz w:val="24"/>
        </w:rPr>
        <w:t>175</w:t>
      </w:r>
      <w:r w:rsidRPr="00CF7289">
        <w:rPr>
          <w:rFonts w:asciiTheme="majorHAnsi" w:hAnsiTheme="majorHAnsi" w:cs="宋体" w:hint="eastAsia"/>
          <w:bCs/>
          <w:sz w:val="24"/>
        </w:rPr>
        <w:t>号文、银复（</w:t>
      </w:r>
      <w:r w:rsidRPr="00CF7289">
        <w:rPr>
          <w:rFonts w:asciiTheme="majorHAnsi" w:hAnsiTheme="majorHAnsi" w:cs="宋体" w:hint="eastAsia"/>
          <w:bCs/>
          <w:sz w:val="24"/>
        </w:rPr>
        <w:t>1987</w:t>
      </w:r>
      <w:r w:rsidRPr="00CF7289">
        <w:rPr>
          <w:rFonts w:asciiTheme="majorHAnsi" w:hAnsiTheme="majorHAnsi" w:cs="宋体" w:hint="eastAsia"/>
          <w:bCs/>
          <w:sz w:val="24"/>
        </w:rPr>
        <w:t>）</w:t>
      </w:r>
      <w:r w:rsidRPr="00CF7289">
        <w:rPr>
          <w:rFonts w:asciiTheme="majorHAnsi" w:hAnsiTheme="majorHAnsi" w:cs="宋体" w:hint="eastAsia"/>
          <w:bCs/>
          <w:sz w:val="24"/>
        </w:rPr>
        <w:t>86</w:t>
      </w:r>
      <w:r w:rsidRPr="00CF7289">
        <w:rPr>
          <w:rFonts w:asciiTheme="majorHAnsi" w:hAnsiTheme="majorHAnsi" w:cs="宋体" w:hint="eastAsia"/>
          <w:bCs/>
          <w:sz w:val="24"/>
        </w:rPr>
        <w:t>号文</w:t>
      </w:r>
    </w:p>
    <w:p w14:paraId="78A1C70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基金托管业务批准文号：中国证监会证监基</w:t>
      </w:r>
      <w:r w:rsidR="00F809C8" w:rsidRPr="00CF7289">
        <w:rPr>
          <w:rFonts w:asciiTheme="majorHAnsi" w:hAnsiTheme="majorHAnsi" w:cs="宋体"/>
          <w:bCs/>
          <w:sz w:val="24"/>
        </w:rPr>
        <w:t>金</w:t>
      </w:r>
      <w:r w:rsidRPr="00CF7289">
        <w:rPr>
          <w:rFonts w:asciiTheme="majorHAnsi" w:hAnsiTheme="majorHAnsi" w:cs="宋体"/>
          <w:bCs/>
          <w:sz w:val="24"/>
        </w:rPr>
        <w:t>字</w:t>
      </w:r>
      <w:r w:rsidRPr="00CF7289">
        <w:rPr>
          <w:rFonts w:asciiTheme="majorHAnsi" w:hAnsiTheme="majorHAnsi" w:cs="宋体"/>
          <w:bCs/>
          <w:sz w:val="24"/>
        </w:rPr>
        <w:t>[2002]83</w:t>
      </w:r>
      <w:r w:rsidRPr="00CF7289">
        <w:rPr>
          <w:rFonts w:asciiTheme="majorHAnsi" w:hAnsiTheme="majorHAnsi" w:cs="宋体"/>
          <w:bCs/>
          <w:sz w:val="24"/>
        </w:rPr>
        <w:t>号</w:t>
      </w:r>
    </w:p>
    <w:p w14:paraId="715E35E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组织形式：股份有限公司</w:t>
      </w:r>
    </w:p>
    <w:p w14:paraId="4646EC9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注册资本：人民币</w:t>
      </w:r>
      <w:r w:rsidRPr="00CF7289">
        <w:rPr>
          <w:rFonts w:asciiTheme="majorHAnsi" w:hAnsiTheme="majorHAnsi" w:cs="宋体"/>
          <w:bCs/>
          <w:sz w:val="24"/>
        </w:rPr>
        <w:t>252.</w:t>
      </w:r>
      <w:r w:rsidR="008C242C" w:rsidRPr="00CF7289">
        <w:rPr>
          <w:rFonts w:asciiTheme="majorHAnsi" w:hAnsiTheme="majorHAnsi" w:cs="宋体"/>
          <w:bCs/>
          <w:sz w:val="24"/>
        </w:rPr>
        <w:t>20</w:t>
      </w:r>
      <w:r w:rsidRPr="00CF7289">
        <w:rPr>
          <w:rFonts w:asciiTheme="majorHAnsi" w:hAnsiTheme="majorHAnsi" w:cs="宋体"/>
          <w:bCs/>
          <w:sz w:val="24"/>
        </w:rPr>
        <w:t>亿元</w:t>
      </w:r>
    </w:p>
    <w:p w14:paraId="29EFE2B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存续期间：持续经营</w:t>
      </w:r>
    </w:p>
    <w:p w14:paraId="72D9F367" w14:textId="77777777" w:rsidR="0038307F" w:rsidRPr="00CF7289" w:rsidRDefault="0038307F" w:rsidP="0038307F">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基金托管业务批准文号：中国证监会证监基金字</w:t>
      </w:r>
      <w:r w:rsidRPr="00CF7289">
        <w:rPr>
          <w:rFonts w:asciiTheme="majorHAnsi" w:hAnsiTheme="majorHAnsi" w:cs="宋体" w:hint="eastAsia"/>
          <w:bCs/>
          <w:sz w:val="24"/>
        </w:rPr>
        <w:t>[2002]83</w:t>
      </w:r>
      <w:r w:rsidRPr="00CF7289">
        <w:rPr>
          <w:rFonts w:asciiTheme="majorHAnsi" w:hAnsiTheme="majorHAnsi" w:cs="宋体" w:hint="eastAsia"/>
          <w:bCs/>
          <w:sz w:val="24"/>
        </w:rPr>
        <w:t>号</w:t>
      </w:r>
    </w:p>
    <w:p w14:paraId="2E5B9D98" w14:textId="77777777" w:rsidR="00BD751F" w:rsidRPr="00CF7289" w:rsidRDefault="00BD751F" w:rsidP="00993134">
      <w:pPr>
        <w:spacing w:line="360" w:lineRule="auto"/>
        <w:ind w:firstLineChars="200" w:firstLine="480"/>
        <w:rPr>
          <w:rFonts w:asciiTheme="majorHAnsi" w:hAnsiTheme="majorHAnsi" w:cs="宋体"/>
          <w:bCs/>
          <w:sz w:val="24"/>
        </w:rPr>
      </w:pPr>
      <w:bookmarkStart w:id="340" w:name="_Toc15118240"/>
      <w:r w:rsidRPr="00CF7289">
        <w:rPr>
          <w:rFonts w:asciiTheme="majorHAnsi" w:hAnsiTheme="majorHAnsi" w:cs="宋体"/>
          <w:bCs/>
          <w:sz w:val="24"/>
        </w:rPr>
        <w:t>（二）基金托管人的权利与义务</w:t>
      </w:r>
      <w:bookmarkEnd w:id="340"/>
    </w:p>
    <w:p w14:paraId="0BB9AEB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、根据《基金法》、《运作办法》及其他有关规定，基金托管人的权利包括但不限于：</w:t>
      </w:r>
    </w:p>
    <w:p w14:paraId="6D700B1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w:t>
      </w:r>
      <w:r w:rsidRPr="00CF7289">
        <w:rPr>
          <w:rFonts w:asciiTheme="majorHAnsi" w:hAnsiTheme="majorHAnsi" w:cs="宋体"/>
          <w:bCs/>
          <w:sz w:val="24"/>
        </w:rPr>
        <w:t>1</w:t>
      </w:r>
      <w:r w:rsidRPr="00CF7289">
        <w:rPr>
          <w:rFonts w:asciiTheme="majorHAnsi" w:hAnsiTheme="majorHAnsi" w:cs="宋体"/>
          <w:bCs/>
          <w:sz w:val="24"/>
        </w:rPr>
        <w:t>）自《基金合同》生效之日起，依法律法规和《基金合同》的规定安全保管基金财产；</w:t>
      </w:r>
    </w:p>
    <w:p w14:paraId="7E66CAD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）依《基金合同》约定获得基金托管费以及法律法规规定或监管部门批准的其他费用；</w:t>
      </w:r>
    </w:p>
    <w:p w14:paraId="4881B28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32AB36C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）根据相关市场规则，为基金开设</w:t>
      </w:r>
      <w:r w:rsidR="00946936" w:rsidRPr="00CF7289">
        <w:rPr>
          <w:rFonts w:asciiTheme="majorHAnsi" w:hAnsiTheme="majorHAnsi" w:cs="宋体" w:hint="eastAsia"/>
          <w:bCs/>
          <w:sz w:val="24"/>
        </w:rPr>
        <w:t>资金账户、</w:t>
      </w:r>
      <w:r w:rsidRPr="00CF7289">
        <w:rPr>
          <w:rFonts w:asciiTheme="majorHAnsi" w:hAnsiTheme="majorHAnsi" w:cs="宋体"/>
          <w:bCs/>
          <w:sz w:val="24"/>
        </w:rPr>
        <w:t>证券账户</w:t>
      </w:r>
      <w:r w:rsidR="00946936" w:rsidRPr="00CF7289">
        <w:rPr>
          <w:rFonts w:asciiTheme="majorHAnsi" w:hAnsiTheme="majorHAnsi" w:cs="宋体" w:hint="eastAsia"/>
          <w:bCs/>
          <w:sz w:val="24"/>
        </w:rPr>
        <w:t>等投资所需账户</w:t>
      </w:r>
      <w:r w:rsidRPr="00CF7289">
        <w:rPr>
          <w:rFonts w:asciiTheme="majorHAnsi" w:hAnsiTheme="majorHAnsi" w:cs="宋体"/>
          <w:bCs/>
          <w:sz w:val="24"/>
        </w:rPr>
        <w:t>、为基金办理证券</w:t>
      </w:r>
      <w:r w:rsidR="00946936" w:rsidRPr="00CF7289">
        <w:rPr>
          <w:rFonts w:asciiTheme="majorHAnsi" w:hAnsiTheme="majorHAnsi" w:cs="宋体" w:hint="eastAsia"/>
          <w:bCs/>
          <w:sz w:val="24"/>
        </w:rPr>
        <w:t>、期货</w:t>
      </w:r>
      <w:r w:rsidRPr="00CF7289">
        <w:rPr>
          <w:rFonts w:asciiTheme="majorHAnsi" w:hAnsiTheme="majorHAnsi" w:cs="宋体"/>
          <w:bCs/>
          <w:sz w:val="24"/>
        </w:rPr>
        <w:t>交易资金清算</w:t>
      </w:r>
      <w:r w:rsidR="006046EB" w:rsidRPr="00CF7289">
        <w:rPr>
          <w:rFonts w:asciiTheme="majorHAnsi" w:hAnsiTheme="majorHAnsi" w:cs="宋体" w:hint="eastAsia"/>
          <w:bCs/>
          <w:sz w:val="24"/>
        </w:rPr>
        <w:t>；</w:t>
      </w:r>
    </w:p>
    <w:p w14:paraId="6D60E6D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）提议召开或召集基金份额持有人大会；</w:t>
      </w:r>
    </w:p>
    <w:p w14:paraId="3985176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）在基金管理人更换时，提名新的基金管理人；</w:t>
      </w:r>
    </w:p>
    <w:p w14:paraId="41DECA8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）法律法规及中国证监会规定的和《基金合同》约定的其他权利。</w:t>
      </w:r>
    </w:p>
    <w:p w14:paraId="1B0C017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、根据《基金法》、《运作办法》及其他有关规定，基金托管人的义务包括但不限于：</w:t>
      </w:r>
    </w:p>
    <w:p w14:paraId="36A1386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）以诚实信用、勤勉尽责的原则持有并安全保管基金财产；</w:t>
      </w:r>
    </w:p>
    <w:p w14:paraId="61FE93A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）设立专门的基金托管部门，具有符合要求的营业场所，配备足够的、合格的熟悉基金托管业务的专职人员，负责基金财产托管事宜；</w:t>
      </w:r>
    </w:p>
    <w:p w14:paraId="7E73304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240FFFF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）除依据《基金法》、《基金合同》及其他有关规定外，不得利用基金财产为自己及任何第三人谋取利益，不得委托第三人托管基金财产；</w:t>
      </w:r>
    </w:p>
    <w:p w14:paraId="14DC71D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）保管由基金管理人代表基金签订的与基金有关的重大合同及有关凭证；</w:t>
      </w:r>
    </w:p>
    <w:p w14:paraId="6808124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）按规定开设基金财产的资金账户和证券账户</w:t>
      </w:r>
      <w:r w:rsidR="002B79E2" w:rsidRPr="00CF7289">
        <w:rPr>
          <w:rFonts w:asciiTheme="majorHAnsi" w:hAnsiTheme="majorHAnsi" w:cs="宋体" w:hint="eastAsia"/>
          <w:bCs/>
          <w:sz w:val="24"/>
        </w:rPr>
        <w:t>等投资所需账户</w:t>
      </w:r>
      <w:r w:rsidRPr="00CF7289">
        <w:rPr>
          <w:rFonts w:asciiTheme="majorHAnsi" w:hAnsiTheme="majorHAnsi" w:cs="宋体"/>
          <w:bCs/>
          <w:sz w:val="24"/>
        </w:rPr>
        <w:t>，按照《基金合同》的约定，根据基金管理人的投资指令，及时办理清算、交割事宜；</w:t>
      </w:r>
    </w:p>
    <w:p w14:paraId="18B2317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）保守基金商业秘密，除《基金法》、《基金合同》及其他有关规定另有规定外，在基金信息公开披露前予以保密，不得向他人泄露；</w:t>
      </w:r>
    </w:p>
    <w:p w14:paraId="071F9B5D" w14:textId="78FBC266"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8</w:t>
      </w:r>
      <w:r w:rsidRPr="00CF7289">
        <w:rPr>
          <w:rFonts w:asciiTheme="majorHAnsi" w:hAnsiTheme="majorHAnsi" w:cs="宋体"/>
          <w:bCs/>
          <w:sz w:val="24"/>
        </w:rPr>
        <w:t>）复核、审查基金管理人计算的基金资产净值、</w:t>
      </w:r>
      <w:r w:rsidR="009D5C0C" w:rsidRPr="009D5C0C">
        <w:rPr>
          <w:rFonts w:asciiTheme="majorHAnsi" w:hAnsiTheme="majorHAnsi" w:cs="宋体" w:hint="eastAsia"/>
          <w:bCs/>
          <w:sz w:val="24"/>
        </w:rPr>
        <w:t>各类基金份额净值、</w:t>
      </w:r>
      <w:r w:rsidRPr="00CF7289">
        <w:rPr>
          <w:rFonts w:asciiTheme="majorHAnsi" w:hAnsiTheme="majorHAnsi" w:cs="宋体"/>
          <w:bCs/>
          <w:sz w:val="24"/>
        </w:rPr>
        <w:t>基</w:t>
      </w:r>
      <w:r w:rsidRPr="00CF7289">
        <w:rPr>
          <w:rFonts w:asciiTheme="majorHAnsi" w:hAnsiTheme="majorHAnsi" w:cs="宋体"/>
          <w:bCs/>
          <w:sz w:val="24"/>
        </w:rPr>
        <w:lastRenderedPageBreak/>
        <w:t>金份额申购、赎回价格；</w:t>
      </w:r>
    </w:p>
    <w:p w14:paraId="6297F40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9</w:t>
      </w:r>
      <w:r w:rsidRPr="00CF7289">
        <w:rPr>
          <w:rFonts w:asciiTheme="majorHAnsi" w:hAnsiTheme="majorHAnsi" w:cs="宋体"/>
          <w:bCs/>
          <w:sz w:val="24"/>
        </w:rPr>
        <w:t>）办理与基金托管业务活动有关的信息披露事项；</w:t>
      </w:r>
    </w:p>
    <w:p w14:paraId="7A7AC2E8" w14:textId="6878DDD2"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10</w:t>
      </w:r>
      <w:r w:rsidRPr="00CF7289">
        <w:rPr>
          <w:rFonts w:asciiTheme="majorHAnsi" w:hAnsiTheme="majorHAnsi" w:cs="宋体"/>
          <w:bCs/>
          <w:sz w:val="24"/>
        </w:rPr>
        <w:t>）对基金财务会计报告、</w:t>
      </w:r>
      <w:r w:rsidR="00E54890">
        <w:rPr>
          <w:rFonts w:asciiTheme="majorHAnsi" w:hAnsiTheme="majorHAnsi" w:cs="宋体"/>
          <w:bCs/>
          <w:sz w:val="24"/>
        </w:rPr>
        <w:t>季度报告、中期报告和年度报告</w:t>
      </w:r>
      <w:r w:rsidRPr="00CF7289">
        <w:rPr>
          <w:rFonts w:asciiTheme="majorHAnsi" w:hAnsiTheme="majorHAnsi" w:cs="宋体"/>
          <w:bCs/>
          <w:sz w:val="24"/>
        </w:rPr>
        <w:t>出具意见，说明基金管理人在各重要方面的运作是否严格按照《基金合同》的规定进行；如果基金管理人有未执行《基金合同》规定的行为，还应当说明基金托管人是否采取了适当的措施；</w:t>
      </w:r>
    </w:p>
    <w:p w14:paraId="529427DB" w14:textId="7D5E7A68"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11</w:t>
      </w:r>
      <w:r w:rsidRPr="00CF7289">
        <w:rPr>
          <w:rFonts w:asciiTheme="majorHAnsi" w:hAnsiTheme="majorHAnsi" w:cs="宋体"/>
          <w:bCs/>
          <w:sz w:val="24"/>
        </w:rPr>
        <w:t>）</w:t>
      </w:r>
      <w:commentRangeStart w:id="341"/>
      <w:r w:rsidRPr="00CF7289">
        <w:rPr>
          <w:rFonts w:asciiTheme="majorHAnsi" w:hAnsiTheme="majorHAnsi" w:cs="宋体"/>
          <w:bCs/>
          <w:sz w:val="24"/>
        </w:rPr>
        <w:t>保存基金托管业务活动的记录、账册、报表和其他相关资料</w:t>
      </w:r>
      <w:del w:id="342" w:author="Llinks [2]" w:date="2020-08-17T11:56:00Z">
        <w:r w:rsidRPr="00CF7289" w:rsidDel="006E051C">
          <w:rPr>
            <w:rFonts w:asciiTheme="majorHAnsi" w:hAnsiTheme="majorHAnsi" w:cs="宋体"/>
            <w:bCs/>
            <w:sz w:val="24"/>
          </w:rPr>
          <w:delText>15</w:delText>
        </w:r>
        <w:r w:rsidRPr="00CF7289" w:rsidDel="006E051C">
          <w:rPr>
            <w:rFonts w:asciiTheme="majorHAnsi" w:hAnsiTheme="majorHAnsi" w:cs="宋体"/>
            <w:bCs/>
            <w:sz w:val="24"/>
          </w:rPr>
          <w:delText>年以上</w:delText>
        </w:r>
      </w:del>
      <w:ins w:id="343" w:author="Llinks [2]" w:date="2020-08-17T11:56:00Z">
        <w:r w:rsidR="006E051C" w:rsidRPr="006E051C">
          <w:rPr>
            <w:rFonts w:asciiTheme="majorHAnsi" w:hAnsiTheme="majorHAnsi" w:cs="宋体" w:hint="eastAsia"/>
            <w:bCs/>
            <w:sz w:val="24"/>
          </w:rPr>
          <w:t>不低于法律法规规定的最低期限</w:t>
        </w:r>
      </w:ins>
      <w:r w:rsidRPr="00CF7289">
        <w:rPr>
          <w:rFonts w:asciiTheme="majorHAnsi" w:hAnsiTheme="majorHAnsi" w:cs="宋体"/>
          <w:bCs/>
          <w:sz w:val="24"/>
        </w:rPr>
        <w:t>；</w:t>
      </w:r>
      <w:commentRangeEnd w:id="341"/>
      <w:r w:rsidR="006E051C">
        <w:rPr>
          <w:rStyle w:val="a6"/>
        </w:rPr>
        <w:commentReference w:id="341"/>
      </w:r>
    </w:p>
    <w:p w14:paraId="18C9D3D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12</w:t>
      </w:r>
      <w:r w:rsidRPr="00CF7289">
        <w:rPr>
          <w:rFonts w:asciiTheme="majorHAnsi" w:hAnsiTheme="majorHAnsi" w:cs="宋体"/>
          <w:bCs/>
          <w:sz w:val="24"/>
        </w:rPr>
        <w:t>）建立并保存基金份额持有人名册；</w:t>
      </w:r>
    </w:p>
    <w:p w14:paraId="11D11D2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13</w:t>
      </w:r>
      <w:r w:rsidRPr="00CF7289">
        <w:rPr>
          <w:rFonts w:asciiTheme="majorHAnsi" w:hAnsiTheme="majorHAnsi" w:cs="宋体"/>
          <w:bCs/>
          <w:sz w:val="24"/>
        </w:rPr>
        <w:t>）按规定制作相关账册并与基金管理人核对；</w:t>
      </w:r>
    </w:p>
    <w:p w14:paraId="1E5720A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14</w:t>
      </w:r>
      <w:r w:rsidRPr="00CF7289">
        <w:rPr>
          <w:rFonts w:asciiTheme="majorHAnsi" w:hAnsiTheme="majorHAnsi" w:cs="宋体"/>
          <w:bCs/>
          <w:sz w:val="24"/>
        </w:rPr>
        <w:t>）依据基金管理人的指令或有关规定向基金份额持有人支付基金收益和赎回款项；</w:t>
      </w:r>
    </w:p>
    <w:p w14:paraId="0F8D74B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15</w:t>
      </w:r>
      <w:r w:rsidRPr="00CF7289">
        <w:rPr>
          <w:rFonts w:asciiTheme="majorHAnsi" w:hAnsiTheme="majorHAnsi" w:cs="宋体"/>
          <w:bCs/>
          <w:sz w:val="24"/>
        </w:rPr>
        <w:t>）依据《基金法》、《基金合同》及其他有关规定，召集基金份额持有人大会或配合基金管理人、基金份额持有人依法召集基金份额持有人大会；</w:t>
      </w:r>
    </w:p>
    <w:p w14:paraId="40C2C76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16</w:t>
      </w:r>
      <w:r w:rsidRPr="00CF7289">
        <w:rPr>
          <w:rFonts w:asciiTheme="majorHAnsi" w:hAnsiTheme="majorHAnsi" w:cs="宋体"/>
          <w:bCs/>
          <w:sz w:val="24"/>
        </w:rPr>
        <w:t>）按照法律法规和《基金合同》的规定监督基金管理人的投资运作；</w:t>
      </w:r>
    </w:p>
    <w:p w14:paraId="0B69769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17</w:t>
      </w:r>
      <w:r w:rsidRPr="00CF7289">
        <w:rPr>
          <w:rFonts w:asciiTheme="majorHAnsi" w:hAnsiTheme="majorHAnsi" w:cs="宋体"/>
          <w:bCs/>
          <w:sz w:val="24"/>
        </w:rPr>
        <w:t>）参加基金财产清算小组，参与基金财产的保管、清理、估价、变现和分配；</w:t>
      </w:r>
    </w:p>
    <w:p w14:paraId="67F852F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18</w:t>
      </w:r>
      <w:r w:rsidRPr="00CF7289">
        <w:rPr>
          <w:rFonts w:asciiTheme="majorHAnsi" w:hAnsiTheme="majorHAnsi" w:cs="宋体"/>
          <w:bCs/>
          <w:sz w:val="24"/>
        </w:rPr>
        <w:t>）面临解散、依法被撤销或者被依法宣告破产时，及时报告中国证监会和银行监管机构，并通知基金管理人；</w:t>
      </w:r>
    </w:p>
    <w:p w14:paraId="3C93466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19</w:t>
      </w:r>
      <w:r w:rsidRPr="00CF7289">
        <w:rPr>
          <w:rFonts w:asciiTheme="majorHAnsi" w:hAnsiTheme="majorHAnsi" w:cs="宋体"/>
          <w:bCs/>
          <w:sz w:val="24"/>
        </w:rPr>
        <w:t>）因违反《基金合同》导致基金财产损失时，应承担赔偿责任，其赔偿责任不因其退任而免除；</w:t>
      </w:r>
    </w:p>
    <w:p w14:paraId="7900257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20</w:t>
      </w:r>
      <w:r w:rsidRPr="00CF7289">
        <w:rPr>
          <w:rFonts w:asciiTheme="majorHAnsi" w:hAnsiTheme="majorHAnsi" w:cs="宋体"/>
          <w:bCs/>
          <w:sz w:val="24"/>
        </w:rPr>
        <w:t>）按规定监督基金管理人按法律法规和《基金合同》规定履行自己的义务，基金管理人因违反《基金合同》造成基金财产损失时，应为基金份额持有人利益向基金管理人追偿</w:t>
      </w:r>
      <w:bookmarkStart w:id="344" w:name="_Hlt88825668"/>
      <w:bookmarkEnd w:id="344"/>
      <w:r w:rsidRPr="00CF7289">
        <w:rPr>
          <w:rFonts w:asciiTheme="majorHAnsi" w:hAnsiTheme="majorHAnsi" w:cs="宋体"/>
          <w:bCs/>
          <w:sz w:val="24"/>
        </w:rPr>
        <w:t>；</w:t>
      </w:r>
    </w:p>
    <w:p w14:paraId="15A96C5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21</w:t>
      </w:r>
      <w:r w:rsidRPr="00CF7289">
        <w:rPr>
          <w:rFonts w:asciiTheme="majorHAnsi" w:hAnsiTheme="majorHAnsi" w:cs="宋体"/>
          <w:bCs/>
          <w:sz w:val="24"/>
        </w:rPr>
        <w:t>）执行生效的基金份额持有人大会的决议；</w:t>
      </w:r>
    </w:p>
    <w:p w14:paraId="1FAD3A7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22</w:t>
      </w:r>
      <w:r w:rsidRPr="00CF7289">
        <w:rPr>
          <w:rFonts w:asciiTheme="majorHAnsi" w:hAnsiTheme="majorHAnsi" w:cs="宋体"/>
          <w:bCs/>
          <w:sz w:val="24"/>
        </w:rPr>
        <w:t>）</w:t>
      </w:r>
      <w:bookmarkStart w:id="345" w:name="_Toc523711670"/>
      <w:r w:rsidRPr="00CF7289">
        <w:rPr>
          <w:rFonts w:asciiTheme="majorHAnsi" w:hAnsiTheme="majorHAnsi" w:cs="宋体"/>
          <w:bCs/>
          <w:sz w:val="24"/>
        </w:rPr>
        <w:t>法律法规及中国证监会规定的和《基金合同》约定的其他义务。</w:t>
      </w:r>
    </w:p>
    <w:p w14:paraId="53A8B54E" w14:textId="77777777" w:rsidR="00CB7D88" w:rsidRPr="00CF7289" w:rsidRDefault="00CB7D88">
      <w:pPr>
        <w:spacing w:line="360" w:lineRule="auto"/>
        <w:ind w:firstLineChars="200" w:firstLine="480"/>
        <w:rPr>
          <w:rFonts w:asciiTheme="majorHAnsi" w:hAnsiTheme="majorHAnsi" w:cs="宋体"/>
          <w:bCs/>
          <w:sz w:val="24"/>
        </w:rPr>
      </w:pPr>
    </w:p>
    <w:p w14:paraId="0A405585" w14:textId="77777777" w:rsidR="00BD751F" w:rsidRPr="00CF7289" w:rsidRDefault="00BD751F" w:rsidP="00993134">
      <w:pPr>
        <w:spacing w:line="360" w:lineRule="auto"/>
        <w:ind w:firstLineChars="200" w:firstLine="480"/>
        <w:rPr>
          <w:rFonts w:asciiTheme="majorHAnsi" w:hAnsiTheme="majorHAnsi" w:cs="宋体"/>
          <w:bCs/>
          <w:sz w:val="24"/>
        </w:rPr>
      </w:pPr>
      <w:bookmarkStart w:id="346" w:name="_Toc79392582"/>
      <w:bookmarkEnd w:id="345"/>
      <w:r w:rsidRPr="00CF7289">
        <w:rPr>
          <w:rFonts w:asciiTheme="majorHAnsi" w:hAnsiTheme="majorHAnsi" w:cs="宋体"/>
          <w:bCs/>
          <w:sz w:val="24"/>
        </w:rPr>
        <w:t>三、基金份额持有人</w:t>
      </w:r>
      <w:bookmarkEnd w:id="346"/>
    </w:p>
    <w:p w14:paraId="611D7D2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基金投资者持有本基金</w:t>
      </w:r>
      <w:bookmarkStart w:id="347" w:name="_Hlt88899909"/>
      <w:bookmarkEnd w:id="347"/>
      <w:r w:rsidRPr="00CF7289">
        <w:rPr>
          <w:rFonts w:asciiTheme="majorHAnsi" w:hAnsiTheme="majorHAnsi" w:cs="宋体"/>
          <w:bCs/>
          <w:sz w:val="24"/>
        </w:rPr>
        <w:t>基金份额的行为即视为对《基金合同》的承认和接受，</w:t>
      </w:r>
      <w:r w:rsidRPr="00CF7289">
        <w:rPr>
          <w:rFonts w:asciiTheme="majorHAnsi" w:hAnsiTheme="majorHAnsi" w:cs="宋体"/>
          <w:bCs/>
          <w:sz w:val="24"/>
        </w:rPr>
        <w:lastRenderedPageBreak/>
        <w:t>基金投资者自依据《基金合同》取得基金份额，即成为本基金的基金份额持有人和《基金合同》的当事人，直至其不再持有本基金的基金份额。基金份额持有人作为《基金合同》当事人并不以在《基金合同》上书面签章或签字为必要条件。</w:t>
      </w:r>
    </w:p>
    <w:p w14:paraId="4357E11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同一类别每份基金份额具有同等的合法权益。</w:t>
      </w:r>
    </w:p>
    <w:p w14:paraId="1D64177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、根据《基金法》、《运作办法》及其他有关规定，基金份额持有人的权利包括但不限于：</w:t>
      </w:r>
    </w:p>
    <w:p w14:paraId="23E4E25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）分享基金财产收益；</w:t>
      </w:r>
    </w:p>
    <w:p w14:paraId="1ECCAAC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）参与分配清算后的剩余基金财产；</w:t>
      </w:r>
      <w:bookmarkStart w:id="348" w:name="_Hlt88825574"/>
      <w:bookmarkEnd w:id="348"/>
    </w:p>
    <w:p w14:paraId="2CBF84F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）依法申请赎回或转让其持有的基金份额；</w:t>
      </w:r>
    </w:p>
    <w:p w14:paraId="4A5C727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）按照规定要求召开基金份额持有人大会或召集基金份额持有人大会；</w:t>
      </w:r>
    </w:p>
    <w:p w14:paraId="57A0E3D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）出席或者委派代表出席基金份额持有人大会，对基金份额持有人大会审议事项行使表决权；</w:t>
      </w:r>
    </w:p>
    <w:p w14:paraId="5250FB4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）查阅或者复制公开披露的基金信息资料；</w:t>
      </w:r>
    </w:p>
    <w:p w14:paraId="07C3D22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）监督基金管理人的投资运作；</w:t>
      </w:r>
    </w:p>
    <w:p w14:paraId="7E618DA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8</w:t>
      </w:r>
      <w:r w:rsidRPr="00CF7289">
        <w:rPr>
          <w:rFonts w:asciiTheme="majorHAnsi" w:hAnsiTheme="majorHAnsi" w:cs="宋体"/>
          <w:bCs/>
          <w:sz w:val="24"/>
        </w:rPr>
        <w:t>）对基金管理人、基金托管人、基金服务机构损害其合法权益的行为依法提起诉讼或仲裁；</w:t>
      </w:r>
    </w:p>
    <w:p w14:paraId="7F8388E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9</w:t>
      </w:r>
      <w:r w:rsidRPr="00CF7289">
        <w:rPr>
          <w:rFonts w:asciiTheme="majorHAnsi" w:hAnsiTheme="majorHAnsi" w:cs="宋体"/>
          <w:bCs/>
          <w:sz w:val="24"/>
        </w:rPr>
        <w:t>）法律法规及中国证监会规定的和《基金合同》约定的其他权利。</w:t>
      </w:r>
    </w:p>
    <w:p w14:paraId="74279B9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、根据《基金法》、《运作办法》及其他有关规定，基金份额持有人的义务包括但不限于：</w:t>
      </w:r>
    </w:p>
    <w:p w14:paraId="2E881CE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）认真阅读并遵守《基金合同》、招募说明书等信息披露文件；</w:t>
      </w:r>
    </w:p>
    <w:p w14:paraId="36C9EDA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）了解所投资基金产品，了解自身风险承受能力，自主判断基金的投资价值，自主做出投资决策，自行承担投资风险；</w:t>
      </w:r>
    </w:p>
    <w:p w14:paraId="7BAE5BA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）关注基金信息披露，及时行使权利和履行义务；</w:t>
      </w:r>
    </w:p>
    <w:p w14:paraId="6AFE326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）缴纳基金认购、申购款项及法律法规和《基金合同》所规定的费用；</w:t>
      </w:r>
    </w:p>
    <w:p w14:paraId="34DFE66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）在其持有的基金份额范围内，承担基金亏损或者《基金合同》终止的有限责任；</w:t>
      </w:r>
    </w:p>
    <w:p w14:paraId="0C966FD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）不从事任何有损基金及其他《基金合同》当事人合法权益的活动；</w:t>
      </w:r>
    </w:p>
    <w:p w14:paraId="024E031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）执行生效的基金份额持有人大会的决议；</w:t>
      </w:r>
    </w:p>
    <w:p w14:paraId="05DA789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8</w:t>
      </w:r>
      <w:r w:rsidRPr="00CF7289">
        <w:rPr>
          <w:rFonts w:asciiTheme="majorHAnsi" w:hAnsiTheme="majorHAnsi" w:cs="宋体"/>
          <w:bCs/>
          <w:sz w:val="24"/>
        </w:rPr>
        <w:t>）返还在基金交易过程中因任何原因获得的不当得利；</w:t>
      </w:r>
    </w:p>
    <w:p w14:paraId="2950A813" w14:textId="77777777" w:rsidR="008911D8"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w:t>
      </w:r>
      <w:r w:rsidRPr="00CF7289">
        <w:rPr>
          <w:rFonts w:asciiTheme="majorHAnsi" w:hAnsiTheme="majorHAnsi" w:cs="宋体"/>
          <w:bCs/>
          <w:sz w:val="24"/>
        </w:rPr>
        <w:t>9</w:t>
      </w:r>
      <w:r w:rsidRPr="00CF7289">
        <w:rPr>
          <w:rFonts w:asciiTheme="majorHAnsi" w:hAnsiTheme="majorHAnsi" w:cs="宋体"/>
          <w:bCs/>
          <w:sz w:val="24"/>
        </w:rPr>
        <w:t>）</w:t>
      </w:r>
      <w:r w:rsidR="008911D8" w:rsidRPr="00CF7289">
        <w:rPr>
          <w:rFonts w:asciiTheme="majorHAnsi" w:hAnsiTheme="majorHAnsi" w:cs="宋体"/>
          <w:bCs/>
          <w:sz w:val="24"/>
        </w:rPr>
        <w:t>发起资金提供方认购的基金份额持有期限</w:t>
      </w:r>
      <w:r w:rsidR="002B79E2" w:rsidRPr="00CF7289">
        <w:rPr>
          <w:rFonts w:asciiTheme="majorHAnsi" w:hAnsiTheme="majorHAnsi" w:cs="宋体" w:hint="eastAsia"/>
          <w:bCs/>
          <w:sz w:val="24"/>
        </w:rPr>
        <w:t>自基金合同生效之日起</w:t>
      </w:r>
      <w:r w:rsidR="008911D8" w:rsidRPr="00CF7289">
        <w:rPr>
          <w:rFonts w:asciiTheme="majorHAnsi" w:hAnsiTheme="majorHAnsi" w:cs="宋体"/>
          <w:bCs/>
          <w:sz w:val="24"/>
        </w:rPr>
        <w:t>不少于</w:t>
      </w:r>
      <w:r w:rsidR="008911D8" w:rsidRPr="00CF7289">
        <w:rPr>
          <w:rFonts w:asciiTheme="majorHAnsi" w:hAnsiTheme="majorHAnsi" w:cs="宋体"/>
          <w:bCs/>
          <w:sz w:val="24"/>
        </w:rPr>
        <w:t>3</w:t>
      </w:r>
      <w:r w:rsidR="008911D8" w:rsidRPr="00CF7289">
        <w:rPr>
          <w:rFonts w:asciiTheme="majorHAnsi" w:hAnsiTheme="majorHAnsi" w:cs="宋体"/>
          <w:bCs/>
          <w:sz w:val="24"/>
        </w:rPr>
        <w:t>年；</w:t>
      </w:r>
    </w:p>
    <w:p w14:paraId="164CB75D" w14:textId="77777777" w:rsidR="00BD751F" w:rsidRPr="00CF7289" w:rsidRDefault="008911D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10</w:t>
      </w:r>
      <w:r w:rsidRPr="00CF7289">
        <w:rPr>
          <w:rFonts w:asciiTheme="majorHAnsi" w:hAnsiTheme="majorHAnsi" w:cs="宋体"/>
          <w:bCs/>
          <w:sz w:val="24"/>
        </w:rPr>
        <w:t>）</w:t>
      </w:r>
      <w:r w:rsidR="00BD751F" w:rsidRPr="00CF7289">
        <w:rPr>
          <w:rFonts w:asciiTheme="majorHAnsi" w:hAnsiTheme="majorHAnsi" w:cs="宋体"/>
          <w:bCs/>
          <w:sz w:val="24"/>
        </w:rPr>
        <w:t>法律法规及中国证监会规定的和《基金合同》约定的其他义务。</w:t>
      </w:r>
    </w:p>
    <w:p w14:paraId="1823268B"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rPr>
        <w:br w:type="page"/>
      </w:r>
      <w:bookmarkStart w:id="349" w:name="_Toc10650"/>
      <w:bookmarkStart w:id="350" w:name="_Toc123051454"/>
      <w:bookmarkStart w:id="351" w:name="_Toc139991738"/>
      <w:bookmarkStart w:id="352" w:name="_Toc9706"/>
      <w:bookmarkStart w:id="353" w:name="_Toc79392583"/>
      <w:bookmarkStart w:id="354" w:name="_Toc20768"/>
      <w:bookmarkStart w:id="355" w:name="_Toc141703888"/>
      <w:bookmarkStart w:id="356" w:name="_Toc7058"/>
      <w:bookmarkStart w:id="357" w:name="_Toc6447"/>
      <w:bookmarkStart w:id="358" w:name="_Toc11030"/>
      <w:bookmarkStart w:id="359" w:name="_Toc3321"/>
      <w:bookmarkStart w:id="360" w:name="_Toc18567"/>
      <w:bookmarkStart w:id="361" w:name="_Toc4559"/>
      <w:bookmarkStart w:id="362" w:name="_Toc98560354"/>
      <w:bookmarkStart w:id="363" w:name="_Toc3771"/>
      <w:bookmarkStart w:id="364" w:name="_Toc25783"/>
      <w:bookmarkStart w:id="365" w:name="_Toc123102455"/>
      <w:bookmarkStart w:id="366" w:name="_Toc123112236"/>
      <w:r w:rsidRPr="00CF7289">
        <w:rPr>
          <w:rFonts w:asciiTheme="majorHAnsi" w:hAnsiTheme="majorHAnsi" w:cs="宋体"/>
          <w:color w:val="auto"/>
          <w:sz w:val="30"/>
        </w:rPr>
        <w:lastRenderedPageBreak/>
        <w:t>第八部分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基金份额持有人大会</w:t>
      </w:r>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p>
    <w:p w14:paraId="178A63B9" w14:textId="77777777" w:rsidR="00BD751F" w:rsidRPr="00CF7289" w:rsidRDefault="00BD751F" w:rsidP="00993134">
      <w:pPr>
        <w:tabs>
          <w:tab w:val="left" w:pos="1080"/>
        </w:tabs>
        <w:spacing w:line="360" w:lineRule="auto"/>
        <w:ind w:leftChars="199" w:left="1076" w:hangingChars="274" w:hanging="658"/>
        <w:rPr>
          <w:rFonts w:asciiTheme="majorHAnsi" w:hAnsiTheme="majorHAnsi" w:cs="宋体"/>
          <w:bCs/>
          <w:sz w:val="24"/>
        </w:rPr>
      </w:pPr>
    </w:p>
    <w:p w14:paraId="33207B6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基金份额持有人大会由基金份额持有人组成，基金份额持有人的合法授权代表有权代表基金份额持有人出席会议并表决。基金份额持有人持有的每一基金份额拥有平等的投票权。</w:t>
      </w:r>
    </w:p>
    <w:p w14:paraId="002AC95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本基金基金份额持有人大会不设日常机构。</w:t>
      </w:r>
    </w:p>
    <w:p w14:paraId="0479EEAD" w14:textId="77777777" w:rsidR="00BD751F" w:rsidRPr="00CF7289" w:rsidRDefault="00BD751F">
      <w:pPr>
        <w:spacing w:line="360" w:lineRule="auto"/>
        <w:ind w:firstLineChars="200" w:firstLine="480"/>
        <w:rPr>
          <w:rFonts w:asciiTheme="majorHAnsi" w:hAnsiTheme="majorHAnsi" w:cs="宋体"/>
          <w:bCs/>
          <w:sz w:val="24"/>
        </w:rPr>
      </w:pPr>
    </w:p>
    <w:p w14:paraId="54C60E32" w14:textId="77777777" w:rsidR="00BD751F" w:rsidRPr="00CF7289" w:rsidRDefault="00BD751F" w:rsidP="00993134">
      <w:pPr>
        <w:spacing w:line="360" w:lineRule="auto"/>
        <w:ind w:firstLineChars="200" w:firstLine="480"/>
        <w:rPr>
          <w:rFonts w:asciiTheme="majorHAnsi" w:hAnsiTheme="majorHAnsi" w:cs="宋体"/>
          <w:bCs/>
          <w:sz w:val="24"/>
        </w:rPr>
      </w:pPr>
      <w:bookmarkStart w:id="367" w:name="_Toc57530243"/>
      <w:bookmarkStart w:id="368" w:name="_Toc79392584"/>
      <w:bookmarkStart w:id="369" w:name="_Toc15641220"/>
      <w:r w:rsidRPr="00CF7289">
        <w:rPr>
          <w:rFonts w:asciiTheme="majorHAnsi" w:hAnsiTheme="majorHAnsi" w:cs="宋体"/>
          <w:bCs/>
          <w:sz w:val="24"/>
        </w:rPr>
        <w:t>一、召开事由</w:t>
      </w:r>
      <w:bookmarkEnd w:id="367"/>
      <w:bookmarkEnd w:id="368"/>
      <w:bookmarkEnd w:id="369"/>
    </w:p>
    <w:p w14:paraId="4D1B6C3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、当出现或需要决定下列事由之一的，应当召开基金份额持有人大会，但法律法规、中国证监会另有规定</w:t>
      </w:r>
      <w:r w:rsidR="00066799" w:rsidRPr="00CF7289">
        <w:rPr>
          <w:rFonts w:asciiTheme="majorHAnsi" w:hAnsiTheme="majorHAnsi" w:cs="宋体" w:hint="eastAsia"/>
          <w:bCs/>
          <w:sz w:val="24"/>
        </w:rPr>
        <w:t>或基金合同另有约定</w:t>
      </w:r>
      <w:r w:rsidRPr="00CF7289">
        <w:rPr>
          <w:rFonts w:asciiTheme="majorHAnsi" w:hAnsiTheme="majorHAnsi" w:cs="宋体"/>
          <w:bCs/>
          <w:sz w:val="24"/>
        </w:rPr>
        <w:t>的除外：</w:t>
      </w:r>
    </w:p>
    <w:p w14:paraId="3013D718"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）终止《基金合同》；</w:t>
      </w:r>
    </w:p>
    <w:p w14:paraId="042F8E63"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）更换基金管理人；</w:t>
      </w:r>
    </w:p>
    <w:p w14:paraId="2F761733"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）更换基金托管人；</w:t>
      </w:r>
    </w:p>
    <w:p w14:paraId="6064D1F2"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）转换基金运作方式；</w:t>
      </w:r>
    </w:p>
    <w:p w14:paraId="16D729A0"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）提高基金管理人、基金托管人的报酬标准</w:t>
      </w:r>
      <w:r w:rsidR="002B79E2" w:rsidRPr="00CF7289">
        <w:rPr>
          <w:rFonts w:asciiTheme="majorHAnsi" w:hAnsiTheme="majorHAnsi" w:cs="宋体" w:hint="eastAsia"/>
          <w:bCs/>
          <w:sz w:val="24"/>
        </w:rPr>
        <w:t>或</w:t>
      </w:r>
      <w:r w:rsidR="003A2658" w:rsidRPr="00CF7289">
        <w:rPr>
          <w:rFonts w:asciiTheme="majorHAnsi" w:hAnsiTheme="majorHAnsi" w:cs="宋体" w:hint="eastAsia"/>
          <w:bCs/>
          <w:sz w:val="24"/>
        </w:rPr>
        <w:t>销售服务费</w:t>
      </w:r>
      <w:r w:rsidRPr="00CF7289">
        <w:rPr>
          <w:rFonts w:asciiTheme="majorHAnsi" w:hAnsiTheme="majorHAnsi" w:cs="宋体"/>
          <w:bCs/>
          <w:sz w:val="24"/>
        </w:rPr>
        <w:t>；</w:t>
      </w:r>
    </w:p>
    <w:p w14:paraId="5764AA80"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）变更基金类别；</w:t>
      </w:r>
    </w:p>
    <w:p w14:paraId="4BEDE65D"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）本基金与其他基金的合并；</w:t>
      </w:r>
    </w:p>
    <w:p w14:paraId="00AB4CEA"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8</w:t>
      </w:r>
      <w:r w:rsidRPr="00CF7289">
        <w:rPr>
          <w:rFonts w:asciiTheme="majorHAnsi" w:hAnsiTheme="majorHAnsi" w:cs="宋体"/>
          <w:bCs/>
          <w:sz w:val="24"/>
        </w:rPr>
        <w:t>）变更基金投资目标、范围或策略；</w:t>
      </w:r>
    </w:p>
    <w:p w14:paraId="46B2594A"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9</w:t>
      </w:r>
      <w:r w:rsidRPr="00CF7289">
        <w:rPr>
          <w:rFonts w:asciiTheme="majorHAnsi" w:hAnsiTheme="majorHAnsi" w:cs="宋体"/>
          <w:bCs/>
          <w:sz w:val="24"/>
        </w:rPr>
        <w:t>）变更基金份额持有人大会程序；</w:t>
      </w:r>
    </w:p>
    <w:p w14:paraId="43185323"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10</w:t>
      </w:r>
      <w:r w:rsidRPr="00CF7289">
        <w:rPr>
          <w:rFonts w:asciiTheme="majorHAnsi" w:hAnsiTheme="majorHAnsi" w:cs="宋体"/>
          <w:bCs/>
          <w:sz w:val="24"/>
        </w:rPr>
        <w:t>）基金管理人或基金托管人要求召开基金份额持有人大会；</w:t>
      </w:r>
    </w:p>
    <w:p w14:paraId="173A3032"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11</w:t>
      </w:r>
      <w:r w:rsidRPr="00CF7289">
        <w:rPr>
          <w:rFonts w:asciiTheme="majorHAnsi" w:hAnsiTheme="majorHAnsi" w:cs="宋体"/>
          <w:bCs/>
          <w:sz w:val="24"/>
        </w:rPr>
        <w:t>）单独或合计持有本基金总份额</w:t>
      </w:r>
      <w:r w:rsidRPr="00CF7289">
        <w:rPr>
          <w:rFonts w:asciiTheme="majorHAnsi" w:hAnsiTheme="majorHAnsi" w:cs="宋体"/>
          <w:bCs/>
          <w:sz w:val="24"/>
        </w:rPr>
        <w:t>10%</w:t>
      </w:r>
      <w:r w:rsidRPr="00CF7289">
        <w:rPr>
          <w:rFonts w:asciiTheme="majorHAnsi" w:hAnsiTheme="majorHAnsi" w:cs="宋体"/>
          <w:bCs/>
          <w:sz w:val="24"/>
        </w:rPr>
        <w:t>以上（含</w:t>
      </w:r>
      <w:r w:rsidRPr="00CF7289">
        <w:rPr>
          <w:rFonts w:asciiTheme="majorHAnsi" w:hAnsiTheme="majorHAnsi" w:cs="宋体"/>
          <w:bCs/>
          <w:sz w:val="24"/>
        </w:rPr>
        <w:t>10%</w:t>
      </w:r>
      <w:r w:rsidRPr="00CF7289">
        <w:rPr>
          <w:rFonts w:asciiTheme="majorHAnsi" w:hAnsiTheme="majorHAnsi" w:cs="宋体"/>
          <w:bCs/>
          <w:sz w:val="24"/>
        </w:rPr>
        <w:t>）基金份额的基金份额持有人（以基金管理人收到提议当日的基金份额计算，下同）就同一事项书面要求召开基金份额持有人大会；</w:t>
      </w:r>
    </w:p>
    <w:p w14:paraId="2E57B6C5"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12</w:t>
      </w:r>
      <w:r w:rsidRPr="00CF7289">
        <w:rPr>
          <w:rFonts w:asciiTheme="majorHAnsi" w:hAnsiTheme="majorHAnsi" w:cs="宋体"/>
          <w:bCs/>
          <w:sz w:val="24"/>
        </w:rPr>
        <w:t>）对基金合同当事人权利和义务产生重大影响的其他事项；</w:t>
      </w:r>
    </w:p>
    <w:p w14:paraId="760B7DC7"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13</w:t>
      </w:r>
      <w:r w:rsidRPr="00CF7289">
        <w:rPr>
          <w:rFonts w:asciiTheme="majorHAnsi" w:hAnsiTheme="majorHAnsi" w:cs="宋体"/>
          <w:bCs/>
          <w:sz w:val="24"/>
        </w:rPr>
        <w:t>）法律法规、《基金合同》或中国证监会规定的其他应当召开基金份额持有人大会的事项。</w:t>
      </w:r>
    </w:p>
    <w:p w14:paraId="31E52FC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w:t>
      </w:r>
      <w:r w:rsidR="00BE70BD" w:rsidRPr="00CF7289">
        <w:rPr>
          <w:rFonts w:asciiTheme="majorHAnsi" w:hAnsiTheme="majorHAnsi" w:cs="宋体"/>
          <w:bCs/>
          <w:sz w:val="24"/>
        </w:rPr>
        <w:t>在法律法规和《基金合同》规定的范围内且对基金份额持有人利益无实质性不利影响的前提下，</w:t>
      </w:r>
      <w:r w:rsidRPr="00CF7289">
        <w:rPr>
          <w:rFonts w:asciiTheme="majorHAnsi" w:hAnsiTheme="majorHAnsi" w:cs="宋体"/>
          <w:bCs/>
          <w:sz w:val="24"/>
        </w:rPr>
        <w:t>以下情况可由基金管理人和基金托管人协商后修改，不需召开基金份额持有人大会：</w:t>
      </w:r>
    </w:p>
    <w:p w14:paraId="4067DD0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）调低基金管理费、基金托管费</w:t>
      </w:r>
      <w:r w:rsidR="00066799" w:rsidRPr="00CF7289">
        <w:rPr>
          <w:rFonts w:asciiTheme="majorHAnsi" w:hAnsiTheme="majorHAnsi" w:cs="宋体" w:hint="eastAsia"/>
          <w:bCs/>
          <w:sz w:val="24"/>
        </w:rPr>
        <w:t>、销售服务费</w:t>
      </w:r>
      <w:r w:rsidRPr="00CF7289">
        <w:rPr>
          <w:rFonts w:asciiTheme="majorHAnsi" w:hAnsiTheme="majorHAnsi" w:cs="宋体"/>
          <w:bCs/>
          <w:sz w:val="24"/>
        </w:rPr>
        <w:t>和其他应由基金承担的费</w:t>
      </w:r>
      <w:r w:rsidRPr="00CF7289">
        <w:rPr>
          <w:rFonts w:asciiTheme="majorHAnsi" w:hAnsiTheme="majorHAnsi" w:cs="宋体"/>
          <w:bCs/>
          <w:sz w:val="24"/>
        </w:rPr>
        <w:lastRenderedPageBreak/>
        <w:t>用；</w:t>
      </w:r>
    </w:p>
    <w:p w14:paraId="6B985F8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）法律法规要求增加的基金费用的收取；</w:t>
      </w:r>
    </w:p>
    <w:p w14:paraId="4F95275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）调整本基金的申购费率、调低赎回费率或变更收费方式；</w:t>
      </w:r>
    </w:p>
    <w:p w14:paraId="28130D1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）因相应的法律法规发生变动而应当对《基金合同》进行修改；</w:t>
      </w:r>
    </w:p>
    <w:p w14:paraId="7DEA3F6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）对《基金合同》的修改对基金份额持有人利益无实质性不利影响或修改不涉及《基金合同》当事人权利义务关系发生重大变化；</w:t>
      </w:r>
    </w:p>
    <w:p w14:paraId="1E8F9C5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w:t>
      </w:r>
      <w:r w:rsidR="004F3591" w:rsidRPr="00CF7289">
        <w:rPr>
          <w:rFonts w:hint="eastAsia"/>
          <w:bCs/>
          <w:sz w:val="24"/>
        </w:rPr>
        <w:t>基金管理人、登记机构、基金销售机构调整有关认购、申购、赎回、转换、基金交易、非交易过户、转托管、质押等业务规则；</w:t>
      </w:r>
    </w:p>
    <w:p w14:paraId="066DF04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）基金推出新业务或服务；</w:t>
      </w:r>
    </w:p>
    <w:p w14:paraId="42A6B2F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8</w:t>
      </w:r>
      <w:r w:rsidRPr="00CF7289">
        <w:rPr>
          <w:rFonts w:asciiTheme="majorHAnsi" w:hAnsiTheme="majorHAnsi" w:cs="宋体"/>
          <w:bCs/>
          <w:sz w:val="24"/>
        </w:rPr>
        <w:t>）基金管理人经与基金托管人协商一致，调整基金收益的分配原则和支付方式；</w:t>
      </w:r>
    </w:p>
    <w:p w14:paraId="102DC21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9</w:t>
      </w:r>
      <w:r w:rsidRPr="00CF7289">
        <w:rPr>
          <w:rFonts w:asciiTheme="majorHAnsi" w:hAnsiTheme="majorHAnsi" w:cs="宋体"/>
          <w:bCs/>
          <w:sz w:val="24"/>
        </w:rPr>
        <w:t>）增加或减少份额类别，或调整基金份额分类办法及规则；</w:t>
      </w:r>
    </w:p>
    <w:p w14:paraId="467CDEC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10</w:t>
      </w:r>
      <w:r w:rsidRPr="00CF7289">
        <w:rPr>
          <w:rFonts w:asciiTheme="majorHAnsi" w:hAnsiTheme="majorHAnsi" w:cs="宋体"/>
          <w:bCs/>
          <w:sz w:val="24"/>
        </w:rPr>
        <w:t>）按照法律法规和《基金合同》规定不需召开基金份额持有人大会的其他情形。</w:t>
      </w:r>
    </w:p>
    <w:p w14:paraId="3F7C3983" w14:textId="77777777" w:rsidR="00321524" w:rsidRPr="00CF7289" w:rsidRDefault="00321524">
      <w:pPr>
        <w:spacing w:line="360" w:lineRule="auto"/>
        <w:ind w:firstLineChars="200" w:firstLine="480"/>
        <w:rPr>
          <w:rFonts w:asciiTheme="majorHAnsi" w:hAnsiTheme="majorHAnsi" w:cs="宋体"/>
          <w:bCs/>
          <w:sz w:val="24"/>
        </w:rPr>
      </w:pPr>
    </w:p>
    <w:p w14:paraId="1BB724AB" w14:textId="77777777" w:rsidR="00BD751F" w:rsidRPr="00CF7289" w:rsidRDefault="00BD751F" w:rsidP="00993134">
      <w:pPr>
        <w:spacing w:line="360" w:lineRule="auto"/>
        <w:ind w:firstLineChars="200" w:firstLine="480"/>
        <w:rPr>
          <w:rFonts w:asciiTheme="majorHAnsi" w:hAnsiTheme="majorHAnsi" w:cs="宋体"/>
          <w:bCs/>
          <w:sz w:val="24"/>
        </w:rPr>
      </w:pPr>
      <w:bookmarkStart w:id="370" w:name="_Toc79392585"/>
      <w:bookmarkStart w:id="371" w:name="_Toc57530244"/>
      <w:bookmarkStart w:id="372" w:name="_Toc15641221"/>
      <w:r w:rsidRPr="00CF7289">
        <w:rPr>
          <w:rFonts w:asciiTheme="majorHAnsi" w:hAnsiTheme="majorHAnsi" w:cs="宋体"/>
          <w:bCs/>
          <w:sz w:val="24"/>
        </w:rPr>
        <w:t>二、会议召集人及召集方式</w:t>
      </w:r>
      <w:bookmarkEnd w:id="370"/>
      <w:bookmarkEnd w:id="371"/>
      <w:bookmarkEnd w:id="372"/>
    </w:p>
    <w:p w14:paraId="5C0671F0" w14:textId="77777777" w:rsidR="00BD751F" w:rsidRPr="00CF7289" w:rsidRDefault="00BD751F">
      <w:pPr>
        <w:spacing w:line="360" w:lineRule="auto"/>
        <w:ind w:firstLineChars="200" w:firstLine="480"/>
        <w:rPr>
          <w:rFonts w:asciiTheme="majorHAnsi" w:hAnsiTheme="majorHAnsi" w:cs="宋体"/>
          <w:bCs/>
          <w:sz w:val="24"/>
        </w:rPr>
      </w:pPr>
      <w:bookmarkStart w:id="373" w:name="_Toc15641222"/>
      <w:bookmarkStart w:id="374" w:name="_Toc57530245"/>
      <w:r w:rsidRPr="00CF7289">
        <w:rPr>
          <w:rFonts w:asciiTheme="majorHAnsi" w:hAnsiTheme="majorHAnsi" w:cs="宋体"/>
          <w:bCs/>
          <w:sz w:val="24"/>
        </w:rPr>
        <w:t>1</w:t>
      </w:r>
      <w:r w:rsidRPr="00CF7289">
        <w:rPr>
          <w:rFonts w:asciiTheme="majorHAnsi" w:hAnsiTheme="majorHAnsi" w:cs="宋体"/>
          <w:bCs/>
          <w:sz w:val="24"/>
        </w:rPr>
        <w:t>、除法律法规规定或《基金合同》另有约定外，基金份额持有人大会由基金管理人召集</w:t>
      </w:r>
      <w:r w:rsidR="00066799" w:rsidRPr="00CF7289">
        <w:rPr>
          <w:rFonts w:asciiTheme="majorHAnsi" w:hAnsiTheme="majorHAnsi" w:cs="宋体" w:hint="eastAsia"/>
          <w:bCs/>
          <w:sz w:val="24"/>
        </w:rPr>
        <w:t>。</w:t>
      </w:r>
    </w:p>
    <w:p w14:paraId="7E4DD86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、基金管理人未按规定召集或不能召集时，由基金托管人召集</w:t>
      </w:r>
      <w:r w:rsidR="00066799" w:rsidRPr="00CF7289">
        <w:rPr>
          <w:rFonts w:asciiTheme="majorHAnsi" w:hAnsiTheme="majorHAnsi" w:cs="宋体" w:hint="eastAsia"/>
          <w:bCs/>
          <w:sz w:val="24"/>
        </w:rPr>
        <w:t>。</w:t>
      </w:r>
    </w:p>
    <w:p w14:paraId="0B73EDEB" w14:textId="77777777" w:rsidR="00460EB9" w:rsidRPr="00CF7289" w:rsidRDefault="00BD751F" w:rsidP="002A6D1C">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、基金托管人认为有必要召开基金份额持有人大会的，应当向基金管理人提出书面提议。基金管理人应当自收到书面提议之日起</w:t>
      </w:r>
      <w:r w:rsidRPr="00CF7289">
        <w:rPr>
          <w:rFonts w:asciiTheme="majorHAnsi" w:hAnsiTheme="majorHAnsi" w:cs="宋体"/>
          <w:bCs/>
          <w:sz w:val="24"/>
        </w:rPr>
        <w:t>10</w:t>
      </w:r>
      <w:r w:rsidRPr="00CF7289">
        <w:rPr>
          <w:rFonts w:asciiTheme="majorHAnsi" w:hAnsiTheme="majorHAnsi" w:cs="宋体"/>
          <w:bCs/>
          <w:sz w:val="24"/>
        </w:rPr>
        <w:t>日内决定是否召集，并书面告知基金托管人。基金管理人决定召集的，应当自出具书面决定之日起</w:t>
      </w:r>
      <w:r w:rsidRPr="00CF7289">
        <w:rPr>
          <w:rFonts w:asciiTheme="majorHAnsi" w:hAnsiTheme="majorHAnsi" w:cs="宋体"/>
          <w:bCs/>
          <w:sz w:val="24"/>
        </w:rPr>
        <w:t>60</w:t>
      </w:r>
      <w:r w:rsidRPr="00CF7289">
        <w:rPr>
          <w:rFonts w:asciiTheme="majorHAnsi" w:hAnsiTheme="majorHAnsi" w:cs="宋体"/>
          <w:bCs/>
          <w:sz w:val="24"/>
        </w:rPr>
        <w:t>日内召开；基金管理人决定不召集，基金托管人仍认为有必要召开的，应当由基金托管人自行召集，并自出具书面决定之日起六十日内召开并告知基金管理人，基金管理人应当配合。</w:t>
      </w:r>
    </w:p>
    <w:p w14:paraId="797B05A4" w14:textId="77777777" w:rsidR="00460EB9" w:rsidRPr="00CF7289" w:rsidRDefault="00BD751F" w:rsidP="002A6D1C">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、代表基金份额</w:t>
      </w:r>
      <w:r w:rsidRPr="00CF7289">
        <w:rPr>
          <w:rFonts w:asciiTheme="majorHAnsi" w:hAnsiTheme="majorHAnsi" w:cs="宋体"/>
          <w:bCs/>
          <w:sz w:val="24"/>
        </w:rPr>
        <w:t>10%</w:t>
      </w:r>
      <w:r w:rsidRPr="00CF7289">
        <w:rPr>
          <w:rFonts w:asciiTheme="majorHAnsi" w:hAnsiTheme="majorHAnsi" w:cs="宋体"/>
          <w:bCs/>
          <w:sz w:val="24"/>
        </w:rPr>
        <w:t>以上（含</w:t>
      </w:r>
      <w:r w:rsidRPr="00CF7289">
        <w:rPr>
          <w:rFonts w:asciiTheme="majorHAnsi" w:hAnsiTheme="majorHAnsi" w:cs="宋体"/>
          <w:bCs/>
          <w:sz w:val="24"/>
        </w:rPr>
        <w:t>10%</w:t>
      </w:r>
      <w:r w:rsidRPr="00CF7289">
        <w:rPr>
          <w:rFonts w:asciiTheme="majorHAnsi" w:hAnsiTheme="majorHAnsi" w:cs="宋体"/>
          <w:bCs/>
          <w:sz w:val="24"/>
        </w:rPr>
        <w:t>）的基金份额持有人就同一事项书面要求召开基金份额持有人大会，应当向基金管理人提出书面提议。基金管理人应当自收到书面提议之日起</w:t>
      </w:r>
      <w:r w:rsidRPr="00CF7289">
        <w:rPr>
          <w:rFonts w:asciiTheme="majorHAnsi" w:hAnsiTheme="majorHAnsi" w:cs="宋体"/>
          <w:bCs/>
          <w:sz w:val="24"/>
        </w:rPr>
        <w:t>10</w:t>
      </w:r>
      <w:r w:rsidRPr="00CF7289">
        <w:rPr>
          <w:rFonts w:asciiTheme="majorHAnsi" w:hAnsiTheme="majorHAnsi" w:cs="宋体"/>
          <w:bCs/>
          <w:sz w:val="24"/>
        </w:rPr>
        <w:t>日内决定是否召集，并书面告知提出提议的基金份额持有人代表和基金托管人。基金管理人决定召集的，应当自出具书面决定之日起</w:t>
      </w:r>
      <w:r w:rsidRPr="00CF7289">
        <w:rPr>
          <w:rFonts w:asciiTheme="majorHAnsi" w:hAnsiTheme="majorHAnsi" w:cs="宋体"/>
          <w:bCs/>
          <w:sz w:val="24"/>
        </w:rPr>
        <w:lastRenderedPageBreak/>
        <w:t>60</w:t>
      </w:r>
      <w:r w:rsidRPr="00CF7289">
        <w:rPr>
          <w:rFonts w:asciiTheme="majorHAnsi" w:hAnsiTheme="majorHAnsi" w:cs="宋体"/>
          <w:bCs/>
          <w:sz w:val="24"/>
        </w:rPr>
        <w:t>日内召开；基金管理人决定不召集，代表基金份额</w:t>
      </w:r>
      <w:r w:rsidRPr="00CF7289">
        <w:rPr>
          <w:rFonts w:asciiTheme="majorHAnsi" w:hAnsiTheme="majorHAnsi" w:cs="宋体"/>
          <w:bCs/>
          <w:sz w:val="24"/>
        </w:rPr>
        <w:t>10%</w:t>
      </w:r>
      <w:r w:rsidRPr="00CF7289">
        <w:rPr>
          <w:rFonts w:asciiTheme="majorHAnsi" w:hAnsiTheme="majorHAnsi" w:cs="宋体"/>
          <w:bCs/>
          <w:sz w:val="24"/>
        </w:rPr>
        <w:t>以上（含</w:t>
      </w:r>
      <w:r w:rsidRPr="00CF7289">
        <w:rPr>
          <w:rFonts w:asciiTheme="majorHAnsi" w:hAnsiTheme="majorHAnsi" w:cs="宋体"/>
          <w:bCs/>
          <w:sz w:val="24"/>
        </w:rPr>
        <w:t>10%</w:t>
      </w:r>
      <w:r w:rsidRPr="00CF7289">
        <w:rPr>
          <w:rFonts w:asciiTheme="majorHAnsi" w:hAnsiTheme="majorHAnsi" w:cs="宋体"/>
          <w:bCs/>
          <w:sz w:val="24"/>
        </w:rPr>
        <w:t>）的基金份额持有人仍认为有必要召开的，应当向基金托管人提出书面提议。基金托管人应当自收到书面提议之日起</w:t>
      </w:r>
      <w:r w:rsidRPr="00CF7289">
        <w:rPr>
          <w:rFonts w:asciiTheme="majorHAnsi" w:hAnsiTheme="majorHAnsi" w:cs="宋体"/>
          <w:bCs/>
          <w:sz w:val="24"/>
        </w:rPr>
        <w:t>10</w:t>
      </w:r>
      <w:r w:rsidRPr="00CF7289">
        <w:rPr>
          <w:rFonts w:asciiTheme="majorHAnsi" w:hAnsiTheme="majorHAnsi" w:cs="宋体"/>
          <w:bCs/>
          <w:sz w:val="24"/>
        </w:rPr>
        <w:t>日内决定是否召集，并书面告知提出提议的基金份额持有人代表和基金管理人；基金托管人决定召集的，应当自出具书面决定之日起</w:t>
      </w:r>
      <w:r w:rsidRPr="00CF7289">
        <w:rPr>
          <w:rFonts w:asciiTheme="majorHAnsi" w:hAnsiTheme="majorHAnsi" w:cs="宋体"/>
          <w:bCs/>
          <w:sz w:val="24"/>
        </w:rPr>
        <w:t>60</w:t>
      </w:r>
      <w:r w:rsidRPr="00CF7289">
        <w:rPr>
          <w:rFonts w:asciiTheme="majorHAnsi" w:hAnsiTheme="majorHAnsi" w:cs="宋体"/>
          <w:bCs/>
          <w:sz w:val="24"/>
        </w:rPr>
        <w:t>日内召开并告知基金管理人，基金管理人应当配合。</w:t>
      </w:r>
    </w:p>
    <w:p w14:paraId="7F946A6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、代表基金份额</w:t>
      </w:r>
      <w:r w:rsidRPr="00CF7289">
        <w:rPr>
          <w:rFonts w:asciiTheme="majorHAnsi" w:hAnsiTheme="majorHAnsi" w:cs="宋体"/>
          <w:bCs/>
          <w:sz w:val="24"/>
        </w:rPr>
        <w:t>10%</w:t>
      </w:r>
      <w:r w:rsidRPr="00CF7289">
        <w:rPr>
          <w:rFonts w:asciiTheme="majorHAnsi" w:hAnsiTheme="majorHAnsi" w:cs="宋体"/>
          <w:bCs/>
          <w:sz w:val="24"/>
        </w:rPr>
        <w:t>以上（含</w:t>
      </w:r>
      <w:r w:rsidRPr="00CF7289">
        <w:rPr>
          <w:rFonts w:asciiTheme="majorHAnsi" w:hAnsiTheme="majorHAnsi" w:cs="宋体"/>
          <w:bCs/>
          <w:sz w:val="24"/>
        </w:rPr>
        <w:t>10%</w:t>
      </w:r>
      <w:r w:rsidRPr="00CF7289">
        <w:rPr>
          <w:rFonts w:asciiTheme="majorHAnsi" w:hAnsiTheme="majorHAnsi" w:cs="宋体"/>
          <w:bCs/>
          <w:sz w:val="24"/>
        </w:rPr>
        <w:t>）的基金份额持有人就同一事项要求召开基金份额持有人大会，而基金管理人、基金托管人都不召集的，单独或合计代表基金份额</w:t>
      </w:r>
      <w:r w:rsidRPr="00CF7289">
        <w:rPr>
          <w:rFonts w:asciiTheme="majorHAnsi" w:hAnsiTheme="majorHAnsi" w:cs="宋体"/>
          <w:bCs/>
          <w:sz w:val="24"/>
        </w:rPr>
        <w:t>10%</w:t>
      </w:r>
      <w:r w:rsidRPr="00CF7289">
        <w:rPr>
          <w:rFonts w:asciiTheme="majorHAnsi" w:hAnsiTheme="majorHAnsi" w:cs="宋体"/>
          <w:bCs/>
          <w:sz w:val="24"/>
        </w:rPr>
        <w:t>以上（含</w:t>
      </w:r>
      <w:r w:rsidRPr="00CF7289">
        <w:rPr>
          <w:rFonts w:asciiTheme="majorHAnsi" w:hAnsiTheme="majorHAnsi" w:cs="宋体"/>
          <w:bCs/>
          <w:sz w:val="24"/>
        </w:rPr>
        <w:t>10%</w:t>
      </w:r>
      <w:r w:rsidRPr="00CF7289">
        <w:rPr>
          <w:rFonts w:asciiTheme="majorHAnsi" w:hAnsiTheme="majorHAnsi" w:cs="宋体"/>
          <w:bCs/>
          <w:sz w:val="24"/>
        </w:rPr>
        <w:t>）的基金份额持有人有权自行召集，并至少提前</w:t>
      </w:r>
      <w:r w:rsidRPr="00CF7289">
        <w:rPr>
          <w:rFonts w:asciiTheme="majorHAnsi" w:hAnsiTheme="majorHAnsi" w:cs="宋体"/>
          <w:bCs/>
          <w:sz w:val="24"/>
        </w:rPr>
        <w:t>30</w:t>
      </w:r>
      <w:r w:rsidRPr="00CF7289">
        <w:rPr>
          <w:rFonts w:asciiTheme="majorHAnsi" w:hAnsiTheme="majorHAnsi" w:cs="宋体"/>
          <w:bCs/>
          <w:sz w:val="24"/>
        </w:rPr>
        <w:t>日报中国证监会备案。基金份额持有人依法自行召集基金份额持有人大会的，基金管理人、基金托管人应当配合，不得阻碍、干扰。</w:t>
      </w:r>
    </w:p>
    <w:p w14:paraId="7BC2B4C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6</w:t>
      </w:r>
      <w:r w:rsidRPr="00CF7289">
        <w:rPr>
          <w:rFonts w:asciiTheme="majorHAnsi" w:hAnsiTheme="majorHAnsi" w:cs="宋体"/>
          <w:bCs/>
          <w:sz w:val="24"/>
        </w:rPr>
        <w:t>、基金份额持有人会议的召集人负责选择确定开会时间、地点、方式和权益登记日。</w:t>
      </w:r>
    </w:p>
    <w:p w14:paraId="779E1B85" w14:textId="77777777" w:rsidR="00BD751F" w:rsidRPr="00CF7289" w:rsidRDefault="00BD751F">
      <w:pPr>
        <w:spacing w:line="360" w:lineRule="auto"/>
        <w:ind w:firstLineChars="200" w:firstLine="480"/>
        <w:rPr>
          <w:rFonts w:asciiTheme="majorHAnsi" w:hAnsiTheme="majorHAnsi" w:cs="宋体"/>
          <w:bCs/>
          <w:sz w:val="24"/>
        </w:rPr>
      </w:pPr>
    </w:p>
    <w:p w14:paraId="0792A672" w14:textId="77777777" w:rsidR="00BD751F" w:rsidRPr="00CF7289" w:rsidRDefault="00BD751F" w:rsidP="00993134">
      <w:pPr>
        <w:spacing w:line="360" w:lineRule="auto"/>
        <w:ind w:firstLineChars="200" w:firstLine="480"/>
        <w:rPr>
          <w:rFonts w:asciiTheme="majorHAnsi" w:hAnsiTheme="majorHAnsi" w:cs="宋体"/>
          <w:bCs/>
          <w:sz w:val="24"/>
        </w:rPr>
      </w:pPr>
      <w:bookmarkStart w:id="375" w:name="_Toc79392586"/>
      <w:r w:rsidRPr="00CF7289">
        <w:rPr>
          <w:rFonts w:asciiTheme="majorHAnsi" w:hAnsiTheme="majorHAnsi" w:cs="宋体"/>
          <w:bCs/>
          <w:sz w:val="24"/>
        </w:rPr>
        <w:t>三、召开基金份额持有人大会的通知时间、通知内容、通知方式</w:t>
      </w:r>
      <w:bookmarkEnd w:id="373"/>
      <w:bookmarkEnd w:id="374"/>
      <w:bookmarkEnd w:id="375"/>
    </w:p>
    <w:p w14:paraId="200810E6" w14:textId="392A505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、召开基金份额持有人大会，召集人应于会议召开前</w:t>
      </w:r>
      <w:r w:rsidRPr="00CF7289">
        <w:rPr>
          <w:rFonts w:asciiTheme="majorHAnsi" w:hAnsiTheme="majorHAnsi" w:cs="宋体"/>
          <w:bCs/>
          <w:sz w:val="24"/>
        </w:rPr>
        <w:t>30</w:t>
      </w:r>
      <w:r w:rsidRPr="00CF7289">
        <w:rPr>
          <w:rFonts w:asciiTheme="majorHAnsi" w:hAnsiTheme="majorHAnsi" w:cs="宋体"/>
          <w:bCs/>
          <w:sz w:val="24"/>
        </w:rPr>
        <w:t>日，在</w:t>
      </w:r>
      <w:del w:id="376" w:author="郑雅雯" w:date="2020-08-11T18:39:00Z">
        <w:r w:rsidRPr="00CF7289" w:rsidDel="00265871">
          <w:rPr>
            <w:rFonts w:asciiTheme="majorHAnsi" w:hAnsiTheme="majorHAnsi" w:cs="宋体"/>
            <w:bCs/>
            <w:sz w:val="24"/>
          </w:rPr>
          <w:delText>指定媒介</w:delText>
        </w:r>
      </w:del>
      <w:ins w:id="377" w:author="郑雅雯" w:date="2020-08-11T18:39:00Z">
        <w:r w:rsidR="00265871">
          <w:rPr>
            <w:rFonts w:asciiTheme="majorHAnsi" w:hAnsiTheme="majorHAnsi" w:cs="宋体"/>
            <w:bCs/>
            <w:sz w:val="24"/>
          </w:rPr>
          <w:t>规定媒介</w:t>
        </w:r>
      </w:ins>
      <w:r w:rsidRPr="00CF7289">
        <w:rPr>
          <w:rFonts w:asciiTheme="majorHAnsi" w:hAnsiTheme="majorHAnsi" w:cs="宋体"/>
          <w:bCs/>
          <w:sz w:val="24"/>
        </w:rPr>
        <w:t>公告。基金份额持有人大会通知应至少载明以下内容：</w:t>
      </w:r>
    </w:p>
    <w:p w14:paraId="707D04D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）会议召开的时间、地点和会议形式；</w:t>
      </w:r>
    </w:p>
    <w:p w14:paraId="072FC2A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）会议拟审议的事项、议事程序和表决方式；</w:t>
      </w:r>
    </w:p>
    <w:p w14:paraId="4E4ABDE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）有权出席基金份额持有人大会的基金份额持有人的权益登记日；</w:t>
      </w:r>
    </w:p>
    <w:p w14:paraId="24644D3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）授权委托证明的内容要求（包括但不限于代理人身份，代理权限和代理有效期限等）、送达时间和地点；</w:t>
      </w:r>
    </w:p>
    <w:p w14:paraId="36F2177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）会务常设联系人姓名及联系电话；</w:t>
      </w:r>
    </w:p>
    <w:p w14:paraId="007AC85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）出席会议者必须准备的文件和必须履行的手续；</w:t>
      </w:r>
    </w:p>
    <w:p w14:paraId="016537A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）召集人需要通知的其他事项。</w:t>
      </w:r>
    </w:p>
    <w:p w14:paraId="2313FCE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14:paraId="50D9C7A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、如召集人为基金管理人，还应另行书面通知基金托管人到指定地点对表决意见的计票进行监督；如召集人为基金托管人，则应另行书面通知基金管理人</w:t>
      </w:r>
      <w:r w:rsidRPr="00CF7289">
        <w:rPr>
          <w:rFonts w:asciiTheme="majorHAnsi" w:hAnsiTheme="majorHAnsi" w:cs="宋体"/>
          <w:bCs/>
          <w:sz w:val="24"/>
        </w:rPr>
        <w:lastRenderedPageBreak/>
        <w:t>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4DCC1BEE" w14:textId="77777777" w:rsidR="00BD751F" w:rsidRPr="00CF7289" w:rsidRDefault="00BD751F">
      <w:pPr>
        <w:spacing w:line="360" w:lineRule="auto"/>
        <w:ind w:firstLineChars="200" w:firstLine="480"/>
        <w:rPr>
          <w:rFonts w:asciiTheme="majorHAnsi" w:hAnsiTheme="majorHAnsi" w:cs="宋体"/>
          <w:bCs/>
          <w:sz w:val="24"/>
        </w:rPr>
      </w:pPr>
    </w:p>
    <w:p w14:paraId="2A5850AE" w14:textId="77777777" w:rsidR="00BD751F" w:rsidRPr="00CF7289" w:rsidRDefault="00BD751F" w:rsidP="00993134">
      <w:pPr>
        <w:spacing w:line="360" w:lineRule="auto"/>
        <w:ind w:firstLineChars="200" w:firstLine="480"/>
        <w:rPr>
          <w:rFonts w:asciiTheme="majorHAnsi" w:hAnsiTheme="majorHAnsi" w:cs="宋体"/>
          <w:bCs/>
          <w:sz w:val="24"/>
        </w:rPr>
      </w:pPr>
      <w:bookmarkStart w:id="378" w:name="_Toc57530246"/>
      <w:bookmarkStart w:id="379" w:name="_Toc79392587"/>
      <w:bookmarkStart w:id="380" w:name="_Toc15641223"/>
      <w:r w:rsidRPr="00CF7289">
        <w:rPr>
          <w:rFonts w:asciiTheme="majorHAnsi" w:hAnsiTheme="majorHAnsi" w:cs="宋体"/>
          <w:bCs/>
          <w:sz w:val="24"/>
        </w:rPr>
        <w:t>四、基金份额持有人出席会议的方式</w:t>
      </w:r>
      <w:bookmarkEnd w:id="378"/>
      <w:bookmarkEnd w:id="379"/>
      <w:bookmarkEnd w:id="380"/>
    </w:p>
    <w:p w14:paraId="191BE72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基金份额持有人大会可通过现场开会方式、通讯开会方式及法律法规、中国证监会允许的其他方式召开，会议的召开方式由会议召集人确定。</w:t>
      </w:r>
    </w:p>
    <w:p w14:paraId="5E80532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14:paraId="7C030D0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）亲自出席会议者持有的有关证明文件、受托出席会议者出示的委托人的代理投票授权委托证明及有关证明文件符合法律法规、《基金合同》和会议通知的规定；</w:t>
      </w:r>
    </w:p>
    <w:p w14:paraId="1C16D9A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）经核对，到会者在权益登记日代表的有效的基金份额不少于本基金在权益登记日基金总份额的二分之一（含二分之一）。</w:t>
      </w:r>
    </w:p>
    <w:p w14:paraId="33A8799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、通讯开会。通讯开会系指基金份额持有人将其对表决事项的投票以书面形式在表决截至日以前送达至召集人指定的地址。通讯开会应以书面方式进行表决。</w:t>
      </w:r>
    </w:p>
    <w:p w14:paraId="614C755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在同时符合以下条件时，通讯开会的方式视为有效：</w:t>
      </w:r>
    </w:p>
    <w:p w14:paraId="4D3F216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）会议召集人按《基金合同》约定公布会议通知后，在</w:t>
      </w:r>
      <w:r w:rsidRPr="00CF7289">
        <w:rPr>
          <w:rFonts w:asciiTheme="majorHAnsi" w:hAnsiTheme="majorHAnsi" w:cs="宋体"/>
          <w:bCs/>
          <w:sz w:val="24"/>
        </w:rPr>
        <w:t>2</w:t>
      </w:r>
      <w:r w:rsidRPr="00CF7289">
        <w:rPr>
          <w:rFonts w:asciiTheme="majorHAnsi" w:hAnsiTheme="majorHAnsi" w:cs="宋体"/>
          <w:bCs/>
          <w:sz w:val="24"/>
        </w:rPr>
        <w:t>个工作日内连续公布相关提示性公告；</w:t>
      </w:r>
    </w:p>
    <w:p w14:paraId="09F1B4E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14:paraId="18B6C4A3"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）本人直接出具书面意见或授权他人代表出具书面意见的，基金份额持</w:t>
      </w:r>
      <w:r w:rsidRPr="00CF7289">
        <w:rPr>
          <w:rFonts w:asciiTheme="majorHAnsi" w:hAnsiTheme="majorHAnsi" w:cs="宋体"/>
          <w:bCs/>
          <w:sz w:val="24"/>
        </w:rPr>
        <w:lastRenderedPageBreak/>
        <w:t>有人所持有的基金份额不小于在权益登记日基金总份额的二分之一（含二分之一）；</w:t>
      </w:r>
    </w:p>
    <w:p w14:paraId="36A2613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）上述第（</w:t>
      </w:r>
      <w:r w:rsidRPr="00CF7289">
        <w:rPr>
          <w:rFonts w:asciiTheme="majorHAnsi" w:hAnsiTheme="majorHAnsi" w:cs="宋体"/>
          <w:bCs/>
          <w:sz w:val="24"/>
        </w:rPr>
        <w:t>3</w:t>
      </w:r>
      <w:r w:rsidRPr="00CF7289">
        <w:rPr>
          <w:rFonts w:asciiTheme="majorHAnsi" w:hAnsiTheme="majorHAnsi" w:cs="宋体"/>
          <w:bCs/>
          <w:sz w:val="24"/>
        </w:rPr>
        <w:t>）项中直接出具书面意见的基金份额持有人或受托代表他人出具书面意见的代理人，同时提交的有关证明文件、受托出具书面意见的代理人出示的委托人的代理投票授权委托证明及有关证明文件符合法律法规、《基金合同》和会议通知的规定，并与基金登记机构记录相符。</w:t>
      </w:r>
    </w:p>
    <w:p w14:paraId="0E77E66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、重新召集基金份额持有人大会的条件</w:t>
      </w:r>
    </w:p>
    <w:p w14:paraId="28CDCC9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基金份额持有人大会应当有代表二分之一以上</w:t>
      </w:r>
      <w:r w:rsidR="005D2F22" w:rsidRPr="00CF7289">
        <w:rPr>
          <w:rFonts w:asciiTheme="majorHAnsi" w:hAnsiTheme="majorHAnsi" w:cs="宋体"/>
          <w:bCs/>
          <w:sz w:val="24"/>
        </w:rPr>
        <w:t>（含）</w:t>
      </w:r>
      <w:r w:rsidRPr="00CF7289">
        <w:rPr>
          <w:rFonts w:asciiTheme="majorHAnsi" w:hAnsiTheme="majorHAnsi" w:cs="宋体"/>
          <w:bCs/>
          <w:sz w:val="24"/>
        </w:rPr>
        <w:t>基金份额的持有人参加，方可召开。</w:t>
      </w:r>
    </w:p>
    <w:p w14:paraId="7A2E7CE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参加基金份额持有人大会的持有人的基金份额低于上述规定比例的，召集人可以在原公告的基金份额持有人大会召开时间的三个月以后、六个月以内，就原定审议事项重新召集基金份额持有人大会。重新召集的基金份额持有人大会应当有代表三分之一以上</w:t>
      </w:r>
      <w:r w:rsidR="005D2F22" w:rsidRPr="00CF7289">
        <w:rPr>
          <w:rFonts w:asciiTheme="majorHAnsi" w:hAnsiTheme="majorHAnsi" w:cs="宋体"/>
          <w:bCs/>
          <w:sz w:val="24"/>
        </w:rPr>
        <w:t>（含）</w:t>
      </w:r>
      <w:r w:rsidRPr="00CF7289">
        <w:rPr>
          <w:rFonts w:asciiTheme="majorHAnsi" w:hAnsiTheme="majorHAnsi" w:cs="宋体"/>
          <w:bCs/>
          <w:sz w:val="24"/>
        </w:rPr>
        <w:t>基金份额的持有人参加，方可召开。</w:t>
      </w:r>
    </w:p>
    <w:p w14:paraId="647B28D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在不与法律法规冲突的前提下，基金份额持有人大会可通过网络、电话或其他方式召开，基金份额持有人可以采用书面、网络、电话、短信或其他方式进行表决，具体方式由会议召集人确定并在会议通知中列明。</w:t>
      </w:r>
    </w:p>
    <w:p w14:paraId="63D9FE6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、基金份额持有人授权他人代为出席会议并表决的，授权方式可以采用书面、网络、电话、短信或其他方式，具体方式由会议召集人确定并在会议通知中列明。</w:t>
      </w:r>
    </w:p>
    <w:p w14:paraId="3D013711" w14:textId="77777777" w:rsidR="00BD751F" w:rsidRPr="00CF7289" w:rsidRDefault="00BD751F">
      <w:pPr>
        <w:spacing w:line="360" w:lineRule="auto"/>
        <w:ind w:firstLineChars="200" w:firstLine="480"/>
        <w:rPr>
          <w:rFonts w:asciiTheme="majorHAnsi" w:hAnsiTheme="majorHAnsi" w:cs="宋体"/>
          <w:bCs/>
          <w:sz w:val="24"/>
        </w:rPr>
      </w:pPr>
    </w:p>
    <w:p w14:paraId="72AA60DD" w14:textId="77777777" w:rsidR="00BD751F" w:rsidRPr="00CF7289" w:rsidRDefault="00BD751F" w:rsidP="00993134">
      <w:pPr>
        <w:spacing w:line="360" w:lineRule="auto"/>
        <w:ind w:firstLineChars="200" w:firstLine="480"/>
        <w:rPr>
          <w:rFonts w:asciiTheme="majorHAnsi" w:hAnsiTheme="majorHAnsi" w:cs="宋体"/>
          <w:bCs/>
          <w:sz w:val="24"/>
        </w:rPr>
      </w:pPr>
      <w:bookmarkStart w:id="381" w:name="_Toc79392588"/>
      <w:bookmarkStart w:id="382" w:name="_Toc57530247"/>
      <w:bookmarkStart w:id="383" w:name="_Toc15641224"/>
      <w:r w:rsidRPr="00CF7289">
        <w:rPr>
          <w:rFonts w:asciiTheme="majorHAnsi" w:hAnsiTheme="majorHAnsi" w:cs="宋体"/>
          <w:bCs/>
          <w:sz w:val="24"/>
        </w:rPr>
        <w:t>五、议事内容与程序</w:t>
      </w:r>
      <w:bookmarkEnd w:id="381"/>
      <w:bookmarkEnd w:id="382"/>
      <w:bookmarkEnd w:id="383"/>
    </w:p>
    <w:p w14:paraId="0D52E86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、议事内容及提案权</w:t>
      </w:r>
    </w:p>
    <w:p w14:paraId="40A9D93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4EFFA046"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基金份额持有人大会的召集人发出召集会议的通知后，对原有提案的修改应当在基金份额持有人大会召开前及时公告。</w:t>
      </w:r>
    </w:p>
    <w:p w14:paraId="3FB4703A"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基金份额持有人大会不得对未事先公告的议事内容进行表决。</w:t>
      </w:r>
    </w:p>
    <w:p w14:paraId="08422FE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2</w:t>
      </w:r>
      <w:r w:rsidRPr="00CF7289">
        <w:rPr>
          <w:rFonts w:asciiTheme="majorHAnsi" w:hAnsiTheme="majorHAnsi" w:cs="宋体"/>
          <w:bCs/>
          <w:sz w:val="24"/>
        </w:rPr>
        <w:t>、议事程序</w:t>
      </w:r>
    </w:p>
    <w:p w14:paraId="6E34415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）现场开会</w:t>
      </w:r>
    </w:p>
    <w:p w14:paraId="65BB04E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二分之一以上（含二分之一）选举产生一名基金份额持有人作为该次基金份额持有人大会的主持人。基金管理人和基金托管人拒不出席或主持基金份额持有人大会，不影响基金份额持有人大会作出的决议的效力。</w:t>
      </w:r>
    </w:p>
    <w:p w14:paraId="52B75C7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会议召集人应当制作出席会议人员的签名册。签名册载明参加会议人员姓名（或单位名称）、身份证明文件号码、持有或代表有表决权的基金份额、委托人姓名（或单位名称）和联系方式等事项。</w:t>
      </w:r>
    </w:p>
    <w:p w14:paraId="5F643A6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）通讯开会</w:t>
      </w:r>
    </w:p>
    <w:p w14:paraId="2322034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在通讯开会的情况下，首先由召集人提前</w:t>
      </w:r>
      <w:r w:rsidRPr="00CF7289">
        <w:rPr>
          <w:rFonts w:asciiTheme="majorHAnsi" w:hAnsiTheme="majorHAnsi" w:cs="宋体"/>
          <w:bCs/>
          <w:sz w:val="24"/>
        </w:rPr>
        <w:t>30</w:t>
      </w:r>
      <w:r w:rsidRPr="00CF7289">
        <w:rPr>
          <w:rFonts w:asciiTheme="majorHAnsi" w:hAnsiTheme="majorHAnsi" w:cs="宋体"/>
          <w:bCs/>
          <w:sz w:val="24"/>
        </w:rPr>
        <w:t>日公布提案，在所通知的表决截止日期后</w:t>
      </w:r>
      <w:r w:rsidRPr="00CF7289">
        <w:rPr>
          <w:rFonts w:asciiTheme="majorHAnsi" w:hAnsiTheme="majorHAnsi" w:cs="宋体"/>
          <w:bCs/>
          <w:sz w:val="24"/>
        </w:rPr>
        <w:t>2</w:t>
      </w:r>
      <w:r w:rsidRPr="00CF7289">
        <w:rPr>
          <w:rFonts w:asciiTheme="majorHAnsi" w:hAnsiTheme="majorHAnsi" w:cs="宋体"/>
          <w:bCs/>
          <w:sz w:val="24"/>
        </w:rPr>
        <w:t>个工作日内在公证机关监督下由召集人统计全部有效表决，在公证机关监督下形成决议。</w:t>
      </w:r>
    </w:p>
    <w:p w14:paraId="6AE362B3" w14:textId="77777777" w:rsidR="00BD751F" w:rsidRPr="00CF7289" w:rsidRDefault="00BD751F">
      <w:pPr>
        <w:spacing w:line="360" w:lineRule="auto"/>
        <w:ind w:firstLineChars="200" w:firstLine="480"/>
        <w:rPr>
          <w:rFonts w:asciiTheme="majorHAnsi" w:hAnsiTheme="majorHAnsi" w:cs="宋体"/>
          <w:bCs/>
          <w:sz w:val="24"/>
        </w:rPr>
      </w:pPr>
    </w:p>
    <w:p w14:paraId="304E4C90" w14:textId="77777777" w:rsidR="00BD751F" w:rsidRPr="00CF7289" w:rsidRDefault="00BD751F" w:rsidP="00993134">
      <w:pPr>
        <w:spacing w:line="360" w:lineRule="auto"/>
        <w:ind w:firstLineChars="200" w:firstLine="480"/>
        <w:rPr>
          <w:rFonts w:asciiTheme="majorHAnsi" w:hAnsiTheme="majorHAnsi" w:cs="宋体"/>
          <w:bCs/>
          <w:sz w:val="24"/>
        </w:rPr>
      </w:pPr>
      <w:bookmarkStart w:id="384" w:name="_Toc15641225"/>
      <w:bookmarkStart w:id="385" w:name="_Toc79392589"/>
      <w:bookmarkStart w:id="386" w:name="_Toc57530248"/>
      <w:r w:rsidRPr="00CF7289">
        <w:rPr>
          <w:rFonts w:asciiTheme="majorHAnsi" w:hAnsiTheme="majorHAnsi" w:cs="宋体"/>
          <w:bCs/>
          <w:sz w:val="24"/>
        </w:rPr>
        <w:t>六、表决</w:t>
      </w:r>
      <w:bookmarkEnd w:id="384"/>
      <w:bookmarkEnd w:id="385"/>
      <w:bookmarkEnd w:id="386"/>
    </w:p>
    <w:p w14:paraId="46DBFA9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基金份额持有人所持每份基金份额有一票表决权。</w:t>
      </w:r>
    </w:p>
    <w:p w14:paraId="002866B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基金份额持有人大会决议分为一般决议和特别决议：</w:t>
      </w:r>
    </w:p>
    <w:p w14:paraId="28FA473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、一般决议，一般决议须经参加大会的基金份额持有人或其代理人所持表决权的二分之一以上（含二分之一）通过方为有效；除下列第</w:t>
      </w:r>
      <w:r w:rsidRPr="00CF7289">
        <w:rPr>
          <w:rFonts w:asciiTheme="majorHAnsi" w:hAnsiTheme="majorHAnsi" w:cs="宋体"/>
          <w:bCs/>
          <w:sz w:val="24"/>
        </w:rPr>
        <w:t>2</w:t>
      </w:r>
      <w:r w:rsidRPr="00CF7289">
        <w:rPr>
          <w:rFonts w:asciiTheme="majorHAnsi" w:hAnsiTheme="majorHAnsi" w:cs="宋体"/>
          <w:bCs/>
          <w:sz w:val="24"/>
        </w:rPr>
        <w:t>项所规定的须以特别决议通过事项以外的其他事项均以一般决议的方式通过。</w:t>
      </w:r>
    </w:p>
    <w:p w14:paraId="248BBC31" w14:textId="6224D361"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、特别决议，特别决议应当经参加大会的基金份额持有人或其代理人所持表决权的三分之二以上（含三分之二）通过方可做出。</w:t>
      </w:r>
      <w:r w:rsidR="004E6B98" w:rsidRPr="00CF7289">
        <w:rPr>
          <w:rFonts w:asciiTheme="majorHAnsi" w:hAnsiTheme="majorHAnsi" w:cs="宋体" w:hint="eastAsia"/>
          <w:bCs/>
          <w:sz w:val="24"/>
        </w:rPr>
        <w:t>除基金合同另有约定外，</w:t>
      </w:r>
      <w:r w:rsidRPr="00CF7289">
        <w:rPr>
          <w:rFonts w:asciiTheme="majorHAnsi" w:hAnsiTheme="majorHAnsi" w:cs="宋体"/>
          <w:bCs/>
          <w:sz w:val="24"/>
        </w:rPr>
        <w:t>转换基金运作方式、更换基金管理人或者基金托管人、终止《基金合同》、与其他基金合并以特别决议通过方为有效。</w:t>
      </w:r>
    </w:p>
    <w:p w14:paraId="1FBF5B2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基金份额持有人大会采取记名方式进行投票表决。</w:t>
      </w:r>
    </w:p>
    <w:p w14:paraId="0B1989B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14:paraId="6DC600E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基金份额持有人大会的各项提案或同一项提案内并列的各项议题应当分开审议、逐项表决。</w:t>
      </w:r>
    </w:p>
    <w:p w14:paraId="601EB287" w14:textId="77777777" w:rsidR="00BD751F" w:rsidRPr="00CF7289" w:rsidRDefault="00BD751F">
      <w:pPr>
        <w:spacing w:line="360" w:lineRule="auto"/>
        <w:ind w:firstLineChars="200" w:firstLine="480"/>
        <w:rPr>
          <w:rFonts w:asciiTheme="majorHAnsi" w:hAnsiTheme="majorHAnsi" w:cs="宋体"/>
          <w:bCs/>
          <w:sz w:val="24"/>
        </w:rPr>
      </w:pPr>
    </w:p>
    <w:p w14:paraId="14B3DFDA" w14:textId="77777777" w:rsidR="00BD751F" w:rsidRPr="00CF7289" w:rsidRDefault="00BD751F" w:rsidP="00993134">
      <w:pPr>
        <w:spacing w:line="360" w:lineRule="auto"/>
        <w:ind w:firstLineChars="200" w:firstLine="480"/>
        <w:rPr>
          <w:rFonts w:asciiTheme="majorHAnsi" w:hAnsiTheme="majorHAnsi" w:cs="宋体"/>
          <w:bCs/>
          <w:sz w:val="24"/>
        </w:rPr>
      </w:pPr>
      <w:bookmarkStart w:id="387" w:name="_Toc15641226"/>
      <w:bookmarkStart w:id="388" w:name="_Toc57530249"/>
      <w:bookmarkStart w:id="389" w:name="_Toc79392590"/>
      <w:r w:rsidRPr="00CF7289">
        <w:rPr>
          <w:rFonts w:asciiTheme="majorHAnsi" w:hAnsiTheme="majorHAnsi" w:cs="宋体"/>
          <w:bCs/>
          <w:sz w:val="24"/>
        </w:rPr>
        <w:t>七、计票</w:t>
      </w:r>
      <w:bookmarkEnd w:id="387"/>
      <w:bookmarkEnd w:id="388"/>
      <w:bookmarkEnd w:id="389"/>
    </w:p>
    <w:p w14:paraId="539F7CD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、现场开会</w:t>
      </w:r>
    </w:p>
    <w:p w14:paraId="2886463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42405F3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）监票人应当在基金份额持有人表决后立即进行清点并由大会主持人当场公布计票结果。</w:t>
      </w:r>
    </w:p>
    <w:p w14:paraId="3A923D9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1750A31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）计票过程应由公证机关予以公证</w:t>
      </w:r>
      <w:r w:rsidR="009F722B" w:rsidRPr="00CF7289">
        <w:rPr>
          <w:rFonts w:asciiTheme="majorHAnsi" w:hAnsiTheme="majorHAnsi" w:cs="宋体" w:hint="eastAsia"/>
          <w:bCs/>
          <w:sz w:val="24"/>
        </w:rPr>
        <w:t>，</w:t>
      </w:r>
      <w:r w:rsidRPr="00CF7289">
        <w:rPr>
          <w:rFonts w:asciiTheme="majorHAnsi" w:hAnsiTheme="majorHAnsi" w:cs="宋体"/>
          <w:bCs/>
          <w:sz w:val="24"/>
        </w:rPr>
        <w:t>基金管理人或基金托管人拒不出席大会的，不影响计票的效力。</w:t>
      </w:r>
    </w:p>
    <w:p w14:paraId="0B8C904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、通讯开会</w:t>
      </w:r>
    </w:p>
    <w:p w14:paraId="2A87CA1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在通讯开会的情况下，计票方式为：由大会召集人授权的两名监督员在基金托管人授权代表（若由基金托管人召集，则为基金管理人授权代表）的监督下进行计票，并由公证机关对其计票过程予以公证</w:t>
      </w:r>
      <w:bookmarkStart w:id="390" w:name="_Toc79392591"/>
      <w:bookmarkStart w:id="391" w:name="_Toc57530250"/>
      <w:bookmarkStart w:id="392" w:name="_Toc15641227"/>
      <w:r w:rsidRPr="00CF7289">
        <w:rPr>
          <w:rFonts w:asciiTheme="majorHAnsi" w:hAnsiTheme="majorHAnsi" w:cs="宋体"/>
          <w:bCs/>
          <w:sz w:val="24"/>
        </w:rPr>
        <w:t>。基金管理人或基金托管人拒派代</w:t>
      </w:r>
      <w:r w:rsidRPr="00CF7289">
        <w:rPr>
          <w:rFonts w:asciiTheme="majorHAnsi" w:hAnsiTheme="majorHAnsi" w:cs="宋体"/>
          <w:bCs/>
          <w:sz w:val="24"/>
        </w:rPr>
        <w:lastRenderedPageBreak/>
        <w:t>表对书面表决意见的计票进行监督的，不影响计票和表决结果。</w:t>
      </w:r>
    </w:p>
    <w:p w14:paraId="3661779A" w14:textId="77777777" w:rsidR="00BD751F" w:rsidRPr="00CF7289" w:rsidRDefault="00BD751F">
      <w:pPr>
        <w:spacing w:line="360" w:lineRule="auto"/>
        <w:ind w:firstLineChars="200" w:firstLine="480"/>
        <w:rPr>
          <w:rFonts w:asciiTheme="majorHAnsi" w:hAnsiTheme="majorHAnsi" w:cs="宋体"/>
          <w:bCs/>
          <w:sz w:val="24"/>
        </w:rPr>
      </w:pPr>
    </w:p>
    <w:p w14:paraId="54362A35"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八、生效与公告</w:t>
      </w:r>
      <w:bookmarkEnd w:id="390"/>
      <w:bookmarkEnd w:id="391"/>
      <w:bookmarkEnd w:id="392"/>
    </w:p>
    <w:p w14:paraId="3CFE163C" w14:textId="77777777" w:rsidR="00BD751F" w:rsidRPr="00CF7289" w:rsidRDefault="00BD751F" w:rsidP="00215F09">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基金份额持有人大会的决议，自表决通过之日起生效。</w:t>
      </w:r>
    </w:p>
    <w:p w14:paraId="7AA7D39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基金份额持有人大会的决议，召集人应当自通过之日起</w:t>
      </w:r>
      <w:r w:rsidRPr="00CF7289">
        <w:rPr>
          <w:rFonts w:asciiTheme="majorHAnsi" w:hAnsiTheme="majorHAnsi" w:cs="宋体"/>
          <w:bCs/>
          <w:sz w:val="24"/>
        </w:rPr>
        <w:t>5</w:t>
      </w:r>
      <w:r w:rsidRPr="00CF7289">
        <w:rPr>
          <w:rFonts w:asciiTheme="majorHAnsi" w:hAnsiTheme="majorHAnsi" w:cs="宋体"/>
          <w:bCs/>
          <w:sz w:val="24"/>
        </w:rPr>
        <w:t>日内报中国证监会备案。</w:t>
      </w:r>
    </w:p>
    <w:p w14:paraId="136E0362" w14:textId="3ED1F73D"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基金份额持有人大会决议自生效之日起</w:t>
      </w:r>
      <w:r w:rsidRPr="00CF7289">
        <w:rPr>
          <w:rFonts w:asciiTheme="majorHAnsi" w:hAnsiTheme="majorHAnsi" w:cs="宋体"/>
          <w:bCs/>
          <w:sz w:val="24"/>
        </w:rPr>
        <w:t>2</w:t>
      </w:r>
      <w:del w:id="393" w:author="Llinks" w:date="2020-08-18T19:55:00Z">
        <w:r w:rsidRPr="00CF7289" w:rsidDel="00C6328E">
          <w:rPr>
            <w:rFonts w:asciiTheme="majorHAnsi" w:hAnsiTheme="majorHAnsi" w:cs="宋体"/>
            <w:bCs/>
            <w:sz w:val="24"/>
          </w:rPr>
          <w:delText>个工作</w:delText>
        </w:r>
      </w:del>
      <w:r w:rsidRPr="00CF7289">
        <w:rPr>
          <w:rFonts w:asciiTheme="majorHAnsi" w:hAnsiTheme="majorHAnsi" w:cs="宋体"/>
          <w:bCs/>
          <w:sz w:val="24"/>
        </w:rPr>
        <w:t>日内在</w:t>
      </w:r>
      <w:del w:id="394" w:author="郑雅雯" w:date="2020-08-11T18:39:00Z">
        <w:r w:rsidRPr="00CF7289" w:rsidDel="00265871">
          <w:rPr>
            <w:rFonts w:asciiTheme="majorHAnsi" w:hAnsiTheme="majorHAnsi" w:cs="宋体"/>
            <w:bCs/>
            <w:sz w:val="24"/>
          </w:rPr>
          <w:delText>指定媒介</w:delText>
        </w:r>
      </w:del>
      <w:ins w:id="395" w:author="郑雅雯" w:date="2020-08-11T18:39:00Z">
        <w:r w:rsidR="00265871">
          <w:rPr>
            <w:rFonts w:asciiTheme="majorHAnsi" w:hAnsiTheme="majorHAnsi" w:cs="宋体"/>
            <w:bCs/>
            <w:sz w:val="24"/>
          </w:rPr>
          <w:t>规定媒介</w:t>
        </w:r>
      </w:ins>
      <w:r w:rsidRPr="00CF7289">
        <w:rPr>
          <w:rFonts w:asciiTheme="majorHAnsi" w:hAnsiTheme="majorHAnsi" w:cs="宋体"/>
          <w:bCs/>
          <w:sz w:val="24"/>
        </w:rPr>
        <w:t>上公告。</w:t>
      </w:r>
      <w:r w:rsidR="0038307F" w:rsidRPr="00CF7289">
        <w:rPr>
          <w:rFonts w:asciiTheme="majorHAnsi" w:hAnsiTheme="majorHAnsi" w:cs="宋体" w:hint="eastAsia"/>
          <w:bCs/>
          <w:sz w:val="24"/>
        </w:rPr>
        <w:t>如果采用通讯方式进行表决，在公告基金份额持有人大会决议时，必须将公证书全文、公证机构、公证员姓名等一同公告。</w:t>
      </w:r>
    </w:p>
    <w:p w14:paraId="7E8475E1" w14:textId="77777777" w:rsidR="00BD751F" w:rsidRPr="00CF7289" w:rsidRDefault="00BD751F">
      <w:pPr>
        <w:spacing w:line="360" w:lineRule="auto"/>
        <w:ind w:firstLineChars="200" w:firstLine="480"/>
        <w:rPr>
          <w:rFonts w:asciiTheme="majorHAnsi" w:hAnsiTheme="majorHAnsi" w:cs="宋体"/>
          <w:bCs/>
          <w:sz w:val="24"/>
        </w:rPr>
      </w:pPr>
      <w:bookmarkStart w:id="396" w:name="_Hlt88820702"/>
      <w:bookmarkEnd w:id="396"/>
      <w:r w:rsidRPr="00CF7289">
        <w:rPr>
          <w:rFonts w:asciiTheme="majorHAnsi" w:hAnsiTheme="majorHAnsi" w:cs="宋体"/>
          <w:bCs/>
          <w:sz w:val="24"/>
        </w:rPr>
        <w:t>基金管理人、基金托管人和基金份额持有人应当执行生效的基金份额持有人大会的决议。生效的基金份额持有人大会决议对全体基金份额持有人、基金管理人、基金托管人均有约束力。</w:t>
      </w:r>
    </w:p>
    <w:p w14:paraId="3AAB2A2E" w14:textId="77777777" w:rsidR="00BD751F" w:rsidRDefault="00BD751F">
      <w:pPr>
        <w:spacing w:line="360" w:lineRule="auto"/>
        <w:ind w:firstLineChars="200" w:firstLine="480"/>
        <w:rPr>
          <w:ins w:id="397" w:author="郑雅雯" w:date="2020-08-10T15:27:00Z"/>
          <w:rFonts w:asciiTheme="majorHAnsi" w:hAnsiTheme="majorHAnsi" w:cs="宋体"/>
          <w:bCs/>
          <w:sz w:val="24"/>
        </w:rPr>
      </w:pPr>
    </w:p>
    <w:p w14:paraId="19896116" w14:textId="77777777" w:rsidR="00717E0D" w:rsidRPr="00717E0D" w:rsidRDefault="00717E0D" w:rsidP="00717E0D">
      <w:pPr>
        <w:spacing w:line="360" w:lineRule="auto"/>
        <w:ind w:firstLineChars="200" w:firstLine="480"/>
        <w:rPr>
          <w:ins w:id="398" w:author="郑雅雯" w:date="2020-08-10T15:28:00Z"/>
          <w:rFonts w:asciiTheme="majorHAnsi" w:hAnsiTheme="majorHAnsi" w:cs="宋体"/>
          <w:bCs/>
          <w:sz w:val="24"/>
        </w:rPr>
      </w:pPr>
      <w:ins w:id="399" w:author="郑雅雯" w:date="2020-08-10T15:28:00Z">
        <w:r w:rsidRPr="00717E0D">
          <w:rPr>
            <w:rFonts w:asciiTheme="majorHAnsi" w:hAnsiTheme="majorHAnsi" w:cs="宋体" w:hint="eastAsia"/>
            <w:bCs/>
            <w:sz w:val="24"/>
          </w:rPr>
          <w:t>九、实施侧袋机制期间基金份额持有人大会的特殊约定</w:t>
        </w:r>
      </w:ins>
    </w:p>
    <w:p w14:paraId="465E3905" w14:textId="77777777" w:rsidR="00717E0D" w:rsidRPr="00717E0D" w:rsidRDefault="00717E0D" w:rsidP="00717E0D">
      <w:pPr>
        <w:spacing w:line="360" w:lineRule="auto"/>
        <w:ind w:firstLineChars="200" w:firstLine="480"/>
        <w:rPr>
          <w:ins w:id="400" w:author="郑雅雯" w:date="2020-08-10T15:28:00Z"/>
          <w:rFonts w:asciiTheme="majorHAnsi" w:hAnsiTheme="majorHAnsi" w:cs="宋体"/>
          <w:bCs/>
          <w:sz w:val="24"/>
        </w:rPr>
      </w:pPr>
      <w:ins w:id="401" w:author="郑雅雯" w:date="2020-08-10T15:28:00Z">
        <w:r w:rsidRPr="00717E0D">
          <w:rPr>
            <w:rFonts w:asciiTheme="majorHAnsi" w:hAnsiTheme="majorHAnsi" w:cs="宋体" w:hint="eastAsia"/>
            <w:bCs/>
            <w:sz w:val="24"/>
          </w:rPr>
          <w:t>若本基金实施侧袋机制，本部分和“基金管理人、基金托管人的更换条件和程序”部分约定的以下情形中的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ins>
    </w:p>
    <w:p w14:paraId="27BE5F37" w14:textId="77777777" w:rsidR="00717E0D" w:rsidRPr="00717E0D" w:rsidRDefault="00717E0D" w:rsidP="00717E0D">
      <w:pPr>
        <w:spacing w:line="360" w:lineRule="auto"/>
        <w:ind w:firstLineChars="200" w:firstLine="480"/>
        <w:rPr>
          <w:ins w:id="402" w:author="郑雅雯" w:date="2020-08-10T15:28:00Z"/>
          <w:rFonts w:asciiTheme="majorHAnsi" w:hAnsiTheme="majorHAnsi" w:cs="宋体"/>
          <w:bCs/>
          <w:sz w:val="24"/>
        </w:rPr>
      </w:pPr>
      <w:ins w:id="403" w:author="郑雅雯" w:date="2020-08-10T15:28:00Z">
        <w:r w:rsidRPr="00717E0D">
          <w:rPr>
            <w:rFonts w:asciiTheme="majorHAnsi" w:hAnsiTheme="majorHAnsi" w:cs="宋体" w:hint="eastAsia"/>
            <w:bCs/>
            <w:sz w:val="24"/>
          </w:rPr>
          <w:t>1</w:t>
        </w:r>
        <w:r w:rsidRPr="00717E0D">
          <w:rPr>
            <w:rFonts w:asciiTheme="majorHAnsi" w:hAnsiTheme="majorHAnsi" w:cs="宋体" w:hint="eastAsia"/>
            <w:bCs/>
            <w:sz w:val="24"/>
          </w:rPr>
          <w:t>、基金份额持有人行使提议权、召集权、提名权所需单独或合计代表相关基金份额</w:t>
        </w:r>
        <w:r w:rsidRPr="00717E0D">
          <w:rPr>
            <w:rFonts w:asciiTheme="majorHAnsi" w:hAnsiTheme="majorHAnsi" w:cs="宋体" w:hint="eastAsia"/>
            <w:bCs/>
            <w:sz w:val="24"/>
          </w:rPr>
          <w:t>10%</w:t>
        </w:r>
        <w:r w:rsidRPr="00717E0D">
          <w:rPr>
            <w:rFonts w:asciiTheme="majorHAnsi" w:hAnsiTheme="majorHAnsi" w:cs="宋体" w:hint="eastAsia"/>
            <w:bCs/>
            <w:sz w:val="24"/>
          </w:rPr>
          <w:t>以上（含</w:t>
        </w:r>
        <w:r w:rsidRPr="00717E0D">
          <w:rPr>
            <w:rFonts w:asciiTheme="majorHAnsi" w:hAnsiTheme="majorHAnsi" w:cs="宋体" w:hint="eastAsia"/>
            <w:bCs/>
            <w:sz w:val="24"/>
          </w:rPr>
          <w:t>10%</w:t>
        </w:r>
        <w:r w:rsidRPr="00717E0D">
          <w:rPr>
            <w:rFonts w:asciiTheme="majorHAnsi" w:hAnsiTheme="majorHAnsi" w:cs="宋体" w:hint="eastAsia"/>
            <w:bCs/>
            <w:sz w:val="24"/>
          </w:rPr>
          <w:t>）；</w:t>
        </w:r>
      </w:ins>
    </w:p>
    <w:p w14:paraId="4D57981F" w14:textId="77777777" w:rsidR="00717E0D" w:rsidRPr="00717E0D" w:rsidRDefault="00717E0D" w:rsidP="00717E0D">
      <w:pPr>
        <w:spacing w:line="360" w:lineRule="auto"/>
        <w:ind w:firstLineChars="200" w:firstLine="480"/>
        <w:rPr>
          <w:ins w:id="404" w:author="郑雅雯" w:date="2020-08-10T15:28:00Z"/>
          <w:rFonts w:asciiTheme="majorHAnsi" w:hAnsiTheme="majorHAnsi" w:cs="宋体"/>
          <w:bCs/>
          <w:sz w:val="24"/>
        </w:rPr>
      </w:pPr>
      <w:ins w:id="405" w:author="郑雅雯" w:date="2020-08-10T15:28:00Z">
        <w:r w:rsidRPr="00717E0D">
          <w:rPr>
            <w:rFonts w:asciiTheme="majorHAnsi" w:hAnsiTheme="majorHAnsi" w:cs="宋体" w:hint="eastAsia"/>
            <w:bCs/>
            <w:sz w:val="24"/>
          </w:rPr>
          <w:t>2</w:t>
        </w:r>
        <w:r w:rsidRPr="00717E0D">
          <w:rPr>
            <w:rFonts w:asciiTheme="majorHAnsi" w:hAnsiTheme="majorHAnsi" w:cs="宋体" w:hint="eastAsia"/>
            <w:bCs/>
            <w:sz w:val="24"/>
          </w:rPr>
          <w:t>、现场开会的到会者在权益登记日代表的基金份额不少于本基金在权益登记日相关基金份额的二分之一（含二分之一）；</w:t>
        </w:r>
      </w:ins>
    </w:p>
    <w:p w14:paraId="3473C09E" w14:textId="77777777" w:rsidR="00717E0D" w:rsidRPr="00717E0D" w:rsidRDefault="00717E0D" w:rsidP="00717E0D">
      <w:pPr>
        <w:spacing w:line="360" w:lineRule="auto"/>
        <w:ind w:firstLineChars="200" w:firstLine="480"/>
        <w:rPr>
          <w:ins w:id="406" w:author="郑雅雯" w:date="2020-08-10T15:28:00Z"/>
          <w:rFonts w:asciiTheme="majorHAnsi" w:hAnsiTheme="majorHAnsi" w:cs="宋体"/>
          <w:bCs/>
          <w:sz w:val="24"/>
        </w:rPr>
      </w:pPr>
      <w:ins w:id="407" w:author="郑雅雯" w:date="2020-08-10T15:28:00Z">
        <w:r w:rsidRPr="00717E0D">
          <w:rPr>
            <w:rFonts w:asciiTheme="majorHAnsi" w:hAnsiTheme="majorHAnsi" w:cs="宋体" w:hint="eastAsia"/>
            <w:bCs/>
            <w:sz w:val="24"/>
          </w:rPr>
          <w:t>3</w:t>
        </w:r>
        <w:r w:rsidRPr="00717E0D">
          <w:rPr>
            <w:rFonts w:asciiTheme="majorHAnsi" w:hAnsiTheme="majorHAnsi" w:cs="宋体" w:hint="eastAsia"/>
            <w:bCs/>
            <w:sz w:val="24"/>
          </w:rPr>
          <w:t>、通讯开会的直接出具书面意见或授权他人代表出具书面意见的基金份额持有人所持有的基金份额不小于在权益登记日相关基金份额的二分之一（含二分之一）；</w:t>
        </w:r>
      </w:ins>
    </w:p>
    <w:p w14:paraId="57B141B1" w14:textId="77777777" w:rsidR="00717E0D" w:rsidRPr="00717E0D" w:rsidRDefault="00717E0D" w:rsidP="00717E0D">
      <w:pPr>
        <w:spacing w:line="360" w:lineRule="auto"/>
        <w:ind w:firstLineChars="200" w:firstLine="480"/>
        <w:rPr>
          <w:ins w:id="408" w:author="郑雅雯" w:date="2020-08-10T15:28:00Z"/>
          <w:rFonts w:asciiTheme="majorHAnsi" w:hAnsiTheme="majorHAnsi" w:cs="宋体"/>
          <w:bCs/>
          <w:sz w:val="24"/>
        </w:rPr>
      </w:pPr>
      <w:ins w:id="409" w:author="郑雅雯" w:date="2020-08-10T15:28:00Z">
        <w:r w:rsidRPr="00717E0D">
          <w:rPr>
            <w:rFonts w:asciiTheme="majorHAnsi" w:hAnsiTheme="majorHAnsi" w:cs="宋体" w:hint="eastAsia"/>
            <w:bCs/>
            <w:sz w:val="24"/>
          </w:rPr>
          <w:t>4</w:t>
        </w:r>
        <w:r w:rsidRPr="00717E0D">
          <w:rPr>
            <w:rFonts w:asciiTheme="majorHAnsi" w:hAnsiTheme="majorHAnsi" w:cs="宋体" w:hint="eastAsia"/>
            <w:bCs/>
            <w:sz w:val="24"/>
          </w:rPr>
          <w:t>、在参与基金份额持有人大会投票的基金份额持有人所持有的基金份额小于在权益登记日相关基金份额的二分之一、召集人在原公告的基金份额持有人大会召开时间的</w:t>
        </w:r>
        <w:r w:rsidRPr="00717E0D">
          <w:rPr>
            <w:rFonts w:asciiTheme="majorHAnsi" w:hAnsiTheme="majorHAnsi" w:cs="宋体" w:hint="eastAsia"/>
            <w:bCs/>
            <w:sz w:val="24"/>
          </w:rPr>
          <w:t>3</w:t>
        </w:r>
        <w:r w:rsidRPr="00717E0D">
          <w:rPr>
            <w:rFonts w:asciiTheme="majorHAnsi" w:hAnsiTheme="majorHAnsi" w:cs="宋体" w:hint="eastAsia"/>
            <w:bCs/>
            <w:sz w:val="24"/>
          </w:rPr>
          <w:t>个月以后、</w:t>
        </w:r>
        <w:r w:rsidRPr="00717E0D">
          <w:rPr>
            <w:rFonts w:asciiTheme="majorHAnsi" w:hAnsiTheme="majorHAnsi" w:cs="宋体" w:hint="eastAsia"/>
            <w:bCs/>
            <w:sz w:val="24"/>
          </w:rPr>
          <w:t>6</w:t>
        </w:r>
        <w:r w:rsidRPr="00717E0D">
          <w:rPr>
            <w:rFonts w:asciiTheme="majorHAnsi" w:hAnsiTheme="majorHAnsi" w:cs="宋体" w:hint="eastAsia"/>
            <w:bCs/>
            <w:sz w:val="24"/>
          </w:rPr>
          <w:t>个月以内就原定审议事项重新召集的基金份额持有</w:t>
        </w:r>
        <w:r w:rsidRPr="00717E0D">
          <w:rPr>
            <w:rFonts w:asciiTheme="majorHAnsi" w:hAnsiTheme="majorHAnsi" w:cs="宋体" w:hint="eastAsia"/>
            <w:bCs/>
            <w:sz w:val="24"/>
          </w:rPr>
          <w:lastRenderedPageBreak/>
          <w:t>人大会应当有代表三分之一以上（含三分之一）相关基金份额的持有人参与或授权他人参与基金份额持有人大会投票；</w:t>
        </w:r>
      </w:ins>
    </w:p>
    <w:p w14:paraId="46320A67" w14:textId="77777777" w:rsidR="00717E0D" w:rsidRPr="00717E0D" w:rsidRDefault="00717E0D" w:rsidP="00717E0D">
      <w:pPr>
        <w:spacing w:line="360" w:lineRule="auto"/>
        <w:ind w:firstLineChars="200" w:firstLine="480"/>
        <w:rPr>
          <w:ins w:id="410" w:author="郑雅雯" w:date="2020-08-10T15:28:00Z"/>
          <w:rFonts w:asciiTheme="majorHAnsi" w:hAnsiTheme="majorHAnsi" w:cs="宋体"/>
          <w:bCs/>
          <w:sz w:val="24"/>
        </w:rPr>
      </w:pPr>
      <w:ins w:id="411" w:author="郑雅雯" w:date="2020-08-10T15:28:00Z">
        <w:r w:rsidRPr="00717E0D">
          <w:rPr>
            <w:rFonts w:asciiTheme="majorHAnsi" w:hAnsiTheme="majorHAnsi" w:cs="宋体" w:hint="eastAsia"/>
            <w:bCs/>
            <w:sz w:val="24"/>
          </w:rPr>
          <w:t>5</w:t>
        </w:r>
        <w:r w:rsidRPr="00717E0D">
          <w:rPr>
            <w:rFonts w:asciiTheme="majorHAnsi" w:hAnsiTheme="majorHAnsi" w:cs="宋体" w:hint="eastAsia"/>
            <w:bCs/>
            <w:sz w:val="24"/>
          </w:rPr>
          <w:t>、现场开会由出席大会的基金份额持有人和代理人所持表决权的</w:t>
        </w:r>
        <w:r w:rsidRPr="00717E0D">
          <w:rPr>
            <w:rFonts w:asciiTheme="majorHAnsi" w:hAnsiTheme="majorHAnsi" w:cs="宋体" w:hint="eastAsia"/>
            <w:bCs/>
            <w:sz w:val="24"/>
          </w:rPr>
          <w:t>50%</w:t>
        </w:r>
        <w:r w:rsidRPr="00717E0D">
          <w:rPr>
            <w:rFonts w:asciiTheme="majorHAnsi" w:hAnsiTheme="majorHAnsi" w:cs="宋体" w:hint="eastAsia"/>
            <w:bCs/>
            <w:sz w:val="24"/>
          </w:rPr>
          <w:t>以上（含</w:t>
        </w:r>
        <w:r w:rsidRPr="00717E0D">
          <w:rPr>
            <w:rFonts w:asciiTheme="majorHAnsi" w:hAnsiTheme="majorHAnsi" w:cs="宋体" w:hint="eastAsia"/>
            <w:bCs/>
            <w:sz w:val="24"/>
          </w:rPr>
          <w:t>50%</w:t>
        </w:r>
        <w:r w:rsidRPr="00717E0D">
          <w:rPr>
            <w:rFonts w:asciiTheme="majorHAnsi" w:hAnsiTheme="majorHAnsi" w:cs="宋体" w:hint="eastAsia"/>
            <w:bCs/>
            <w:sz w:val="24"/>
          </w:rPr>
          <w:t>）选举产生一名基金份额持有人作为该次基金份额持有人大会的主持人；</w:t>
        </w:r>
      </w:ins>
    </w:p>
    <w:p w14:paraId="08C5E8DD" w14:textId="77777777" w:rsidR="00717E0D" w:rsidRPr="00717E0D" w:rsidRDefault="00717E0D" w:rsidP="00717E0D">
      <w:pPr>
        <w:spacing w:line="360" w:lineRule="auto"/>
        <w:ind w:firstLineChars="200" w:firstLine="480"/>
        <w:rPr>
          <w:ins w:id="412" w:author="郑雅雯" w:date="2020-08-10T15:28:00Z"/>
          <w:rFonts w:asciiTheme="majorHAnsi" w:hAnsiTheme="majorHAnsi" w:cs="宋体"/>
          <w:bCs/>
          <w:sz w:val="24"/>
        </w:rPr>
      </w:pPr>
      <w:ins w:id="413" w:author="郑雅雯" w:date="2020-08-10T15:28:00Z">
        <w:r w:rsidRPr="00717E0D">
          <w:rPr>
            <w:rFonts w:asciiTheme="majorHAnsi" w:hAnsiTheme="majorHAnsi" w:cs="宋体" w:hint="eastAsia"/>
            <w:bCs/>
            <w:sz w:val="24"/>
          </w:rPr>
          <w:t>6</w:t>
        </w:r>
        <w:r w:rsidRPr="00717E0D">
          <w:rPr>
            <w:rFonts w:asciiTheme="majorHAnsi" w:hAnsiTheme="majorHAnsi" w:cs="宋体" w:hint="eastAsia"/>
            <w:bCs/>
            <w:sz w:val="24"/>
          </w:rPr>
          <w:t>、一般决议须经参加大会的基金份额持有人或其代理人所持表决权的二分之一以上（含二分之一）通过；</w:t>
        </w:r>
      </w:ins>
    </w:p>
    <w:p w14:paraId="2B8318CA" w14:textId="77777777" w:rsidR="00717E0D" w:rsidRPr="00717E0D" w:rsidRDefault="00717E0D" w:rsidP="00717E0D">
      <w:pPr>
        <w:spacing w:line="360" w:lineRule="auto"/>
        <w:ind w:firstLineChars="200" w:firstLine="480"/>
        <w:rPr>
          <w:ins w:id="414" w:author="郑雅雯" w:date="2020-08-10T15:28:00Z"/>
          <w:rFonts w:asciiTheme="majorHAnsi" w:hAnsiTheme="majorHAnsi" w:cs="宋体"/>
          <w:bCs/>
          <w:sz w:val="24"/>
        </w:rPr>
      </w:pPr>
      <w:ins w:id="415" w:author="郑雅雯" w:date="2020-08-10T15:28:00Z">
        <w:r w:rsidRPr="00717E0D">
          <w:rPr>
            <w:rFonts w:asciiTheme="majorHAnsi" w:hAnsiTheme="majorHAnsi" w:cs="宋体" w:hint="eastAsia"/>
            <w:bCs/>
            <w:sz w:val="24"/>
          </w:rPr>
          <w:t>7</w:t>
        </w:r>
        <w:r w:rsidRPr="00717E0D">
          <w:rPr>
            <w:rFonts w:asciiTheme="majorHAnsi" w:hAnsiTheme="majorHAnsi" w:cs="宋体" w:hint="eastAsia"/>
            <w:bCs/>
            <w:sz w:val="24"/>
          </w:rPr>
          <w:t>、特别决议应当经参加大会的基金份额持有人或其代理人所持表决权的三分之二以上（含三分之二）通过。</w:t>
        </w:r>
      </w:ins>
    </w:p>
    <w:p w14:paraId="0537688A" w14:textId="5F5AC131" w:rsidR="00717E0D" w:rsidRDefault="00717E0D" w:rsidP="00717E0D">
      <w:pPr>
        <w:spacing w:line="360" w:lineRule="auto"/>
        <w:ind w:firstLineChars="200" w:firstLine="480"/>
        <w:rPr>
          <w:ins w:id="416" w:author="郑雅雯" w:date="2020-08-10T15:27:00Z"/>
          <w:rFonts w:asciiTheme="majorHAnsi" w:hAnsiTheme="majorHAnsi" w:cs="宋体"/>
          <w:bCs/>
          <w:sz w:val="24"/>
        </w:rPr>
      </w:pPr>
      <w:ins w:id="417" w:author="郑雅雯" w:date="2020-08-10T15:28:00Z">
        <w:r w:rsidRPr="00717E0D">
          <w:rPr>
            <w:rFonts w:asciiTheme="majorHAnsi" w:hAnsiTheme="majorHAnsi" w:cs="宋体" w:hint="eastAsia"/>
            <w:bCs/>
            <w:sz w:val="24"/>
          </w:rPr>
          <w:t>同一主侧袋账户内的每份基金份额具有平等的表决权。</w:t>
        </w:r>
      </w:ins>
    </w:p>
    <w:p w14:paraId="39B21C6C" w14:textId="77777777" w:rsidR="00717E0D" w:rsidRPr="00CF7289" w:rsidRDefault="00717E0D">
      <w:pPr>
        <w:spacing w:line="360" w:lineRule="auto"/>
        <w:ind w:firstLineChars="200" w:firstLine="480"/>
        <w:rPr>
          <w:rFonts w:asciiTheme="majorHAnsi" w:hAnsiTheme="majorHAnsi" w:cs="宋体"/>
          <w:bCs/>
          <w:sz w:val="24"/>
        </w:rPr>
      </w:pPr>
    </w:p>
    <w:p w14:paraId="537E00D9" w14:textId="50B601C6" w:rsidR="00BD751F" w:rsidRPr="00CF7289" w:rsidRDefault="00BD751F">
      <w:pPr>
        <w:spacing w:line="360" w:lineRule="auto"/>
        <w:ind w:firstLineChars="200" w:firstLine="480"/>
        <w:rPr>
          <w:rFonts w:asciiTheme="majorHAnsi" w:hAnsiTheme="majorHAnsi" w:cs="宋体"/>
          <w:bCs/>
          <w:sz w:val="24"/>
        </w:rPr>
      </w:pPr>
      <w:del w:id="418" w:author="郑雅雯" w:date="2020-08-10T15:28:00Z">
        <w:r w:rsidRPr="00CF7289" w:rsidDel="00717E0D">
          <w:rPr>
            <w:rFonts w:asciiTheme="majorHAnsi" w:hAnsiTheme="majorHAnsi" w:cs="宋体" w:hint="eastAsia"/>
            <w:bCs/>
            <w:sz w:val="24"/>
          </w:rPr>
          <w:delText>九</w:delText>
        </w:r>
      </w:del>
      <w:ins w:id="419" w:author="郑雅雯" w:date="2020-08-10T15:28:00Z">
        <w:r w:rsidR="00717E0D">
          <w:rPr>
            <w:rFonts w:asciiTheme="majorHAnsi" w:hAnsiTheme="majorHAnsi" w:cs="宋体" w:hint="eastAsia"/>
            <w:bCs/>
            <w:sz w:val="24"/>
          </w:rPr>
          <w:t>十</w:t>
        </w:r>
      </w:ins>
      <w:r w:rsidRPr="00CF7289">
        <w:rPr>
          <w:rFonts w:asciiTheme="majorHAnsi" w:hAnsiTheme="majorHAnsi" w:cs="宋体"/>
          <w:bCs/>
          <w:sz w:val="24"/>
        </w:rPr>
        <w:t>、其他</w:t>
      </w:r>
    </w:p>
    <w:p w14:paraId="23F3726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部分关于基金份额持有人大会召开事由、召开条件、议事程序、表决条件等规定，凡是直接引用法律法规的部分，如将来法律法规修改导致相关内容被取消或变更的，基金管理人提前公告后，可直接对本部分内容进行修改和调整，无需召开基金份额持有人大会审议。</w:t>
      </w:r>
    </w:p>
    <w:p w14:paraId="4D77BC25" w14:textId="77777777" w:rsidR="00BD751F" w:rsidRPr="00CF7289" w:rsidRDefault="00BD751F">
      <w:pPr>
        <w:spacing w:line="360" w:lineRule="auto"/>
        <w:ind w:firstLineChars="200" w:firstLine="480"/>
        <w:rPr>
          <w:rFonts w:asciiTheme="majorHAnsi" w:hAnsiTheme="majorHAnsi" w:cs="宋体"/>
          <w:bCs/>
          <w:sz w:val="24"/>
        </w:rPr>
      </w:pPr>
    </w:p>
    <w:p w14:paraId="0579A72B" w14:textId="77777777" w:rsidR="00460EB9" w:rsidRPr="00CF7289" w:rsidRDefault="00460EB9" w:rsidP="002A6D1C">
      <w:pPr>
        <w:ind w:firstLine="420"/>
        <w:rPr>
          <w:rFonts w:asciiTheme="majorHAnsi" w:hAnsiTheme="majorHAnsi" w:cs="宋体"/>
        </w:rPr>
      </w:pPr>
      <w:bookmarkStart w:id="420" w:name="_Toc1745"/>
      <w:bookmarkStart w:id="421" w:name="_Toc18769"/>
      <w:bookmarkStart w:id="422" w:name="_Toc3963"/>
    </w:p>
    <w:p w14:paraId="270EDA4A" w14:textId="77777777" w:rsidR="00BD751F" w:rsidRPr="00CF7289" w:rsidRDefault="00BD751F">
      <w:pPr>
        <w:pStyle w:val="1"/>
        <w:jc w:val="center"/>
        <w:rPr>
          <w:rFonts w:asciiTheme="majorHAnsi" w:hAnsiTheme="majorHAnsi" w:cs="宋体"/>
          <w:color w:val="auto"/>
        </w:rPr>
      </w:pPr>
      <w:r w:rsidRPr="00CF7289">
        <w:rPr>
          <w:rFonts w:asciiTheme="majorHAnsi" w:hAnsiTheme="majorHAnsi" w:cs="宋体"/>
          <w:b w:val="0"/>
          <w:bCs/>
          <w:color w:val="auto"/>
        </w:rPr>
        <w:br w:type="page"/>
      </w:r>
      <w:bookmarkStart w:id="423" w:name="_Toc123102456"/>
      <w:bookmarkStart w:id="424" w:name="_Toc725"/>
      <w:bookmarkStart w:id="425" w:name="_Toc16164"/>
      <w:bookmarkStart w:id="426" w:name="_Toc31821"/>
      <w:bookmarkStart w:id="427" w:name="_Toc141703889"/>
      <w:bookmarkStart w:id="428" w:name="_Toc123112237"/>
      <w:bookmarkStart w:id="429" w:name="_Toc123051455"/>
      <w:bookmarkStart w:id="430" w:name="_Toc98560355"/>
      <w:bookmarkStart w:id="431" w:name="_Toc18206"/>
      <w:bookmarkStart w:id="432" w:name="_Toc139991739"/>
      <w:bookmarkStart w:id="433" w:name="_Toc3572"/>
      <w:bookmarkStart w:id="434" w:name="_Toc10398"/>
      <w:bookmarkStart w:id="435" w:name="_Toc21735"/>
      <w:bookmarkStart w:id="436" w:name="_Toc3080"/>
      <w:r w:rsidRPr="00CF7289">
        <w:rPr>
          <w:rFonts w:asciiTheme="majorHAnsi" w:hAnsiTheme="majorHAnsi" w:cs="宋体"/>
          <w:color w:val="auto"/>
          <w:sz w:val="30"/>
        </w:rPr>
        <w:lastRenderedPageBreak/>
        <w:t>第九部分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基金管理人、基金托管人的更换条件和程序</w:t>
      </w:r>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p>
    <w:p w14:paraId="7FD90F29" w14:textId="77777777" w:rsidR="00BD751F" w:rsidRPr="00CF7289" w:rsidRDefault="00BD751F">
      <w:pPr>
        <w:autoSpaceDE w:val="0"/>
        <w:autoSpaceDN w:val="0"/>
        <w:spacing w:line="360" w:lineRule="auto"/>
        <w:textAlignment w:val="bottom"/>
        <w:rPr>
          <w:rFonts w:asciiTheme="majorHAnsi" w:hAnsiTheme="majorHAnsi" w:cs="宋体"/>
          <w:bCs/>
          <w:sz w:val="24"/>
        </w:rPr>
      </w:pPr>
      <w:bookmarkStart w:id="437" w:name="_Toc79392593"/>
      <w:bookmarkStart w:id="438" w:name="_Toc57530252"/>
      <w:bookmarkStart w:id="439" w:name="_Toc15118245"/>
    </w:p>
    <w:p w14:paraId="4527A6A2"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一、基金管理人和基金托管人职责终止的情形</w:t>
      </w:r>
      <w:bookmarkEnd w:id="437"/>
      <w:bookmarkEnd w:id="438"/>
      <w:bookmarkEnd w:id="439"/>
    </w:p>
    <w:p w14:paraId="1D306FBE" w14:textId="77777777" w:rsidR="00BD751F" w:rsidRPr="00CF7289" w:rsidRDefault="00BD751F" w:rsidP="00215F09">
      <w:pPr>
        <w:spacing w:line="360" w:lineRule="auto"/>
        <w:ind w:firstLineChars="200" w:firstLine="480"/>
        <w:rPr>
          <w:rFonts w:asciiTheme="majorHAnsi" w:hAnsiTheme="majorHAnsi" w:cs="宋体"/>
          <w:bCs/>
          <w:sz w:val="24"/>
        </w:rPr>
      </w:pPr>
      <w:bookmarkStart w:id="440" w:name="_Toc22005971"/>
      <w:r w:rsidRPr="00CF7289">
        <w:rPr>
          <w:rFonts w:asciiTheme="majorHAnsi" w:hAnsiTheme="majorHAnsi" w:cs="宋体"/>
          <w:bCs/>
          <w:sz w:val="24"/>
        </w:rPr>
        <w:t>（一）</w:t>
      </w:r>
      <w:r w:rsidRPr="00CF7289">
        <w:rPr>
          <w:rFonts w:asciiTheme="majorHAnsi" w:hAnsiTheme="majorHAnsi" w:cs="宋体"/>
          <w:bCs/>
          <w:sz w:val="24"/>
        </w:rPr>
        <w:tab/>
      </w:r>
      <w:r w:rsidRPr="00CF7289">
        <w:rPr>
          <w:rFonts w:asciiTheme="majorHAnsi" w:hAnsiTheme="majorHAnsi" w:cs="宋体"/>
          <w:bCs/>
          <w:sz w:val="24"/>
        </w:rPr>
        <w:t>基金管理人职责终止的情形</w:t>
      </w:r>
      <w:bookmarkEnd w:id="440"/>
    </w:p>
    <w:p w14:paraId="663B8C2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有下列情形之一的，基金管理人职责终止：</w:t>
      </w:r>
    </w:p>
    <w:p w14:paraId="157CED5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、被依法取消基金管理资格；</w:t>
      </w:r>
    </w:p>
    <w:p w14:paraId="74A90FE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、被基金份额持有人大会解任；</w:t>
      </w:r>
    </w:p>
    <w:p w14:paraId="14D3AB5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、依法解散、被依法撤销或被依法宣告破产；</w:t>
      </w:r>
    </w:p>
    <w:p w14:paraId="176213A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、法律法规及中国证监会规定的和《基金合同》约定的其他情形。</w:t>
      </w:r>
    </w:p>
    <w:p w14:paraId="28980991" w14:textId="77777777" w:rsidR="00BD751F" w:rsidRPr="00CF7289" w:rsidRDefault="00BD751F" w:rsidP="00993134">
      <w:pPr>
        <w:spacing w:line="360" w:lineRule="auto"/>
        <w:ind w:firstLineChars="200" w:firstLine="480"/>
        <w:rPr>
          <w:rFonts w:asciiTheme="majorHAnsi" w:hAnsiTheme="majorHAnsi" w:cs="宋体"/>
          <w:bCs/>
          <w:sz w:val="24"/>
        </w:rPr>
      </w:pPr>
      <w:bookmarkStart w:id="441" w:name="_Toc22005972"/>
      <w:r w:rsidRPr="00CF7289">
        <w:rPr>
          <w:rFonts w:asciiTheme="majorHAnsi" w:hAnsiTheme="majorHAnsi" w:cs="宋体"/>
          <w:bCs/>
          <w:sz w:val="24"/>
        </w:rPr>
        <w:t>（二）</w:t>
      </w:r>
      <w:r w:rsidRPr="00CF7289">
        <w:rPr>
          <w:rFonts w:asciiTheme="majorHAnsi" w:hAnsiTheme="majorHAnsi" w:cs="宋体"/>
          <w:bCs/>
          <w:sz w:val="24"/>
        </w:rPr>
        <w:tab/>
      </w:r>
      <w:r w:rsidRPr="00CF7289">
        <w:rPr>
          <w:rFonts w:asciiTheme="majorHAnsi" w:hAnsiTheme="majorHAnsi" w:cs="宋体"/>
          <w:bCs/>
          <w:sz w:val="24"/>
        </w:rPr>
        <w:t>基金托管人职责终止的情形</w:t>
      </w:r>
      <w:bookmarkEnd w:id="441"/>
    </w:p>
    <w:p w14:paraId="6BB3BFB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有下列情形之一的，基金托管人职责终止：</w:t>
      </w:r>
    </w:p>
    <w:p w14:paraId="69CF9B1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、被依法取消基金托管资格；</w:t>
      </w:r>
    </w:p>
    <w:p w14:paraId="5C7E7F4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、被基金份额持有人大会解任；</w:t>
      </w:r>
    </w:p>
    <w:p w14:paraId="7BE5952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、依法解散、被依法撤销或被依法宣告破产；</w:t>
      </w:r>
    </w:p>
    <w:p w14:paraId="31986C5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、法律法规及中国证监会规定的和《基金合同》约定的其他情形。</w:t>
      </w:r>
    </w:p>
    <w:p w14:paraId="3F7FFCDF" w14:textId="77777777" w:rsidR="00BD751F" w:rsidRPr="00CF7289" w:rsidRDefault="00BD751F" w:rsidP="00993134">
      <w:pPr>
        <w:spacing w:line="360" w:lineRule="auto"/>
        <w:ind w:firstLineChars="200" w:firstLine="480"/>
        <w:rPr>
          <w:rFonts w:asciiTheme="majorHAnsi" w:hAnsiTheme="majorHAnsi" w:cs="宋体"/>
          <w:bCs/>
          <w:sz w:val="24"/>
        </w:rPr>
      </w:pPr>
      <w:bookmarkStart w:id="442" w:name="_Toc15118246"/>
      <w:bookmarkStart w:id="443" w:name="_Toc57530253"/>
      <w:bookmarkStart w:id="444" w:name="_Toc79392594"/>
      <w:r w:rsidRPr="00CF7289">
        <w:rPr>
          <w:rFonts w:asciiTheme="majorHAnsi" w:hAnsiTheme="majorHAnsi" w:cs="宋体"/>
          <w:bCs/>
          <w:sz w:val="24"/>
        </w:rPr>
        <w:t>二、基金管理人和基金托管人的更换程序</w:t>
      </w:r>
      <w:bookmarkEnd w:id="442"/>
      <w:bookmarkEnd w:id="443"/>
      <w:bookmarkEnd w:id="444"/>
    </w:p>
    <w:p w14:paraId="2C14DF9D" w14:textId="77777777" w:rsidR="00BD751F" w:rsidRPr="00CF7289" w:rsidRDefault="00BD751F" w:rsidP="00215F09">
      <w:pPr>
        <w:spacing w:line="360" w:lineRule="auto"/>
        <w:ind w:firstLineChars="200" w:firstLine="480"/>
        <w:rPr>
          <w:rFonts w:asciiTheme="majorHAnsi" w:hAnsiTheme="majorHAnsi" w:cs="宋体"/>
          <w:bCs/>
          <w:sz w:val="24"/>
        </w:rPr>
      </w:pPr>
      <w:bookmarkStart w:id="445" w:name="_Toc22005974"/>
      <w:r w:rsidRPr="00CF7289">
        <w:rPr>
          <w:rFonts w:asciiTheme="majorHAnsi" w:hAnsiTheme="majorHAnsi" w:cs="宋体"/>
          <w:bCs/>
          <w:sz w:val="24"/>
        </w:rPr>
        <w:t>（一）</w:t>
      </w:r>
      <w:r w:rsidRPr="00CF7289">
        <w:rPr>
          <w:rFonts w:asciiTheme="majorHAnsi" w:hAnsiTheme="majorHAnsi" w:cs="宋体"/>
          <w:bCs/>
          <w:sz w:val="24"/>
        </w:rPr>
        <w:tab/>
      </w:r>
      <w:r w:rsidRPr="00CF7289">
        <w:rPr>
          <w:rFonts w:asciiTheme="majorHAnsi" w:hAnsiTheme="majorHAnsi" w:cs="宋体"/>
          <w:bCs/>
          <w:sz w:val="24"/>
        </w:rPr>
        <w:t>基金管理人的更换程序</w:t>
      </w:r>
      <w:bookmarkEnd w:id="445"/>
    </w:p>
    <w:p w14:paraId="37D3536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、提名：新任基金管理人由基金托管人或由单独或合计持有</w:t>
      </w:r>
      <w:r w:rsidRPr="00CF7289">
        <w:rPr>
          <w:rFonts w:asciiTheme="majorHAnsi" w:hAnsiTheme="majorHAnsi" w:cs="宋体"/>
          <w:bCs/>
          <w:sz w:val="24"/>
        </w:rPr>
        <w:t>10%</w:t>
      </w:r>
      <w:r w:rsidRPr="00CF7289">
        <w:rPr>
          <w:rFonts w:asciiTheme="majorHAnsi" w:hAnsiTheme="majorHAnsi" w:cs="宋体"/>
          <w:bCs/>
          <w:sz w:val="24"/>
        </w:rPr>
        <w:t>以上（含</w:t>
      </w:r>
      <w:r w:rsidRPr="00CF7289">
        <w:rPr>
          <w:rFonts w:asciiTheme="majorHAnsi" w:hAnsiTheme="majorHAnsi" w:cs="宋体"/>
          <w:bCs/>
          <w:sz w:val="24"/>
        </w:rPr>
        <w:t>10%</w:t>
      </w:r>
      <w:r w:rsidRPr="00CF7289">
        <w:rPr>
          <w:rFonts w:asciiTheme="majorHAnsi" w:hAnsiTheme="majorHAnsi" w:cs="宋体"/>
          <w:bCs/>
          <w:sz w:val="24"/>
        </w:rPr>
        <w:t>）基金份额的基金份额持有人提名；</w:t>
      </w:r>
    </w:p>
    <w:p w14:paraId="4132F68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、决议：基金份额持有人大会在基金管理人职责终止后</w:t>
      </w:r>
      <w:r w:rsidRPr="00CF7289">
        <w:rPr>
          <w:rFonts w:asciiTheme="majorHAnsi" w:hAnsiTheme="majorHAnsi" w:cs="宋体"/>
          <w:bCs/>
          <w:sz w:val="24"/>
        </w:rPr>
        <w:t>6</w:t>
      </w:r>
      <w:r w:rsidRPr="00CF7289">
        <w:rPr>
          <w:rFonts w:asciiTheme="majorHAnsi" w:hAnsiTheme="majorHAnsi" w:cs="宋体"/>
          <w:bCs/>
          <w:sz w:val="24"/>
        </w:rPr>
        <w:t>个月内对被提名的基金管理人形成决议，该决议需经参加大会的基金份额持有人所持表决权的三分之二以上（含三分之二）表决通过；</w:t>
      </w:r>
    </w:p>
    <w:p w14:paraId="5B2757C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、临时基金管理人：新任基金管理人产生之前，由中国证监会指定临时基金管理人；</w:t>
      </w:r>
    </w:p>
    <w:p w14:paraId="0F60425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、备案：基金份额持有人大会选任基金管理人的决议须经中国证监会备案；</w:t>
      </w:r>
    </w:p>
    <w:p w14:paraId="7ADEE364" w14:textId="646E186F"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、公告：基金管理人更换后，由基金托管人在更换基金管理人的基金份额持有人大会决议生效后</w:t>
      </w:r>
      <w:r w:rsidRPr="00CF7289">
        <w:rPr>
          <w:rFonts w:asciiTheme="majorHAnsi" w:hAnsiTheme="majorHAnsi" w:cs="宋体"/>
          <w:bCs/>
          <w:sz w:val="24"/>
        </w:rPr>
        <w:t>2</w:t>
      </w:r>
      <w:del w:id="446" w:author="Llinks" w:date="2020-08-18T19:55:00Z">
        <w:r w:rsidRPr="00CF7289" w:rsidDel="00C6328E">
          <w:rPr>
            <w:rFonts w:asciiTheme="majorHAnsi" w:hAnsiTheme="majorHAnsi" w:cs="宋体"/>
            <w:bCs/>
            <w:sz w:val="24"/>
          </w:rPr>
          <w:delText>个工作</w:delText>
        </w:r>
      </w:del>
      <w:r w:rsidRPr="00CF7289">
        <w:rPr>
          <w:rFonts w:asciiTheme="majorHAnsi" w:hAnsiTheme="majorHAnsi" w:cs="宋体"/>
          <w:bCs/>
          <w:sz w:val="24"/>
        </w:rPr>
        <w:t>日内在</w:t>
      </w:r>
      <w:del w:id="447" w:author="郑雅雯" w:date="2020-08-11T18:39:00Z">
        <w:r w:rsidRPr="00CF7289" w:rsidDel="00265871">
          <w:rPr>
            <w:rFonts w:asciiTheme="majorHAnsi" w:hAnsiTheme="majorHAnsi" w:cs="宋体"/>
            <w:bCs/>
            <w:sz w:val="24"/>
          </w:rPr>
          <w:delText>指定媒介</w:delText>
        </w:r>
      </w:del>
      <w:ins w:id="448" w:author="郑雅雯" w:date="2020-08-11T18:39:00Z">
        <w:r w:rsidR="00265871">
          <w:rPr>
            <w:rFonts w:asciiTheme="majorHAnsi" w:hAnsiTheme="majorHAnsi" w:cs="宋体"/>
            <w:bCs/>
            <w:sz w:val="24"/>
          </w:rPr>
          <w:t>规定媒介</w:t>
        </w:r>
      </w:ins>
      <w:r w:rsidRPr="00CF7289">
        <w:rPr>
          <w:rFonts w:asciiTheme="majorHAnsi" w:hAnsiTheme="majorHAnsi" w:cs="宋体"/>
          <w:bCs/>
          <w:sz w:val="24"/>
        </w:rPr>
        <w:t>公告；</w:t>
      </w:r>
    </w:p>
    <w:p w14:paraId="53C66BF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6</w:t>
      </w:r>
      <w:r w:rsidRPr="00CF7289">
        <w:rPr>
          <w:rFonts w:asciiTheme="majorHAnsi" w:hAnsiTheme="majorHAnsi" w:cs="宋体"/>
          <w:bCs/>
          <w:sz w:val="24"/>
        </w:rPr>
        <w:t>、交接：基金管理人职责终止的，基金管理人应妥善保管基金管理业务资料，及时向临时基金管理人或新任基金管理人办理基金管理业务的移交手续，临</w:t>
      </w:r>
      <w:r w:rsidRPr="00CF7289">
        <w:rPr>
          <w:rFonts w:asciiTheme="majorHAnsi" w:hAnsiTheme="majorHAnsi" w:cs="宋体"/>
          <w:bCs/>
          <w:sz w:val="24"/>
        </w:rPr>
        <w:lastRenderedPageBreak/>
        <w:t>时基金管理人或新任基金管理人应及时接收。新任基金管理人应与基金托管人核对基金资产总值</w:t>
      </w:r>
      <w:r w:rsidR="00F809C8" w:rsidRPr="00CF7289">
        <w:rPr>
          <w:rFonts w:asciiTheme="majorHAnsi" w:hAnsiTheme="majorHAnsi" w:cs="宋体"/>
          <w:bCs/>
          <w:sz w:val="24"/>
        </w:rPr>
        <w:t>和净值</w:t>
      </w:r>
      <w:r w:rsidRPr="00CF7289">
        <w:rPr>
          <w:rFonts w:asciiTheme="majorHAnsi" w:hAnsiTheme="majorHAnsi" w:cs="宋体"/>
          <w:bCs/>
          <w:sz w:val="24"/>
        </w:rPr>
        <w:t>；</w:t>
      </w:r>
    </w:p>
    <w:p w14:paraId="7E28A74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7</w:t>
      </w:r>
      <w:r w:rsidRPr="00CF7289">
        <w:rPr>
          <w:rFonts w:asciiTheme="majorHAnsi" w:hAnsiTheme="majorHAnsi" w:cs="宋体"/>
          <w:bCs/>
          <w:sz w:val="24"/>
        </w:rPr>
        <w:t>、审计：基金管理人职责终止的，应当按照法律法规规定聘请会计师事务所对基金财产进行审计，并将审计结果予以公告，同时报中国证监会备案；</w:t>
      </w:r>
    </w:p>
    <w:p w14:paraId="78A6A37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8</w:t>
      </w:r>
      <w:r w:rsidRPr="00CF7289">
        <w:rPr>
          <w:rFonts w:asciiTheme="majorHAnsi" w:hAnsiTheme="majorHAnsi" w:cs="宋体"/>
          <w:bCs/>
          <w:sz w:val="24"/>
        </w:rPr>
        <w:t>、基金名称变更：基金管理人更换后，如果原任或新任基金管理人要求，应按其要求替换或删除基金名称中与原基金管理人有关的名称字样。</w:t>
      </w:r>
    </w:p>
    <w:p w14:paraId="2BD8ECB6" w14:textId="77777777" w:rsidR="00BD751F" w:rsidRPr="00CF7289" w:rsidRDefault="00BD751F" w:rsidP="00993134">
      <w:pPr>
        <w:spacing w:line="360" w:lineRule="auto"/>
        <w:ind w:firstLineChars="200" w:firstLine="480"/>
        <w:rPr>
          <w:rFonts w:asciiTheme="majorHAnsi" w:hAnsiTheme="majorHAnsi" w:cs="宋体"/>
          <w:bCs/>
          <w:sz w:val="24"/>
        </w:rPr>
      </w:pPr>
      <w:bookmarkStart w:id="449" w:name="_Toc22005975"/>
      <w:r w:rsidRPr="00CF7289">
        <w:rPr>
          <w:rFonts w:asciiTheme="majorHAnsi" w:hAnsiTheme="majorHAnsi" w:cs="宋体"/>
          <w:bCs/>
          <w:sz w:val="24"/>
        </w:rPr>
        <w:t>（二）</w:t>
      </w:r>
      <w:r w:rsidRPr="00CF7289">
        <w:rPr>
          <w:rFonts w:asciiTheme="majorHAnsi" w:hAnsiTheme="majorHAnsi" w:cs="宋体"/>
          <w:bCs/>
          <w:sz w:val="24"/>
        </w:rPr>
        <w:tab/>
      </w:r>
      <w:r w:rsidRPr="00CF7289">
        <w:rPr>
          <w:rFonts w:asciiTheme="majorHAnsi" w:hAnsiTheme="majorHAnsi" w:cs="宋体"/>
          <w:bCs/>
          <w:sz w:val="24"/>
        </w:rPr>
        <w:t>基金托管人的更换程序</w:t>
      </w:r>
      <w:bookmarkEnd w:id="449"/>
    </w:p>
    <w:p w14:paraId="3BFDC0A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、提名：新任基金托管人由基金管理人或由单独或合计持有</w:t>
      </w:r>
      <w:r w:rsidRPr="00CF7289">
        <w:rPr>
          <w:rFonts w:asciiTheme="majorHAnsi" w:hAnsiTheme="majorHAnsi" w:cs="宋体"/>
          <w:bCs/>
          <w:sz w:val="24"/>
        </w:rPr>
        <w:t>10%</w:t>
      </w:r>
      <w:r w:rsidRPr="00CF7289">
        <w:rPr>
          <w:rFonts w:asciiTheme="majorHAnsi" w:hAnsiTheme="majorHAnsi" w:cs="宋体"/>
          <w:bCs/>
          <w:sz w:val="24"/>
        </w:rPr>
        <w:t>以上（含</w:t>
      </w:r>
      <w:r w:rsidRPr="00CF7289">
        <w:rPr>
          <w:rFonts w:asciiTheme="majorHAnsi" w:hAnsiTheme="majorHAnsi" w:cs="宋体"/>
          <w:bCs/>
          <w:sz w:val="24"/>
        </w:rPr>
        <w:t>10%</w:t>
      </w:r>
      <w:r w:rsidRPr="00CF7289">
        <w:rPr>
          <w:rFonts w:asciiTheme="majorHAnsi" w:hAnsiTheme="majorHAnsi" w:cs="宋体"/>
          <w:bCs/>
          <w:sz w:val="24"/>
        </w:rPr>
        <w:t>）基金份额的基金份额持有人提名；</w:t>
      </w:r>
    </w:p>
    <w:p w14:paraId="10D5C6C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、决议：基金份额持有人大会在基金托管人职责终止后</w:t>
      </w:r>
      <w:r w:rsidRPr="00CF7289">
        <w:rPr>
          <w:rFonts w:asciiTheme="majorHAnsi" w:hAnsiTheme="majorHAnsi" w:cs="宋体"/>
          <w:bCs/>
          <w:sz w:val="24"/>
        </w:rPr>
        <w:t>6</w:t>
      </w:r>
      <w:r w:rsidRPr="00CF7289">
        <w:rPr>
          <w:rFonts w:asciiTheme="majorHAnsi" w:hAnsiTheme="majorHAnsi" w:cs="宋体"/>
          <w:bCs/>
          <w:sz w:val="24"/>
        </w:rPr>
        <w:t>个月内对被提名的基金托管人形成决议，该决议需经参加大会的基金份额持有人所持表决权的三分之二以上（含三分之二）表决通过；</w:t>
      </w:r>
    </w:p>
    <w:p w14:paraId="7436910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、临时基金托管人：新任基金托管人产生之前，由中国证监会指定临时基金托管人；</w:t>
      </w:r>
    </w:p>
    <w:p w14:paraId="6C66E59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、备案：基金份额持有人大会更换基金托管人的决议须经中国证监会备案；</w:t>
      </w:r>
    </w:p>
    <w:p w14:paraId="42823A67" w14:textId="4BE721E2"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、公告：基金托管人更换后，由基金管理人在更换基金托管人的基金份额持有人大会决议生效后</w:t>
      </w:r>
      <w:r w:rsidRPr="00CF7289">
        <w:rPr>
          <w:rFonts w:asciiTheme="majorHAnsi" w:hAnsiTheme="majorHAnsi" w:cs="宋体"/>
          <w:bCs/>
          <w:sz w:val="24"/>
        </w:rPr>
        <w:t>2</w:t>
      </w:r>
      <w:del w:id="450" w:author="Llinks" w:date="2020-08-18T19:56:00Z">
        <w:r w:rsidRPr="00CF7289" w:rsidDel="00C6328E">
          <w:rPr>
            <w:rFonts w:asciiTheme="majorHAnsi" w:hAnsiTheme="majorHAnsi" w:cs="宋体"/>
            <w:bCs/>
            <w:sz w:val="24"/>
          </w:rPr>
          <w:delText>个工作</w:delText>
        </w:r>
      </w:del>
      <w:r w:rsidRPr="00CF7289">
        <w:rPr>
          <w:rFonts w:asciiTheme="majorHAnsi" w:hAnsiTheme="majorHAnsi" w:cs="宋体"/>
          <w:bCs/>
          <w:sz w:val="24"/>
        </w:rPr>
        <w:t>日内在</w:t>
      </w:r>
      <w:del w:id="451" w:author="郑雅雯" w:date="2020-08-11T18:39:00Z">
        <w:r w:rsidRPr="00CF7289" w:rsidDel="00265871">
          <w:rPr>
            <w:rFonts w:asciiTheme="majorHAnsi" w:hAnsiTheme="majorHAnsi" w:cs="宋体"/>
            <w:bCs/>
            <w:sz w:val="24"/>
          </w:rPr>
          <w:delText>指定媒介</w:delText>
        </w:r>
      </w:del>
      <w:ins w:id="452" w:author="郑雅雯" w:date="2020-08-11T18:39:00Z">
        <w:r w:rsidR="00265871">
          <w:rPr>
            <w:rFonts w:asciiTheme="majorHAnsi" w:hAnsiTheme="majorHAnsi" w:cs="宋体"/>
            <w:bCs/>
            <w:sz w:val="24"/>
          </w:rPr>
          <w:t>规定媒介</w:t>
        </w:r>
      </w:ins>
      <w:r w:rsidRPr="00CF7289">
        <w:rPr>
          <w:rFonts w:asciiTheme="majorHAnsi" w:hAnsiTheme="majorHAnsi" w:cs="宋体"/>
          <w:bCs/>
          <w:sz w:val="24"/>
        </w:rPr>
        <w:t>公告</w:t>
      </w:r>
      <w:r w:rsidR="009F722B" w:rsidRPr="00CF7289">
        <w:rPr>
          <w:rFonts w:asciiTheme="majorHAnsi" w:hAnsiTheme="majorHAnsi" w:cs="宋体" w:hint="eastAsia"/>
          <w:bCs/>
          <w:sz w:val="24"/>
        </w:rPr>
        <w:t>；</w:t>
      </w:r>
    </w:p>
    <w:p w14:paraId="190760F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6</w:t>
      </w:r>
      <w:r w:rsidRPr="00CF7289">
        <w:rPr>
          <w:rFonts w:asciiTheme="majorHAnsi" w:hAnsiTheme="majorHAnsi" w:cs="宋体"/>
          <w:bCs/>
          <w:sz w:val="24"/>
        </w:rP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sidR="00F809C8" w:rsidRPr="00CF7289">
        <w:rPr>
          <w:rFonts w:asciiTheme="majorHAnsi" w:hAnsiTheme="majorHAnsi" w:cs="宋体"/>
          <w:bCs/>
          <w:sz w:val="24"/>
        </w:rPr>
        <w:t>和净值</w:t>
      </w:r>
      <w:r w:rsidR="009F722B" w:rsidRPr="00CF7289">
        <w:rPr>
          <w:rFonts w:asciiTheme="majorHAnsi" w:hAnsiTheme="majorHAnsi" w:cs="宋体" w:hint="eastAsia"/>
          <w:bCs/>
          <w:sz w:val="24"/>
        </w:rPr>
        <w:t>；</w:t>
      </w:r>
    </w:p>
    <w:p w14:paraId="4B1F3AD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7</w:t>
      </w:r>
      <w:r w:rsidRPr="00CF7289">
        <w:rPr>
          <w:rFonts w:asciiTheme="majorHAnsi" w:hAnsiTheme="majorHAnsi" w:cs="宋体"/>
          <w:bCs/>
          <w:sz w:val="24"/>
        </w:rPr>
        <w:t>、审计：基金托管人职责终止的，应当按照法律法规规定聘请会计师事务所对基金财产进行审计，并将审计结果予以公告，同时报中国证监会备案。</w:t>
      </w:r>
    </w:p>
    <w:p w14:paraId="08205D63" w14:textId="77777777" w:rsidR="00BD751F" w:rsidRPr="00CF7289" w:rsidRDefault="00BD751F" w:rsidP="00993134">
      <w:pPr>
        <w:spacing w:line="360" w:lineRule="auto"/>
        <w:ind w:firstLineChars="200" w:firstLine="480"/>
        <w:rPr>
          <w:rFonts w:asciiTheme="majorHAnsi" w:hAnsiTheme="majorHAnsi" w:cs="宋体"/>
          <w:bCs/>
          <w:sz w:val="24"/>
        </w:rPr>
      </w:pPr>
      <w:bookmarkStart w:id="453" w:name="_Toc1357"/>
      <w:r w:rsidRPr="00CF7289">
        <w:rPr>
          <w:rFonts w:asciiTheme="majorHAnsi" w:hAnsiTheme="majorHAnsi" w:cs="宋体"/>
          <w:bCs/>
          <w:sz w:val="24"/>
        </w:rPr>
        <w:t>（三）基金管理人与基金托管人同时更换的条件和程序。</w:t>
      </w:r>
      <w:bookmarkEnd w:id="453"/>
    </w:p>
    <w:p w14:paraId="5CAB634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、提名：如果基金管理人和基金托管人同时更换，由单独或合计持有基金总份额</w:t>
      </w:r>
      <w:r w:rsidRPr="00CF7289">
        <w:rPr>
          <w:rFonts w:asciiTheme="majorHAnsi" w:hAnsiTheme="majorHAnsi" w:cs="宋体"/>
          <w:bCs/>
          <w:sz w:val="24"/>
        </w:rPr>
        <w:t>10%</w:t>
      </w:r>
      <w:r w:rsidRPr="00CF7289">
        <w:rPr>
          <w:rFonts w:asciiTheme="majorHAnsi" w:hAnsiTheme="majorHAnsi" w:cs="宋体"/>
          <w:bCs/>
          <w:sz w:val="24"/>
        </w:rPr>
        <w:t>以上（含</w:t>
      </w:r>
      <w:r w:rsidRPr="00CF7289">
        <w:rPr>
          <w:rFonts w:asciiTheme="majorHAnsi" w:hAnsiTheme="majorHAnsi" w:cs="宋体"/>
          <w:bCs/>
          <w:sz w:val="24"/>
        </w:rPr>
        <w:t>10%</w:t>
      </w:r>
      <w:r w:rsidRPr="00CF7289">
        <w:rPr>
          <w:rFonts w:asciiTheme="majorHAnsi" w:hAnsiTheme="majorHAnsi" w:cs="宋体"/>
          <w:bCs/>
          <w:sz w:val="24"/>
        </w:rPr>
        <w:t>）的基金份额持有人提名新的基金管理人和基金托管人；</w:t>
      </w:r>
    </w:p>
    <w:p w14:paraId="360D4DA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、基金管理人和基金托管人的更换分别按上述程序进行；</w:t>
      </w:r>
    </w:p>
    <w:p w14:paraId="3767C5FF" w14:textId="7D0BA7F9"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、公告：新任基金管理人和新任基金托管人应在更换基金管理人和基金托</w:t>
      </w:r>
      <w:r w:rsidRPr="00CF7289">
        <w:rPr>
          <w:rFonts w:asciiTheme="majorHAnsi" w:hAnsiTheme="majorHAnsi" w:cs="宋体"/>
          <w:bCs/>
          <w:sz w:val="24"/>
        </w:rPr>
        <w:lastRenderedPageBreak/>
        <w:t>管人的基金份额持有人大会决议生效后</w:t>
      </w:r>
      <w:r w:rsidRPr="00CF7289">
        <w:rPr>
          <w:rFonts w:asciiTheme="majorHAnsi" w:hAnsiTheme="majorHAnsi" w:cs="宋体"/>
          <w:bCs/>
          <w:sz w:val="24"/>
        </w:rPr>
        <w:t>2</w:t>
      </w:r>
      <w:del w:id="454" w:author="Llinks" w:date="2020-08-18T19:56:00Z">
        <w:r w:rsidRPr="00CF7289" w:rsidDel="00C6328E">
          <w:rPr>
            <w:rFonts w:asciiTheme="majorHAnsi" w:hAnsiTheme="majorHAnsi" w:cs="宋体"/>
            <w:bCs/>
            <w:sz w:val="24"/>
          </w:rPr>
          <w:delText>个工作</w:delText>
        </w:r>
      </w:del>
      <w:r w:rsidRPr="00CF7289">
        <w:rPr>
          <w:rFonts w:asciiTheme="majorHAnsi" w:hAnsiTheme="majorHAnsi" w:cs="宋体"/>
          <w:bCs/>
          <w:sz w:val="24"/>
        </w:rPr>
        <w:t>日内在</w:t>
      </w:r>
      <w:del w:id="455" w:author="郑雅雯" w:date="2020-08-11T18:39:00Z">
        <w:r w:rsidRPr="00CF7289" w:rsidDel="00265871">
          <w:rPr>
            <w:rFonts w:asciiTheme="majorHAnsi" w:hAnsiTheme="majorHAnsi" w:cs="宋体"/>
            <w:bCs/>
            <w:sz w:val="24"/>
          </w:rPr>
          <w:delText>指定媒介</w:delText>
        </w:r>
      </w:del>
      <w:ins w:id="456" w:author="郑雅雯" w:date="2020-08-11T18:39:00Z">
        <w:r w:rsidR="00265871">
          <w:rPr>
            <w:rFonts w:asciiTheme="majorHAnsi" w:hAnsiTheme="majorHAnsi" w:cs="宋体"/>
            <w:bCs/>
            <w:sz w:val="24"/>
          </w:rPr>
          <w:t>规定媒介</w:t>
        </w:r>
      </w:ins>
      <w:r w:rsidRPr="00CF7289">
        <w:rPr>
          <w:rFonts w:asciiTheme="majorHAnsi" w:hAnsiTheme="majorHAnsi" w:cs="宋体"/>
          <w:bCs/>
          <w:sz w:val="24"/>
        </w:rPr>
        <w:t>上联合公告。</w:t>
      </w:r>
    </w:p>
    <w:p w14:paraId="23239D6F"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kern w:val="2"/>
        </w:rPr>
        <w:br w:type="page"/>
      </w:r>
      <w:bookmarkStart w:id="457" w:name="_Toc5170"/>
      <w:bookmarkStart w:id="458" w:name="_Toc32584"/>
      <w:bookmarkStart w:id="459" w:name="_Toc79392622"/>
      <w:bookmarkStart w:id="460" w:name="_Toc48649708"/>
      <w:bookmarkStart w:id="461" w:name="_Toc98560356"/>
      <w:bookmarkStart w:id="462" w:name="_Toc123051456"/>
      <w:bookmarkStart w:id="463" w:name="_Toc21237"/>
      <w:bookmarkStart w:id="464" w:name="_Toc17198"/>
      <w:bookmarkStart w:id="465" w:name="_Toc17920"/>
      <w:bookmarkStart w:id="466" w:name="_Toc29408"/>
      <w:bookmarkStart w:id="467" w:name="_Toc739"/>
      <w:bookmarkStart w:id="468" w:name="_Toc32092"/>
      <w:bookmarkStart w:id="469" w:name="_Toc20976"/>
      <w:bookmarkStart w:id="470" w:name="_Toc8791"/>
      <w:bookmarkStart w:id="471" w:name="_Toc3329"/>
      <w:bookmarkStart w:id="472" w:name="_Toc123112238"/>
      <w:bookmarkStart w:id="473" w:name="_Toc123102457"/>
      <w:bookmarkStart w:id="474" w:name="_Toc139991740"/>
      <w:bookmarkStart w:id="475" w:name="_Toc141703890"/>
      <w:r w:rsidRPr="00CF7289">
        <w:rPr>
          <w:rFonts w:asciiTheme="majorHAnsi" w:hAnsiTheme="majorHAnsi" w:cs="宋体"/>
          <w:color w:val="auto"/>
          <w:sz w:val="30"/>
        </w:rPr>
        <w:lastRenderedPageBreak/>
        <w:t>第十部分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基金的托管</w:t>
      </w:r>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p>
    <w:p w14:paraId="285B5DFA" w14:textId="77777777" w:rsidR="00BD751F" w:rsidRPr="00CF7289" w:rsidRDefault="00BD751F">
      <w:pPr>
        <w:autoSpaceDE w:val="0"/>
        <w:autoSpaceDN w:val="0"/>
        <w:spacing w:line="360" w:lineRule="auto"/>
        <w:textAlignment w:val="bottom"/>
        <w:rPr>
          <w:rFonts w:asciiTheme="majorHAnsi" w:hAnsiTheme="majorHAnsi" w:cs="宋体"/>
          <w:bCs/>
          <w:sz w:val="24"/>
        </w:rPr>
      </w:pPr>
    </w:p>
    <w:p w14:paraId="5431119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基金托管人和基金管理人按照《基金法》、《基金合同》及其他有关规定订立托管协议。</w:t>
      </w:r>
    </w:p>
    <w:p w14:paraId="797BC808" w14:textId="77777777" w:rsidR="00BD751F" w:rsidRPr="00CF7289" w:rsidRDefault="00BD751F">
      <w:pPr>
        <w:autoSpaceDE w:val="0"/>
        <w:autoSpaceDN w:val="0"/>
        <w:spacing w:line="360" w:lineRule="auto"/>
        <w:ind w:firstLineChars="200" w:firstLine="480"/>
        <w:textAlignment w:val="bottom"/>
        <w:rPr>
          <w:rFonts w:asciiTheme="majorHAnsi" w:hAnsiTheme="majorHAnsi" w:cs="宋体"/>
          <w:bCs/>
          <w:sz w:val="24"/>
        </w:rPr>
      </w:pPr>
      <w:r w:rsidRPr="00CF7289">
        <w:rPr>
          <w:rFonts w:asciiTheme="majorHAnsi" w:hAnsiTheme="majorHAnsi" w:cs="宋体"/>
          <w:bCs/>
          <w:sz w:val="24"/>
        </w:rP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p>
    <w:p w14:paraId="1CB5CB60"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rPr>
        <w:br w:type="page"/>
      </w:r>
      <w:bookmarkStart w:id="476" w:name="_Toc26383"/>
      <w:bookmarkStart w:id="477" w:name="_Toc2255"/>
      <w:bookmarkStart w:id="478" w:name="_Toc139991741"/>
      <w:bookmarkStart w:id="479" w:name="_Toc123112239"/>
      <w:bookmarkStart w:id="480" w:name="_Toc123102458"/>
      <w:bookmarkStart w:id="481" w:name="_Toc123051457"/>
      <w:bookmarkStart w:id="482" w:name="_Toc98560357"/>
      <w:bookmarkStart w:id="483" w:name="_Toc48649710"/>
      <w:bookmarkStart w:id="484" w:name="_Toc79392624"/>
      <w:bookmarkStart w:id="485" w:name="_Toc26152"/>
      <w:bookmarkStart w:id="486" w:name="_Toc21886"/>
      <w:bookmarkStart w:id="487" w:name="_Toc14725"/>
      <w:bookmarkStart w:id="488" w:name="_Toc16789"/>
      <w:bookmarkStart w:id="489" w:name="_Toc141703891"/>
      <w:bookmarkStart w:id="490" w:name="_Toc3244"/>
      <w:bookmarkStart w:id="491" w:name="_Toc31469"/>
      <w:bookmarkStart w:id="492" w:name="_Toc22674"/>
      <w:bookmarkStart w:id="493" w:name="_Toc19520"/>
      <w:bookmarkStart w:id="494" w:name="_Toc26084"/>
      <w:r w:rsidRPr="00CF7289">
        <w:rPr>
          <w:rFonts w:asciiTheme="majorHAnsi" w:hAnsiTheme="majorHAnsi" w:cs="宋体"/>
          <w:color w:val="auto"/>
          <w:sz w:val="30"/>
        </w:rPr>
        <w:lastRenderedPageBreak/>
        <w:t>第十一部分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基金份额的登记</w:t>
      </w:r>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p>
    <w:p w14:paraId="0547EE15" w14:textId="77777777" w:rsidR="00BD751F" w:rsidRPr="00CF7289" w:rsidRDefault="00BD751F">
      <w:pPr>
        <w:autoSpaceDE w:val="0"/>
        <w:autoSpaceDN w:val="0"/>
        <w:spacing w:line="360" w:lineRule="auto"/>
        <w:textAlignment w:val="bottom"/>
        <w:rPr>
          <w:rFonts w:asciiTheme="majorHAnsi" w:hAnsiTheme="majorHAnsi" w:cs="宋体"/>
          <w:bCs/>
          <w:sz w:val="24"/>
        </w:rPr>
      </w:pPr>
    </w:p>
    <w:p w14:paraId="338544B1"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一、基金份额</w:t>
      </w:r>
      <w:r w:rsidR="00620246" w:rsidRPr="00CF7289">
        <w:rPr>
          <w:rFonts w:asciiTheme="majorHAnsi" w:hAnsiTheme="majorHAnsi" w:cs="宋体"/>
          <w:bCs/>
          <w:sz w:val="24"/>
        </w:rPr>
        <w:t>的</w:t>
      </w:r>
      <w:r w:rsidRPr="00CF7289">
        <w:rPr>
          <w:rFonts w:asciiTheme="majorHAnsi" w:hAnsiTheme="majorHAnsi" w:cs="宋体"/>
          <w:bCs/>
          <w:sz w:val="24"/>
        </w:rPr>
        <w:t>登记业务</w:t>
      </w:r>
    </w:p>
    <w:p w14:paraId="1AA9027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登记业务指本基金登记、存管、过户、清算和结算业务，具体内容包括投资人基金账户的建立和管理、基金份额登记、基金销售业务的确认、清算和结算、代理发放红利、建立并保管基金份额持有人名册和办理非交易过户等。</w:t>
      </w:r>
    </w:p>
    <w:p w14:paraId="60D01945" w14:textId="77777777" w:rsidR="00BD751F" w:rsidRPr="00CF7289" w:rsidRDefault="00BD751F">
      <w:pPr>
        <w:spacing w:line="360" w:lineRule="auto"/>
        <w:ind w:firstLineChars="200" w:firstLine="480"/>
        <w:rPr>
          <w:rFonts w:asciiTheme="majorHAnsi" w:hAnsiTheme="majorHAnsi" w:cs="宋体"/>
          <w:bCs/>
          <w:sz w:val="24"/>
        </w:rPr>
      </w:pPr>
    </w:p>
    <w:p w14:paraId="2A6652F2"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二、基金登记业务办理机构</w:t>
      </w:r>
    </w:p>
    <w:p w14:paraId="3288D07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本基金的登记业务由基金管理人或基金管理人委托的其他符合条件的机构办理</w:t>
      </w:r>
      <w:r w:rsidR="001E2C9E" w:rsidRPr="00CF7289">
        <w:rPr>
          <w:rFonts w:asciiTheme="majorHAnsi" w:hAnsiTheme="majorHAnsi" w:cs="宋体" w:hint="eastAsia"/>
          <w:bCs/>
          <w:sz w:val="24"/>
        </w:rPr>
        <w:t>，但基金管理人依法应当承担的责任不因委托而免除</w:t>
      </w:r>
      <w:r w:rsidRPr="00CF7289">
        <w:rPr>
          <w:rFonts w:asciiTheme="majorHAnsi" w:hAnsiTheme="majorHAnsi" w:cs="宋体"/>
          <w:bCs/>
          <w:sz w:val="24"/>
        </w:rPr>
        <w:t>。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14:paraId="45B1B101" w14:textId="77777777" w:rsidR="00BD751F" w:rsidRPr="00CF7289" w:rsidRDefault="00BD751F">
      <w:pPr>
        <w:spacing w:line="360" w:lineRule="auto"/>
        <w:ind w:firstLineChars="200" w:firstLine="480"/>
        <w:rPr>
          <w:rFonts w:asciiTheme="majorHAnsi" w:hAnsiTheme="majorHAnsi" w:cs="宋体"/>
          <w:bCs/>
          <w:sz w:val="24"/>
        </w:rPr>
      </w:pPr>
    </w:p>
    <w:p w14:paraId="4CE05C6A"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三、基金登记机构的权利</w:t>
      </w:r>
      <w:bookmarkStart w:id="495" w:name="_Hlt88820748"/>
      <w:bookmarkEnd w:id="495"/>
    </w:p>
    <w:p w14:paraId="56461B4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基金登记机构享有以下权利：</w:t>
      </w:r>
    </w:p>
    <w:p w14:paraId="5A92868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、取得登记费；</w:t>
      </w:r>
    </w:p>
    <w:p w14:paraId="423EF6C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、建立和管理投资者基金账户；</w:t>
      </w:r>
    </w:p>
    <w:p w14:paraId="048E0A1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、保管基金份额持有人开户资料、交易资料、基金份额持有人名册等；</w:t>
      </w:r>
    </w:p>
    <w:p w14:paraId="5824AC27" w14:textId="3F90EC86"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、在法律法规允许的范围内，制定和调整登记业务相关规则，并依照有关规定于开始实施前在</w:t>
      </w:r>
      <w:del w:id="496" w:author="郑雅雯" w:date="2020-08-11T18:39:00Z">
        <w:r w:rsidRPr="00CF7289" w:rsidDel="00265871">
          <w:rPr>
            <w:rFonts w:asciiTheme="majorHAnsi" w:hAnsiTheme="majorHAnsi" w:cs="宋体"/>
            <w:bCs/>
            <w:sz w:val="24"/>
          </w:rPr>
          <w:delText>指定媒介</w:delText>
        </w:r>
      </w:del>
      <w:ins w:id="497" w:author="郑雅雯" w:date="2020-08-11T18:39:00Z">
        <w:r w:rsidR="00265871">
          <w:rPr>
            <w:rFonts w:asciiTheme="majorHAnsi" w:hAnsiTheme="majorHAnsi" w:cs="宋体"/>
            <w:bCs/>
            <w:sz w:val="24"/>
          </w:rPr>
          <w:t>规定媒介</w:t>
        </w:r>
      </w:ins>
      <w:r w:rsidRPr="00CF7289">
        <w:rPr>
          <w:rFonts w:asciiTheme="majorHAnsi" w:hAnsiTheme="majorHAnsi" w:cs="宋体"/>
          <w:bCs/>
          <w:sz w:val="24"/>
        </w:rPr>
        <w:t>上公告；</w:t>
      </w:r>
    </w:p>
    <w:p w14:paraId="11ED31A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、法律法规及中国证监会规定的和《基金合同》约定的其他权利。</w:t>
      </w:r>
    </w:p>
    <w:p w14:paraId="5397AE10" w14:textId="77777777" w:rsidR="00BD751F" w:rsidRPr="00CF7289" w:rsidRDefault="00BD751F">
      <w:pPr>
        <w:spacing w:line="360" w:lineRule="auto"/>
        <w:ind w:firstLineChars="200" w:firstLine="480"/>
        <w:rPr>
          <w:rFonts w:asciiTheme="majorHAnsi" w:hAnsiTheme="majorHAnsi" w:cs="宋体"/>
          <w:bCs/>
          <w:sz w:val="24"/>
        </w:rPr>
      </w:pPr>
    </w:p>
    <w:p w14:paraId="7CFD6B15"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四、基金登记机构的义务</w:t>
      </w:r>
    </w:p>
    <w:p w14:paraId="21020B9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基金登记机构承担以下义务：</w:t>
      </w:r>
    </w:p>
    <w:p w14:paraId="6682E57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、配备足够的专业人员办理本基金份额的登记业务；</w:t>
      </w:r>
    </w:p>
    <w:p w14:paraId="46AAB32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、严格按照法律法规和《基金合同》规定的条件办理本基金份额的登记业务；</w:t>
      </w:r>
    </w:p>
    <w:p w14:paraId="1DA757E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3</w:t>
      </w:r>
      <w:r w:rsidRPr="00CF7289">
        <w:rPr>
          <w:rFonts w:asciiTheme="majorHAnsi" w:hAnsiTheme="majorHAnsi" w:cs="宋体"/>
          <w:bCs/>
          <w:sz w:val="24"/>
        </w:rPr>
        <w:t>、妥善保存登记数据，并将基金份额持有人名称、身份信息及基金份额明细等数据备份至中国证监会认定的机构。其保存期限自基金账户销户之日起不得少于二十年；</w:t>
      </w:r>
    </w:p>
    <w:p w14:paraId="37E3FB0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对基金份额持有人的基金账户信息负有保密义务，因违反该保密义务对投资者或基金带来的损失，须承担相应的赔偿责任，但司法强制检查情形及法律法规及中国证监会规定的和《基金合同》约定的其他情形除外；</w:t>
      </w:r>
    </w:p>
    <w:p w14:paraId="4021372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、按《基金合同》及招募说明书规定为投资者办理非交易过户业务、提供其他必要的服务；</w:t>
      </w:r>
    </w:p>
    <w:p w14:paraId="554D61D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6</w:t>
      </w:r>
      <w:r w:rsidRPr="00CF7289">
        <w:rPr>
          <w:rFonts w:asciiTheme="majorHAnsi" w:hAnsiTheme="majorHAnsi" w:cs="宋体"/>
          <w:bCs/>
          <w:sz w:val="24"/>
        </w:rPr>
        <w:t>、接受基金管理人的监督；</w:t>
      </w:r>
    </w:p>
    <w:p w14:paraId="14AFD91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7</w:t>
      </w:r>
      <w:r w:rsidRPr="00CF7289">
        <w:rPr>
          <w:rFonts w:asciiTheme="majorHAnsi" w:hAnsiTheme="majorHAnsi" w:cs="宋体"/>
          <w:bCs/>
          <w:sz w:val="24"/>
        </w:rPr>
        <w:t>、法律法规及中国证监会规定的和《基金合同》约定的其他义务。</w:t>
      </w:r>
    </w:p>
    <w:p w14:paraId="3928FD1C"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rPr>
        <w:br w:type="page"/>
      </w:r>
      <w:bookmarkStart w:id="498" w:name="_Toc5477"/>
      <w:bookmarkStart w:id="499" w:name="_Toc3872"/>
      <w:bookmarkStart w:id="500" w:name="_Toc21917"/>
      <w:bookmarkStart w:id="501" w:name="_Toc2981"/>
      <w:bookmarkStart w:id="502" w:name="_Toc16437"/>
      <w:bookmarkStart w:id="503" w:name="_Toc11351"/>
      <w:bookmarkStart w:id="504" w:name="_Toc22538"/>
      <w:bookmarkStart w:id="505" w:name="_Toc11395"/>
      <w:bookmarkStart w:id="506" w:name="_Toc801"/>
      <w:bookmarkStart w:id="507" w:name="_Toc578"/>
      <w:bookmarkStart w:id="508" w:name="_Toc13343"/>
      <w:r w:rsidRPr="00CF7289">
        <w:rPr>
          <w:rFonts w:asciiTheme="majorHAnsi" w:hAnsiTheme="majorHAnsi" w:cs="宋体"/>
          <w:color w:val="auto"/>
          <w:sz w:val="30"/>
        </w:rPr>
        <w:lastRenderedPageBreak/>
        <w:t>第十二部分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基金的投资</w:t>
      </w:r>
      <w:bookmarkEnd w:id="498"/>
      <w:bookmarkEnd w:id="499"/>
      <w:bookmarkEnd w:id="500"/>
      <w:bookmarkEnd w:id="501"/>
      <w:bookmarkEnd w:id="502"/>
      <w:bookmarkEnd w:id="503"/>
      <w:bookmarkEnd w:id="504"/>
      <w:bookmarkEnd w:id="505"/>
      <w:bookmarkEnd w:id="506"/>
      <w:bookmarkEnd w:id="507"/>
      <w:bookmarkEnd w:id="508"/>
    </w:p>
    <w:p w14:paraId="7482F143" w14:textId="77777777" w:rsidR="00BD751F" w:rsidRPr="00CF7289" w:rsidRDefault="00BD751F">
      <w:pPr>
        <w:spacing w:line="360" w:lineRule="auto"/>
        <w:ind w:firstLineChars="200" w:firstLine="480"/>
        <w:rPr>
          <w:rFonts w:asciiTheme="majorHAnsi" w:hAnsiTheme="majorHAnsi" w:cs="宋体"/>
          <w:bCs/>
          <w:sz w:val="24"/>
        </w:rPr>
      </w:pPr>
    </w:p>
    <w:p w14:paraId="5E6E8C3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一、投资目标</w:t>
      </w:r>
    </w:p>
    <w:p w14:paraId="520674B2" w14:textId="77777777" w:rsidR="00BD751F" w:rsidRPr="00CF7289" w:rsidRDefault="003B33AC" w:rsidP="00561B1B">
      <w:pPr>
        <w:spacing w:line="360" w:lineRule="auto"/>
        <w:ind w:firstLineChars="200" w:firstLine="480"/>
        <w:rPr>
          <w:rFonts w:asciiTheme="majorHAnsi" w:hAnsiTheme="majorHAnsi" w:cs="宋体"/>
          <w:bCs/>
          <w:sz w:val="24"/>
        </w:rPr>
      </w:pPr>
      <w:r w:rsidRPr="003B33AC">
        <w:rPr>
          <w:rFonts w:asciiTheme="majorHAnsi" w:hAnsiTheme="majorHAnsi" w:cs="宋体" w:hint="eastAsia"/>
          <w:bCs/>
          <w:sz w:val="24"/>
        </w:rPr>
        <w:t>本基金为指数增强型股票基金，采取定量方法进行组合管理，力争在控制本基金净值增长率与业绩比较基准之间的日均跟踪偏离度的绝对值不超过</w:t>
      </w:r>
      <w:r w:rsidRPr="003B33AC">
        <w:rPr>
          <w:rFonts w:asciiTheme="majorHAnsi" w:hAnsiTheme="majorHAnsi" w:cs="宋体" w:hint="eastAsia"/>
          <w:bCs/>
          <w:sz w:val="24"/>
        </w:rPr>
        <w:t>0.5%</w:t>
      </w:r>
      <w:r w:rsidRPr="003B33AC">
        <w:rPr>
          <w:rFonts w:asciiTheme="majorHAnsi" w:hAnsiTheme="majorHAnsi" w:cs="宋体" w:hint="eastAsia"/>
          <w:bCs/>
          <w:sz w:val="24"/>
        </w:rPr>
        <w:t>、年跟踪误差不超过</w:t>
      </w:r>
      <w:r w:rsidRPr="003B33AC">
        <w:rPr>
          <w:rFonts w:asciiTheme="majorHAnsi" w:hAnsiTheme="majorHAnsi" w:cs="宋体" w:hint="eastAsia"/>
          <w:bCs/>
          <w:sz w:val="24"/>
        </w:rPr>
        <w:t>7.5%</w:t>
      </w:r>
      <w:r w:rsidRPr="003B33AC">
        <w:rPr>
          <w:rFonts w:asciiTheme="majorHAnsi" w:hAnsiTheme="majorHAnsi" w:cs="宋体" w:hint="eastAsia"/>
          <w:bCs/>
          <w:sz w:val="24"/>
        </w:rPr>
        <w:t>的基础上，追求获得超越标的指数的回报。</w:t>
      </w:r>
    </w:p>
    <w:p w14:paraId="5CB7B285" w14:textId="77777777" w:rsidR="00393888" w:rsidRPr="00CF7289" w:rsidRDefault="00393888">
      <w:pPr>
        <w:spacing w:line="360" w:lineRule="auto"/>
        <w:rPr>
          <w:rFonts w:asciiTheme="majorHAnsi" w:hAnsiTheme="majorHAnsi" w:cs="宋体"/>
          <w:bCs/>
          <w:sz w:val="24"/>
        </w:rPr>
      </w:pPr>
    </w:p>
    <w:p w14:paraId="0E487AB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二、投资范围</w:t>
      </w:r>
    </w:p>
    <w:p w14:paraId="0D97EB77" w14:textId="43481264" w:rsidR="00BD751F" w:rsidRDefault="00BD751F">
      <w:pPr>
        <w:spacing w:line="360" w:lineRule="auto"/>
        <w:ind w:firstLine="480"/>
        <w:rPr>
          <w:ins w:id="509" w:author="郑雅雯" w:date="2020-08-10T15:29:00Z"/>
          <w:rFonts w:asciiTheme="majorHAnsi" w:hAnsiTheme="majorHAnsi" w:cs="宋体"/>
          <w:bCs/>
          <w:sz w:val="24"/>
        </w:rPr>
      </w:pPr>
      <w:r w:rsidRPr="00CF7289">
        <w:rPr>
          <w:rFonts w:asciiTheme="majorHAnsi" w:hAnsiTheme="majorHAnsi" w:cs="宋体"/>
          <w:bCs/>
          <w:sz w:val="24"/>
        </w:rPr>
        <w:t>本基金的投资范围包括国内依法发行上市的股票（包括创业板、中小板以及其他经中国证监会允许基金投资的股票）、债券（包括国债、央行票据、地方政府债、金融债、企业债、公司债、</w:t>
      </w:r>
      <w:del w:id="510" w:author="郑雅雯" w:date="2020-08-11T22:44:00Z">
        <w:r w:rsidRPr="00CF7289" w:rsidDel="00911BE5">
          <w:rPr>
            <w:rFonts w:asciiTheme="majorHAnsi" w:hAnsiTheme="majorHAnsi" w:cs="宋体"/>
            <w:bCs/>
            <w:sz w:val="24"/>
          </w:rPr>
          <w:delText>中小企业私募债、</w:delText>
        </w:r>
      </w:del>
      <w:r w:rsidRPr="00CF7289">
        <w:rPr>
          <w:rFonts w:asciiTheme="majorHAnsi" w:hAnsiTheme="majorHAnsi" w:cs="宋体"/>
          <w:bCs/>
          <w:sz w:val="24"/>
        </w:rPr>
        <w:t>次级债、中期票据、短期融资券、可转换债券、可交换债券等）、资产支持证券、债券回购、银行存款、金融衍生品（包括</w:t>
      </w:r>
      <w:del w:id="511" w:author="郑雅雯" w:date="2020-08-11T22:45:00Z">
        <w:r w:rsidRPr="00CF7289" w:rsidDel="00911BE5">
          <w:rPr>
            <w:rFonts w:asciiTheme="majorHAnsi" w:hAnsiTheme="majorHAnsi" w:cs="宋体"/>
            <w:bCs/>
            <w:sz w:val="24"/>
          </w:rPr>
          <w:delText>权证、</w:delText>
        </w:r>
      </w:del>
      <w:r w:rsidRPr="00CF7289">
        <w:rPr>
          <w:rFonts w:asciiTheme="majorHAnsi" w:hAnsiTheme="majorHAnsi" w:cs="宋体"/>
          <w:bCs/>
          <w:sz w:val="24"/>
        </w:rPr>
        <w:t>股指期货等）及法律法规或中国证监会允许基金投资的其他金融工具</w:t>
      </w:r>
      <w:r w:rsidR="00393888" w:rsidRPr="00CF7289">
        <w:rPr>
          <w:rFonts w:asciiTheme="majorHAnsi" w:hAnsiTheme="majorHAnsi" w:cs="宋体"/>
          <w:bCs/>
          <w:sz w:val="24"/>
        </w:rPr>
        <w:t>（</w:t>
      </w:r>
      <w:r w:rsidRPr="00CF7289">
        <w:rPr>
          <w:rFonts w:asciiTheme="majorHAnsi" w:hAnsiTheme="majorHAnsi" w:cs="宋体"/>
          <w:bCs/>
          <w:sz w:val="24"/>
        </w:rPr>
        <w:t>但须符合中国证监会相关规定</w:t>
      </w:r>
      <w:r w:rsidR="00393888" w:rsidRPr="00CF7289">
        <w:rPr>
          <w:rFonts w:asciiTheme="majorHAnsi" w:hAnsiTheme="majorHAnsi" w:cs="宋体"/>
          <w:bCs/>
          <w:sz w:val="24"/>
        </w:rPr>
        <w:t>）</w:t>
      </w:r>
      <w:r w:rsidRPr="00CF7289">
        <w:rPr>
          <w:rFonts w:asciiTheme="majorHAnsi" w:hAnsiTheme="majorHAnsi" w:cs="宋体"/>
          <w:bCs/>
          <w:sz w:val="24"/>
        </w:rPr>
        <w:t>。</w:t>
      </w:r>
    </w:p>
    <w:p w14:paraId="716EDC19" w14:textId="7491D729" w:rsidR="00717E0D" w:rsidRPr="00CF7289" w:rsidRDefault="00911BE5">
      <w:pPr>
        <w:spacing w:line="360" w:lineRule="auto"/>
        <w:ind w:firstLine="480"/>
        <w:rPr>
          <w:rFonts w:asciiTheme="majorHAnsi" w:hAnsiTheme="majorHAnsi" w:cs="宋体"/>
          <w:bCs/>
          <w:sz w:val="24"/>
        </w:rPr>
      </w:pPr>
      <w:ins w:id="512" w:author="郑雅雯" w:date="2020-08-11T22:46:00Z">
        <w:r w:rsidRPr="00911BE5">
          <w:rPr>
            <w:rFonts w:ascii="宋体" w:hAnsi="宋体" w:cs="宋体" w:hint="eastAsia"/>
            <w:bCs/>
            <w:sz w:val="24"/>
          </w:rPr>
          <w:t>在符合法律法规规定的情况下，本基金可以参与融资和转融通证券出借业务</w:t>
        </w:r>
      </w:ins>
      <w:ins w:id="513" w:author="郑雅雯" w:date="2020-08-10T15:31:00Z">
        <w:r w:rsidR="00717E0D">
          <w:rPr>
            <w:rFonts w:asciiTheme="majorHAnsi" w:hAnsiTheme="majorHAnsi" w:cs="宋体" w:hint="eastAsia"/>
            <w:bCs/>
            <w:sz w:val="24"/>
          </w:rPr>
          <w:t>。</w:t>
        </w:r>
      </w:ins>
    </w:p>
    <w:p w14:paraId="1830DDD2" w14:textId="77777777" w:rsidR="002D012D" w:rsidRPr="00CF7289" w:rsidRDefault="002D012D">
      <w:pPr>
        <w:spacing w:line="360" w:lineRule="auto"/>
        <w:ind w:firstLine="480"/>
        <w:rPr>
          <w:rFonts w:asciiTheme="majorHAnsi" w:hAnsiTheme="majorHAnsi" w:cs="宋体"/>
          <w:bCs/>
        </w:rPr>
      </w:pPr>
      <w:r w:rsidRPr="00CF7289">
        <w:rPr>
          <w:rFonts w:asciiTheme="majorHAnsi" w:hAnsiTheme="majorHAnsi" w:cs="宋体"/>
          <w:bCs/>
          <w:sz w:val="24"/>
        </w:rPr>
        <w:t>如法律法规或监管机构以后允许基金投资其他品种，本基金可将其纳入投资范围。</w:t>
      </w:r>
    </w:p>
    <w:p w14:paraId="25BA6D80" w14:textId="77777777" w:rsidR="00393888" w:rsidRPr="00CF7289" w:rsidRDefault="00BD751F">
      <w:pPr>
        <w:spacing w:line="360" w:lineRule="auto"/>
        <w:ind w:firstLine="480"/>
        <w:rPr>
          <w:rFonts w:asciiTheme="majorHAnsi" w:hAnsiTheme="majorHAnsi" w:cs="宋体"/>
          <w:bCs/>
          <w:sz w:val="24"/>
        </w:rPr>
      </w:pPr>
      <w:r w:rsidRPr="00CF7289">
        <w:rPr>
          <w:rFonts w:asciiTheme="majorHAnsi" w:hAnsiTheme="majorHAnsi" w:cs="宋体"/>
          <w:bCs/>
          <w:sz w:val="24"/>
        </w:rPr>
        <w:t>基金的投资组合比例为：</w:t>
      </w:r>
      <w:r w:rsidR="00393888" w:rsidRPr="00CF7289">
        <w:rPr>
          <w:rFonts w:asciiTheme="majorHAnsi" w:hAnsiTheme="majorHAnsi" w:cs="宋体"/>
          <w:bCs/>
          <w:sz w:val="24"/>
        </w:rPr>
        <w:t>本基金股票资产占基金资产的比例不低于</w:t>
      </w:r>
      <w:r w:rsidR="00393888" w:rsidRPr="00CF7289">
        <w:rPr>
          <w:rFonts w:asciiTheme="majorHAnsi" w:hAnsiTheme="majorHAnsi" w:cs="宋体"/>
          <w:bCs/>
          <w:sz w:val="24"/>
        </w:rPr>
        <w:t>90%</w:t>
      </w:r>
      <w:r w:rsidR="00393888" w:rsidRPr="00CF7289">
        <w:rPr>
          <w:rFonts w:asciiTheme="majorHAnsi" w:hAnsiTheme="majorHAnsi" w:cs="宋体"/>
          <w:bCs/>
          <w:sz w:val="24"/>
        </w:rPr>
        <w:t>。其中，本基金投资于标的指数成份股及其备选成份股的比例不低于非现金基金资产的</w:t>
      </w:r>
      <w:r w:rsidR="00393888" w:rsidRPr="00CF7289">
        <w:rPr>
          <w:rFonts w:asciiTheme="majorHAnsi" w:hAnsiTheme="majorHAnsi" w:cs="宋体"/>
          <w:bCs/>
          <w:sz w:val="24"/>
        </w:rPr>
        <w:t>80%</w:t>
      </w:r>
      <w:r w:rsidR="00393888" w:rsidRPr="00CF7289">
        <w:rPr>
          <w:rFonts w:asciiTheme="majorHAnsi" w:hAnsiTheme="majorHAnsi" w:cs="宋体"/>
          <w:bCs/>
          <w:sz w:val="24"/>
        </w:rPr>
        <w:t>。每个交易日日终，在扣除股指期货合约需缴纳的交易保证金后，现金或者到期日在一年以内的政府债券不低于基金资产净值的</w:t>
      </w:r>
      <w:r w:rsidR="00393888" w:rsidRPr="00CF7289">
        <w:rPr>
          <w:rFonts w:asciiTheme="majorHAnsi" w:hAnsiTheme="majorHAnsi" w:cs="宋体"/>
          <w:bCs/>
          <w:sz w:val="24"/>
        </w:rPr>
        <w:t>5</w:t>
      </w:r>
      <w:r w:rsidR="00393888" w:rsidRPr="00CF7289">
        <w:rPr>
          <w:rFonts w:asciiTheme="majorHAnsi" w:hAnsiTheme="majorHAnsi" w:cs="宋体"/>
          <w:bCs/>
          <w:sz w:val="24"/>
        </w:rPr>
        <w:t>％</w:t>
      </w:r>
      <w:r w:rsidR="00955130" w:rsidRPr="00955130">
        <w:rPr>
          <w:rFonts w:asciiTheme="majorHAnsi" w:hAnsiTheme="majorHAnsi" w:cs="宋体" w:hint="eastAsia"/>
          <w:bCs/>
          <w:sz w:val="24"/>
        </w:rPr>
        <w:t>，其中，现金不包括结算备付金、存出保证金、应收申购款等</w:t>
      </w:r>
      <w:r w:rsidR="00393888" w:rsidRPr="00CF7289">
        <w:rPr>
          <w:rFonts w:asciiTheme="majorHAnsi" w:hAnsiTheme="majorHAnsi" w:cs="宋体"/>
          <w:bCs/>
          <w:sz w:val="24"/>
        </w:rPr>
        <w:t>。</w:t>
      </w:r>
    </w:p>
    <w:p w14:paraId="7C07816B" w14:textId="77777777" w:rsidR="00BD751F" w:rsidRPr="00CF7289" w:rsidRDefault="00BD751F">
      <w:pPr>
        <w:spacing w:line="360" w:lineRule="auto"/>
        <w:ind w:firstLine="480"/>
        <w:rPr>
          <w:rFonts w:asciiTheme="majorHAnsi" w:hAnsiTheme="majorHAnsi" w:cs="宋体"/>
          <w:bCs/>
          <w:sz w:val="24"/>
        </w:rPr>
      </w:pPr>
    </w:p>
    <w:p w14:paraId="46FCCF5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三、投资策略</w:t>
      </w:r>
    </w:p>
    <w:p w14:paraId="6BAC3FC2" w14:textId="77777777" w:rsidR="00BD751F" w:rsidRPr="00CF7289" w:rsidRDefault="003B33AC">
      <w:pPr>
        <w:spacing w:line="360" w:lineRule="auto"/>
        <w:ind w:firstLineChars="200" w:firstLine="480"/>
        <w:rPr>
          <w:rFonts w:asciiTheme="majorHAnsi" w:hAnsiTheme="majorHAnsi" w:cs="宋体"/>
          <w:bCs/>
          <w:sz w:val="24"/>
        </w:rPr>
      </w:pPr>
      <w:r w:rsidRPr="003B33AC">
        <w:rPr>
          <w:rFonts w:asciiTheme="majorHAnsi" w:hAnsiTheme="majorHAnsi" w:cs="宋体" w:hint="eastAsia"/>
          <w:bCs/>
          <w:sz w:val="24"/>
        </w:rPr>
        <w:t>本基金为指数增强型股票基金，采取定量方法进行组合管理，力争在控制本基金净值增长率与业绩比较基准之间的日均跟踪偏离度的绝对值不超过</w:t>
      </w:r>
      <w:r w:rsidRPr="003B33AC">
        <w:rPr>
          <w:rFonts w:asciiTheme="majorHAnsi" w:hAnsiTheme="majorHAnsi" w:cs="宋体" w:hint="eastAsia"/>
          <w:bCs/>
          <w:sz w:val="24"/>
        </w:rPr>
        <w:t>0.5%</w:t>
      </w:r>
      <w:r w:rsidRPr="003B33AC">
        <w:rPr>
          <w:rFonts w:asciiTheme="majorHAnsi" w:hAnsiTheme="majorHAnsi" w:cs="宋体" w:hint="eastAsia"/>
          <w:bCs/>
          <w:sz w:val="24"/>
        </w:rPr>
        <w:t>、年跟踪误差不超过</w:t>
      </w:r>
      <w:r w:rsidRPr="003B33AC">
        <w:rPr>
          <w:rFonts w:asciiTheme="majorHAnsi" w:hAnsiTheme="majorHAnsi" w:cs="宋体" w:hint="eastAsia"/>
          <w:bCs/>
          <w:sz w:val="24"/>
        </w:rPr>
        <w:t>7.5%</w:t>
      </w:r>
      <w:r w:rsidRPr="003B33AC">
        <w:rPr>
          <w:rFonts w:asciiTheme="majorHAnsi" w:hAnsiTheme="majorHAnsi" w:cs="宋体" w:hint="eastAsia"/>
          <w:bCs/>
          <w:sz w:val="24"/>
        </w:rPr>
        <w:t>的基础上，追求获得超越标的指数的回报。</w:t>
      </w:r>
    </w:p>
    <w:p w14:paraId="4A16E3EC" w14:textId="77777777" w:rsidR="00BD751F" w:rsidRPr="00CF7289" w:rsidRDefault="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00BD751F" w:rsidRPr="00CF7289">
        <w:rPr>
          <w:rFonts w:asciiTheme="majorHAnsi" w:hAnsiTheme="majorHAnsi" w:cs="宋体"/>
          <w:bCs/>
          <w:sz w:val="24"/>
        </w:rPr>
        <w:t>、股票投资策略</w:t>
      </w:r>
    </w:p>
    <w:p w14:paraId="6B32A4AE" w14:textId="77777777" w:rsidR="00393888" w:rsidRPr="00CF7289" w:rsidRDefault="00393888" w:rsidP="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本基金股票投资组合的构建以国际通行的多因子模型为基础框架，并根据预</w:t>
      </w:r>
      <w:r w:rsidRPr="00CF7289">
        <w:rPr>
          <w:rFonts w:asciiTheme="majorHAnsi" w:hAnsiTheme="majorHAnsi" w:cs="宋体"/>
          <w:bCs/>
          <w:sz w:val="24"/>
        </w:rPr>
        <w:lastRenderedPageBreak/>
        <w:t>先设定的风险预算、交易成本、投资限制等时机情况的需要进行组合优化。即，本基金股票组合的构建包括多因子模型和投资组合优化两个部分。</w:t>
      </w:r>
    </w:p>
    <w:p w14:paraId="10E4A026" w14:textId="77777777" w:rsidR="00393888" w:rsidRPr="00CF7289" w:rsidRDefault="00393888" w:rsidP="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）多因子模型</w:t>
      </w:r>
    </w:p>
    <w:p w14:paraId="2DE08BE0" w14:textId="77777777" w:rsidR="00393888" w:rsidRPr="00CF7289" w:rsidRDefault="00393888" w:rsidP="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多因子模型是一套通用的定量分析框架。在这一框架下，股票收益可分解为一系列因子收益及权重的组合。多因子模型致力于寻找持续稳健的超额收益因子，并进而根据因子收益的预测，形成股票超额收益的预测结果。本基金根据国内证券市场的实际情况，在实证检验的基础上，寻找适合国内市场的因子组合。本基金所采用的多因子模型主要运用包括价值、质量、动量、市场预期等类型的基本因子，并将根据市场状态的变化和因子研究的更新结论，对多因子模型及其所采用的具体因子进行适度调整。在此基础上，基金管理人将根据市场环境的变化，综合因子的实际表现及影响因子收益的众多信息进行前瞻性研判，适时调整各因子类别的具体组合及权重。</w:t>
      </w:r>
    </w:p>
    <w:p w14:paraId="1A62E173" w14:textId="77777777" w:rsidR="00393888" w:rsidRPr="00CF7289" w:rsidRDefault="00393888" w:rsidP="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）投资组合优化模型</w:t>
      </w:r>
    </w:p>
    <w:p w14:paraId="5E6FC0C8" w14:textId="77777777" w:rsidR="00393888" w:rsidRPr="00CF7289" w:rsidRDefault="00393888" w:rsidP="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在形成股票投资组合的具体结构时，本基金将采取基于风险预算框架、结合交易成本控制的投资组合优化模型。具体而言，根据多因子模型的超额收益预测结果，基金管理人将综合考虑股票超额收益预测值、投资组合整体风险水平、交易成本、冲击成本、流动性以及投资比例限制等因素，通过主动投资组合优化器，构建风险调整后的最优投资组合。</w:t>
      </w:r>
    </w:p>
    <w:p w14:paraId="0043A7DB" w14:textId="77777777" w:rsidR="00393888" w:rsidRPr="00CF7289" w:rsidRDefault="005E0CFA" w:rsidP="00393888">
      <w:pPr>
        <w:spacing w:line="360" w:lineRule="auto"/>
        <w:ind w:firstLineChars="200" w:firstLine="480"/>
        <w:rPr>
          <w:rFonts w:asciiTheme="majorHAnsi" w:hAnsiTheme="majorHAnsi" w:cs="宋体"/>
          <w:bCs/>
          <w:sz w:val="24"/>
        </w:rPr>
      </w:pPr>
      <w:r>
        <w:rPr>
          <w:rFonts w:asciiTheme="majorHAnsi" w:hAnsiTheme="majorHAnsi" w:cs="宋体"/>
          <w:bCs/>
          <w:sz w:val="24"/>
        </w:rPr>
        <w:t>2</w:t>
      </w:r>
      <w:r w:rsidR="00393888" w:rsidRPr="00CF7289">
        <w:rPr>
          <w:rFonts w:asciiTheme="majorHAnsi" w:hAnsiTheme="majorHAnsi" w:cs="宋体"/>
          <w:bCs/>
          <w:sz w:val="24"/>
        </w:rPr>
        <w:t>、债券投资策略</w:t>
      </w:r>
    </w:p>
    <w:p w14:paraId="3E8B1EF3" w14:textId="77777777" w:rsidR="00393888" w:rsidRPr="00CF7289" w:rsidRDefault="00393888" w:rsidP="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结合对未来市场利率预期运用久期调整策略、收益率曲线配置策略、债券类属配置策略、利差轮动策略等多种积极管理策略，通过严谨的研究发现价值被低估的债券和市场投资机会，构建收益稳定、流动性良好的债券组合。</w:t>
      </w:r>
      <w:r w:rsidRPr="00CF7289">
        <w:rPr>
          <w:rFonts w:asciiTheme="majorHAnsi" w:hAnsiTheme="majorHAnsi" w:cs="宋体"/>
          <w:bCs/>
          <w:sz w:val="24"/>
        </w:rPr>
        <w:tab/>
      </w:r>
    </w:p>
    <w:p w14:paraId="7A2F386D" w14:textId="77777777" w:rsidR="00393888" w:rsidRPr="00CF7289" w:rsidRDefault="005E0CFA" w:rsidP="00393888">
      <w:pPr>
        <w:spacing w:line="360" w:lineRule="auto"/>
        <w:ind w:firstLineChars="200" w:firstLine="480"/>
        <w:rPr>
          <w:rFonts w:asciiTheme="majorHAnsi" w:hAnsiTheme="majorHAnsi" w:cs="宋体"/>
          <w:bCs/>
          <w:sz w:val="24"/>
        </w:rPr>
      </w:pPr>
      <w:r>
        <w:rPr>
          <w:rFonts w:asciiTheme="majorHAnsi" w:hAnsiTheme="majorHAnsi" w:cs="宋体"/>
          <w:bCs/>
          <w:sz w:val="24"/>
        </w:rPr>
        <w:t>3</w:t>
      </w:r>
      <w:r w:rsidR="00393888" w:rsidRPr="00CF7289">
        <w:rPr>
          <w:rFonts w:asciiTheme="majorHAnsi" w:hAnsiTheme="majorHAnsi" w:cs="宋体"/>
          <w:bCs/>
          <w:sz w:val="24"/>
        </w:rPr>
        <w:t>、衍生产品投资策略</w:t>
      </w:r>
    </w:p>
    <w:p w14:paraId="0094A842" w14:textId="5331D087" w:rsidR="00393888" w:rsidRPr="00CF7289" w:rsidDel="00E96B59" w:rsidRDefault="00393888">
      <w:pPr>
        <w:spacing w:line="360" w:lineRule="auto"/>
        <w:ind w:firstLineChars="200" w:firstLine="480"/>
        <w:rPr>
          <w:del w:id="514" w:author="郑雅雯" w:date="2020-08-11T23:09:00Z"/>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w:t>
      </w:r>
      <w:del w:id="515" w:author="郑雅雯" w:date="2020-08-11T23:09:00Z">
        <w:r w:rsidRPr="00CF7289" w:rsidDel="00E96B59">
          <w:rPr>
            <w:rFonts w:asciiTheme="majorHAnsi" w:hAnsiTheme="majorHAnsi" w:cs="宋体"/>
            <w:bCs/>
            <w:sz w:val="24"/>
          </w:rPr>
          <w:delText>权证投资策略。权证为本基金辅助性投资工具。权证的投资原则为有利于基金资产增值、控制下跌风险、实现保值和锁定收益。</w:delText>
        </w:r>
        <w:r w:rsidRPr="00CF7289" w:rsidDel="00E96B59">
          <w:rPr>
            <w:rFonts w:asciiTheme="majorHAnsi" w:hAnsiTheme="majorHAnsi" w:cs="宋体"/>
            <w:bCs/>
            <w:sz w:val="24"/>
          </w:rPr>
          <w:tab/>
        </w:r>
      </w:del>
    </w:p>
    <w:p w14:paraId="6207ACCA" w14:textId="398FB96A" w:rsidR="00A14733" w:rsidRPr="00CF7289" w:rsidRDefault="00393888" w:rsidP="00E96B59">
      <w:pPr>
        <w:spacing w:line="360" w:lineRule="auto"/>
        <w:ind w:firstLineChars="200" w:firstLine="480"/>
        <w:rPr>
          <w:rFonts w:asciiTheme="majorHAnsi" w:hAnsiTheme="majorHAnsi" w:cs="宋体"/>
          <w:bCs/>
          <w:sz w:val="24"/>
        </w:rPr>
      </w:pPr>
      <w:del w:id="516" w:author="郑雅雯" w:date="2020-08-11T23:09:00Z">
        <w:r w:rsidRPr="00CF7289" w:rsidDel="00E96B59">
          <w:rPr>
            <w:rFonts w:asciiTheme="majorHAnsi" w:hAnsiTheme="majorHAnsi" w:cs="宋体"/>
            <w:bCs/>
            <w:sz w:val="24"/>
          </w:rPr>
          <w:delText>（</w:delText>
        </w:r>
        <w:r w:rsidRPr="00CF7289" w:rsidDel="00E96B59">
          <w:rPr>
            <w:rFonts w:asciiTheme="majorHAnsi" w:hAnsiTheme="majorHAnsi" w:cs="宋体"/>
            <w:bCs/>
            <w:sz w:val="24"/>
          </w:rPr>
          <w:delText>2</w:delText>
        </w:r>
        <w:r w:rsidRPr="00CF7289" w:rsidDel="00E96B59">
          <w:rPr>
            <w:rFonts w:asciiTheme="majorHAnsi" w:hAnsiTheme="majorHAnsi" w:cs="宋体"/>
            <w:bCs/>
            <w:sz w:val="24"/>
          </w:rPr>
          <w:delText>）</w:delText>
        </w:r>
      </w:del>
      <w:r w:rsidRPr="00CF7289">
        <w:rPr>
          <w:rFonts w:asciiTheme="majorHAnsi" w:hAnsiTheme="majorHAnsi" w:cs="宋体"/>
          <w:bCs/>
          <w:sz w:val="24"/>
        </w:rPr>
        <w:t>股指期货投资策略。本基金将根据风险管理的原则，主要选择流动性好、交易活跃的股指期货合约进行交易，以降低股票仓位调整的交易成本，提高投资效率，从而更好地实现投资目标。</w:t>
      </w:r>
    </w:p>
    <w:p w14:paraId="5B7C9FCB" w14:textId="1D9AA0EB" w:rsidR="00393888" w:rsidRPr="00CF7289" w:rsidRDefault="00393888" w:rsidP="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del w:id="517" w:author="郑雅雯" w:date="2020-08-11T23:09:00Z">
        <w:r w:rsidRPr="00CF7289" w:rsidDel="00E96B59">
          <w:rPr>
            <w:rFonts w:asciiTheme="majorHAnsi" w:hAnsiTheme="majorHAnsi" w:cs="宋体"/>
            <w:bCs/>
            <w:sz w:val="24"/>
          </w:rPr>
          <w:delText>3</w:delText>
        </w:r>
      </w:del>
      <w:ins w:id="518" w:author="郑雅雯" w:date="2020-08-11T23:09:00Z">
        <w:r w:rsidR="00E96B59">
          <w:rPr>
            <w:rFonts w:asciiTheme="majorHAnsi" w:hAnsiTheme="majorHAnsi" w:cs="宋体"/>
            <w:bCs/>
            <w:sz w:val="24"/>
          </w:rPr>
          <w:t>2</w:t>
        </w:r>
      </w:ins>
      <w:r w:rsidRPr="00CF7289">
        <w:rPr>
          <w:rFonts w:asciiTheme="majorHAnsi" w:hAnsiTheme="majorHAnsi" w:cs="宋体"/>
          <w:bCs/>
          <w:sz w:val="24"/>
        </w:rPr>
        <w:t>）本基金将关注其他金融衍生产品的推出情况，如法律法规或监管机构</w:t>
      </w:r>
      <w:r w:rsidRPr="00CF7289">
        <w:rPr>
          <w:rFonts w:asciiTheme="majorHAnsi" w:hAnsiTheme="majorHAnsi" w:cs="宋体"/>
          <w:bCs/>
          <w:sz w:val="24"/>
        </w:rPr>
        <w:lastRenderedPageBreak/>
        <w:t>允许基金投资前述衍生工具，本基金将按届时有效的法律法规和监管机构的规定，制定与本基金投资目标相适应的投资策略和估值政策，在充分评估衍生产品的风险和收益的基础上，谨慎地进行投资。</w:t>
      </w:r>
    </w:p>
    <w:p w14:paraId="570B0EF4" w14:textId="6B1692A8" w:rsidR="00A14733" w:rsidRPr="00CF7289" w:rsidDel="00911BE5" w:rsidRDefault="005E0CFA">
      <w:pPr>
        <w:spacing w:line="360" w:lineRule="auto"/>
        <w:ind w:firstLineChars="200" w:firstLine="480"/>
        <w:rPr>
          <w:del w:id="519" w:author="郑雅雯" w:date="2020-08-11T22:47:00Z"/>
          <w:rFonts w:asciiTheme="majorHAnsi" w:hAnsiTheme="majorHAnsi" w:cs="宋体"/>
          <w:bCs/>
          <w:sz w:val="24"/>
        </w:rPr>
      </w:pPr>
      <w:r>
        <w:rPr>
          <w:rFonts w:asciiTheme="majorHAnsi" w:hAnsiTheme="majorHAnsi" w:cs="宋体"/>
          <w:bCs/>
          <w:sz w:val="24"/>
        </w:rPr>
        <w:t>4</w:t>
      </w:r>
      <w:r w:rsidR="00A14733" w:rsidRPr="00CF7289">
        <w:rPr>
          <w:rFonts w:asciiTheme="majorHAnsi" w:hAnsiTheme="majorHAnsi" w:cs="宋体" w:hint="eastAsia"/>
          <w:bCs/>
          <w:sz w:val="24"/>
        </w:rPr>
        <w:t>、</w:t>
      </w:r>
      <w:del w:id="520" w:author="郑雅雯" w:date="2020-08-11T22:47:00Z">
        <w:r w:rsidR="00A14733" w:rsidRPr="00CF7289" w:rsidDel="00911BE5">
          <w:rPr>
            <w:rFonts w:asciiTheme="majorHAnsi" w:hAnsiTheme="majorHAnsi" w:cs="宋体" w:hint="eastAsia"/>
            <w:bCs/>
            <w:sz w:val="24"/>
          </w:rPr>
          <w:delText>中小企业私募债投资策略</w:delText>
        </w:r>
      </w:del>
    </w:p>
    <w:p w14:paraId="0E1B3654" w14:textId="1CAE6CF6" w:rsidR="00717E0D" w:rsidRPr="00717E0D" w:rsidRDefault="001E2C9E" w:rsidP="00911BE5">
      <w:pPr>
        <w:spacing w:line="360" w:lineRule="auto"/>
        <w:ind w:firstLineChars="200" w:firstLine="480"/>
        <w:rPr>
          <w:ins w:id="521" w:author="郑雅雯" w:date="2020-08-10T15:35:00Z"/>
          <w:rFonts w:asciiTheme="majorHAnsi" w:hAnsiTheme="majorHAnsi" w:cs="宋体"/>
          <w:bCs/>
          <w:sz w:val="24"/>
        </w:rPr>
      </w:pPr>
      <w:del w:id="522" w:author="郑雅雯" w:date="2020-08-11T22:47:00Z">
        <w:r w:rsidRPr="00CF7289" w:rsidDel="00911BE5">
          <w:rPr>
            <w:rFonts w:asciiTheme="majorHAnsi" w:hAnsiTheme="majorHAnsi" w:cs="宋体" w:hint="eastAsia"/>
            <w:bCs/>
            <w:sz w:val="24"/>
          </w:rPr>
          <w:delText>本基金在控制信用风险的基础上，采取分散化投资的方式进行中小企业私募债的投资。基金管理人将紧密跟踪研究发债企业的基本面情况，适时调整投资组合，控制投资风险。</w:delText>
        </w:r>
      </w:del>
      <w:ins w:id="523" w:author="郑雅雯" w:date="2020-08-11T22:47:00Z">
        <w:r w:rsidR="00911BE5">
          <w:rPr>
            <w:rFonts w:asciiTheme="majorHAnsi" w:hAnsiTheme="majorHAnsi" w:cs="宋体" w:hint="eastAsia"/>
            <w:bCs/>
            <w:sz w:val="24"/>
          </w:rPr>
          <w:t>融资、</w:t>
        </w:r>
      </w:ins>
      <w:ins w:id="524" w:author="郑雅雯" w:date="2020-08-10T15:35:00Z">
        <w:r w:rsidR="00717E0D" w:rsidRPr="00717E0D">
          <w:rPr>
            <w:rFonts w:asciiTheme="majorHAnsi" w:hAnsiTheme="majorHAnsi" w:cs="宋体" w:hint="eastAsia"/>
            <w:bCs/>
            <w:sz w:val="24"/>
          </w:rPr>
          <w:t>转融通证券出借业务投资策略</w:t>
        </w:r>
      </w:ins>
    </w:p>
    <w:p w14:paraId="16D209E2" w14:textId="45A85DBF" w:rsidR="00717E0D" w:rsidRPr="00CF7289" w:rsidRDefault="00911BE5" w:rsidP="00717E0D">
      <w:pPr>
        <w:spacing w:line="360" w:lineRule="auto"/>
        <w:ind w:firstLineChars="200" w:firstLine="480"/>
        <w:rPr>
          <w:rFonts w:asciiTheme="majorHAnsi" w:hAnsiTheme="majorHAnsi" w:cs="宋体"/>
          <w:bCs/>
          <w:sz w:val="24"/>
        </w:rPr>
      </w:pPr>
      <w:ins w:id="525" w:author="郑雅雯" w:date="2020-08-11T22:59:00Z">
        <w:r w:rsidRPr="00911BE5">
          <w:rPr>
            <w:rFonts w:asciiTheme="majorHAnsi" w:hAnsiTheme="majorHAnsi" w:cs="宋体" w:hint="eastAsia"/>
            <w:bCs/>
            <w:sz w:val="24"/>
          </w:rPr>
          <w:t>本基金将在法律法规允许的情况下，在风险可控的前提下，本着谨慎原则，适度参与融资与转融通</w:t>
        </w:r>
        <w:del w:id="526" w:author="Llinks [2]" w:date="2020-08-17T11:27:00Z">
          <w:r w:rsidRPr="00911BE5" w:rsidDel="004C52C8">
            <w:rPr>
              <w:rFonts w:asciiTheme="majorHAnsi" w:hAnsiTheme="majorHAnsi" w:cs="宋体" w:hint="eastAsia"/>
              <w:bCs/>
              <w:sz w:val="24"/>
            </w:rPr>
            <w:delText>交易</w:delText>
          </w:r>
        </w:del>
      </w:ins>
      <w:ins w:id="527" w:author="Llinks [2]" w:date="2020-08-17T11:27:00Z">
        <w:r w:rsidR="004C52C8">
          <w:rPr>
            <w:rFonts w:asciiTheme="majorHAnsi" w:hAnsiTheme="majorHAnsi" w:cs="宋体" w:hint="eastAsia"/>
            <w:bCs/>
            <w:sz w:val="24"/>
          </w:rPr>
          <w:t>证券出借业务</w:t>
        </w:r>
      </w:ins>
      <w:ins w:id="528" w:author="郑雅雯" w:date="2020-08-11T22:59:00Z">
        <w:r w:rsidRPr="00911BE5">
          <w:rPr>
            <w:rFonts w:asciiTheme="majorHAnsi" w:hAnsiTheme="majorHAnsi" w:cs="宋体" w:hint="eastAsia"/>
            <w:bCs/>
            <w:sz w:val="24"/>
          </w:rPr>
          <w:t>。参与融资业务时，本基金将力争利用融资的杠杆作用，降低因申购造成基金仓位较低带来的跟踪误差，达到有效跟踪标的指数的目的。参与转融通证券出借业务时，本基金将从基金持有的融券标的股票中选择流动性好、交易活跃的</w:t>
        </w:r>
        <w:r>
          <w:rPr>
            <w:rFonts w:asciiTheme="majorHAnsi" w:hAnsiTheme="majorHAnsi" w:cs="宋体" w:hint="eastAsia"/>
            <w:bCs/>
            <w:sz w:val="24"/>
          </w:rPr>
          <w:t>股票作为转融通出借交易对象，力争为本基金份额持有人增厚投资收益</w:t>
        </w:r>
      </w:ins>
      <w:ins w:id="529" w:author="郑雅雯" w:date="2020-08-10T15:35:00Z">
        <w:r w:rsidR="00717E0D" w:rsidRPr="00717E0D">
          <w:rPr>
            <w:rFonts w:asciiTheme="majorHAnsi" w:hAnsiTheme="majorHAnsi" w:cs="宋体" w:hint="eastAsia"/>
            <w:bCs/>
            <w:sz w:val="24"/>
          </w:rPr>
          <w:t>。</w:t>
        </w:r>
      </w:ins>
    </w:p>
    <w:p w14:paraId="4620315B" w14:textId="6A96E1F8" w:rsidR="00393888" w:rsidRPr="00CF7289" w:rsidRDefault="005E0CFA" w:rsidP="00393888">
      <w:pPr>
        <w:spacing w:line="360" w:lineRule="auto"/>
        <w:ind w:firstLineChars="200" w:firstLine="480"/>
        <w:rPr>
          <w:rFonts w:asciiTheme="majorHAnsi" w:hAnsiTheme="majorHAnsi" w:cs="宋体"/>
          <w:bCs/>
          <w:sz w:val="24"/>
        </w:rPr>
      </w:pPr>
      <w:r>
        <w:rPr>
          <w:rFonts w:asciiTheme="majorHAnsi" w:hAnsiTheme="majorHAnsi" w:cs="宋体"/>
          <w:bCs/>
          <w:sz w:val="24"/>
        </w:rPr>
        <w:t>5</w:t>
      </w:r>
      <w:r w:rsidR="00393888" w:rsidRPr="00CF7289">
        <w:rPr>
          <w:rFonts w:asciiTheme="majorHAnsi" w:hAnsiTheme="majorHAnsi" w:cs="宋体"/>
          <w:bCs/>
          <w:sz w:val="24"/>
        </w:rPr>
        <w:t>、其他</w:t>
      </w:r>
      <w:r w:rsidR="00393888" w:rsidRPr="00CF7289">
        <w:rPr>
          <w:rFonts w:asciiTheme="majorHAnsi" w:hAnsiTheme="majorHAnsi" w:cs="宋体"/>
          <w:bCs/>
          <w:sz w:val="24"/>
        </w:rPr>
        <w:tab/>
      </w:r>
      <w:r w:rsidR="00393888" w:rsidRPr="00CF7289">
        <w:rPr>
          <w:rFonts w:asciiTheme="majorHAnsi" w:hAnsiTheme="majorHAnsi" w:cs="宋体"/>
          <w:bCs/>
          <w:sz w:val="24"/>
        </w:rPr>
        <w:tab/>
      </w:r>
      <w:r w:rsidR="00393888" w:rsidRPr="00CF7289">
        <w:rPr>
          <w:rFonts w:asciiTheme="majorHAnsi" w:hAnsiTheme="majorHAnsi" w:cs="宋体"/>
          <w:bCs/>
          <w:sz w:val="24"/>
        </w:rPr>
        <w:tab/>
      </w:r>
      <w:r w:rsidR="00393888" w:rsidRPr="00CF7289">
        <w:rPr>
          <w:rFonts w:asciiTheme="majorHAnsi" w:hAnsiTheme="majorHAnsi" w:cs="宋体"/>
          <w:bCs/>
          <w:sz w:val="24"/>
        </w:rPr>
        <w:tab/>
      </w:r>
      <w:r w:rsidR="00393888" w:rsidRPr="00CF7289">
        <w:rPr>
          <w:rFonts w:asciiTheme="majorHAnsi" w:hAnsiTheme="majorHAnsi" w:cs="宋体"/>
          <w:bCs/>
          <w:sz w:val="24"/>
        </w:rPr>
        <w:tab/>
      </w:r>
      <w:r w:rsidR="00393888" w:rsidRPr="00CF7289">
        <w:rPr>
          <w:rFonts w:asciiTheme="majorHAnsi" w:hAnsiTheme="majorHAnsi" w:cs="宋体"/>
          <w:bCs/>
          <w:sz w:val="24"/>
        </w:rPr>
        <w:tab/>
      </w:r>
    </w:p>
    <w:p w14:paraId="5C1237C3" w14:textId="77777777" w:rsidR="00BD751F" w:rsidRPr="00CF7289" w:rsidRDefault="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未来，随着市场的发展和基金管理运作的需要，基金管理人可以在不改变投资目标的前提下，遵循法律法规的规定，相应调整或更新投资策略，并在招募说明书更新中公告。</w:t>
      </w:r>
    </w:p>
    <w:p w14:paraId="41F22D86" w14:textId="77777777" w:rsidR="00BD751F" w:rsidRPr="00CF7289" w:rsidRDefault="00BD751F" w:rsidP="00393888">
      <w:pPr>
        <w:spacing w:line="360" w:lineRule="auto"/>
        <w:ind w:firstLineChars="200" w:firstLine="420"/>
        <w:rPr>
          <w:rFonts w:asciiTheme="majorHAnsi" w:hAnsiTheme="majorHAnsi" w:cs="宋体"/>
          <w:bCs/>
        </w:rPr>
      </w:pPr>
    </w:p>
    <w:p w14:paraId="02C946E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四、投资限制</w:t>
      </w:r>
    </w:p>
    <w:p w14:paraId="7EB28C0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、组合限制</w:t>
      </w:r>
    </w:p>
    <w:p w14:paraId="22B2962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基金的投资组合应遵循以下限制：</w:t>
      </w:r>
    </w:p>
    <w:p w14:paraId="38381E9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）本基金股票资产占基金资产的比例</w:t>
      </w:r>
      <w:r w:rsidR="00393888" w:rsidRPr="00CF7289">
        <w:rPr>
          <w:rFonts w:asciiTheme="majorHAnsi" w:hAnsiTheme="majorHAnsi" w:cs="宋体"/>
          <w:bCs/>
          <w:sz w:val="24"/>
        </w:rPr>
        <w:t>不低于</w:t>
      </w:r>
      <w:r w:rsidR="00393888" w:rsidRPr="00CF7289">
        <w:rPr>
          <w:rFonts w:asciiTheme="majorHAnsi" w:hAnsiTheme="majorHAnsi" w:cs="宋体"/>
          <w:bCs/>
          <w:sz w:val="24"/>
        </w:rPr>
        <w:t>9</w:t>
      </w:r>
      <w:r w:rsidRPr="00CF7289">
        <w:rPr>
          <w:rFonts w:asciiTheme="majorHAnsi" w:hAnsiTheme="majorHAnsi" w:cs="宋体"/>
          <w:bCs/>
          <w:sz w:val="24"/>
        </w:rPr>
        <w:t>0%</w:t>
      </w:r>
      <w:r w:rsidR="00393888" w:rsidRPr="00CF7289">
        <w:rPr>
          <w:rFonts w:asciiTheme="majorHAnsi" w:hAnsiTheme="majorHAnsi" w:cs="宋体"/>
          <w:bCs/>
          <w:sz w:val="24"/>
        </w:rPr>
        <w:t>。其中，本基金投资于标的指数成份股及其备选成份股的比例不低于非现金基金资产的</w:t>
      </w:r>
      <w:r w:rsidR="00393888" w:rsidRPr="00CF7289">
        <w:rPr>
          <w:rFonts w:asciiTheme="majorHAnsi" w:hAnsiTheme="majorHAnsi" w:cs="宋体"/>
          <w:bCs/>
          <w:sz w:val="24"/>
        </w:rPr>
        <w:t>80%</w:t>
      </w:r>
      <w:r w:rsidRPr="00CF7289">
        <w:rPr>
          <w:rFonts w:asciiTheme="majorHAnsi" w:hAnsiTheme="majorHAnsi" w:cs="宋体"/>
          <w:bCs/>
          <w:sz w:val="24"/>
        </w:rPr>
        <w:t>；</w:t>
      </w:r>
    </w:p>
    <w:p w14:paraId="5BF9F2A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）每个交易日日终，扣除股指期货合约需缴纳的交易保证金后，保持不低于基金资产净值</w:t>
      </w:r>
      <w:r w:rsidRPr="00CF7289">
        <w:rPr>
          <w:rFonts w:asciiTheme="majorHAnsi" w:hAnsiTheme="majorHAnsi" w:cs="宋体"/>
          <w:bCs/>
          <w:sz w:val="24"/>
        </w:rPr>
        <w:t>5</w:t>
      </w:r>
      <w:r w:rsidRPr="00CF7289">
        <w:rPr>
          <w:rFonts w:asciiTheme="majorHAnsi" w:hAnsiTheme="majorHAnsi" w:cs="宋体"/>
          <w:bCs/>
          <w:sz w:val="24"/>
        </w:rPr>
        <w:t>％的现金或者到期日在一年以内的政府债券</w:t>
      </w:r>
      <w:r w:rsidR="00955130" w:rsidRPr="00955130">
        <w:rPr>
          <w:rFonts w:asciiTheme="majorHAnsi" w:hAnsiTheme="majorHAnsi" w:cs="宋体" w:hint="eastAsia"/>
          <w:bCs/>
          <w:sz w:val="24"/>
        </w:rPr>
        <w:t>，其中，现金不包括结算备付金、存出保证金、应收申购款等</w:t>
      </w:r>
      <w:r w:rsidRPr="00CF7289">
        <w:rPr>
          <w:rFonts w:asciiTheme="majorHAnsi" w:hAnsiTheme="majorHAnsi" w:cs="宋体"/>
          <w:bCs/>
          <w:sz w:val="24"/>
        </w:rPr>
        <w:t>；</w:t>
      </w:r>
    </w:p>
    <w:p w14:paraId="1EDDBC5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）本基金持有一家公司发行的证券，其市值不得超过基金资产净值的</w:t>
      </w:r>
      <w:r w:rsidRPr="00CF7289">
        <w:rPr>
          <w:rFonts w:asciiTheme="majorHAnsi" w:hAnsiTheme="majorHAnsi" w:cs="宋体"/>
          <w:bCs/>
          <w:sz w:val="24"/>
        </w:rPr>
        <w:t>10%</w:t>
      </w:r>
      <w:r w:rsidRPr="00CF7289">
        <w:rPr>
          <w:rFonts w:asciiTheme="majorHAnsi" w:hAnsiTheme="majorHAnsi" w:cs="宋体"/>
          <w:bCs/>
          <w:sz w:val="24"/>
        </w:rPr>
        <w:t>；</w:t>
      </w:r>
    </w:p>
    <w:p w14:paraId="3B8E414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）本基金管理人管理的全部基金持有一家公司发行的证券，不超过该证</w:t>
      </w:r>
      <w:r w:rsidRPr="00CF7289">
        <w:rPr>
          <w:rFonts w:asciiTheme="majorHAnsi" w:hAnsiTheme="majorHAnsi" w:cs="宋体"/>
          <w:bCs/>
          <w:sz w:val="24"/>
        </w:rPr>
        <w:lastRenderedPageBreak/>
        <w:t>券的</w:t>
      </w:r>
      <w:r w:rsidRPr="00CF7289">
        <w:rPr>
          <w:rFonts w:asciiTheme="majorHAnsi" w:hAnsiTheme="majorHAnsi" w:cs="宋体"/>
          <w:bCs/>
          <w:sz w:val="24"/>
        </w:rPr>
        <w:t>10</w:t>
      </w:r>
      <w:r w:rsidRPr="00CF7289">
        <w:rPr>
          <w:rFonts w:asciiTheme="majorHAnsi" w:hAnsiTheme="majorHAnsi" w:cs="宋体"/>
          <w:bCs/>
          <w:sz w:val="24"/>
        </w:rPr>
        <w:t>％；</w:t>
      </w:r>
    </w:p>
    <w:p w14:paraId="5B69F536" w14:textId="68C57510" w:rsidR="00BD751F" w:rsidRPr="00CF7289" w:rsidDel="00E96B59" w:rsidRDefault="00BD751F">
      <w:pPr>
        <w:spacing w:line="360" w:lineRule="auto"/>
        <w:ind w:firstLineChars="200" w:firstLine="480"/>
        <w:rPr>
          <w:del w:id="530" w:author="郑雅雯" w:date="2020-08-11T23:09:00Z"/>
          <w:rFonts w:asciiTheme="majorHAnsi" w:hAnsiTheme="majorHAnsi" w:cs="宋体"/>
          <w:bCs/>
          <w:sz w:val="24"/>
        </w:rPr>
      </w:pPr>
      <w:del w:id="531" w:author="郑雅雯" w:date="2020-08-11T23:09:00Z">
        <w:r w:rsidRPr="00CF7289" w:rsidDel="00E96B59">
          <w:rPr>
            <w:rFonts w:asciiTheme="majorHAnsi" w:hAnsiTheme="majorHAnsi" w:cs="宋体"/>
            <w:bCs/>
            <w:sz w:val="24"/>
          </w:rPr>
          <w:delText>（</w:delText>
        </w:r>
        <w:r w:rsidRPr="00CF7289" w:rsidDel="00E96B59">
          <w:rPr>
            <w:rFonts w:asciiTheme="majorHAnsi" w:hAnsiTheme="majorHAnsi" w:cs="宋体"/>
            <w:bCs/>
            <w:sz w:val="24"/>
          </w:rPr>
          <w:delText>5</w:delText>
        </w:r>
        <w:r w:rsidRPr="00CF7289" w:rsidDel="00E96B59">
          <w:rPr>
            <w:rFonts w:asciiTheme="majorHAnsi" w:hAnsiTheme="majorHAnsi" w:cs="宋体"/>
            <w:bCs/>
            <w:sz w:val="24"/>
          </w:rPr>
          <w:delText>）本基金持有的全部权证，其市值不得超过基金资产净值的</w:delText>
        </w:r>
        <w:r w:rsidRPr="00CF7289" w:rsidDel="00E96B59">
          <w:rPr>
            <w:rFonts w:asciiTheme="majorHAnsi" w:hAnsiTheme="majorHAnsi" w:cs="宋体"/>
            <w:bCs/>
            <w:sz w:val="24"/>
          </w:rPr>
          <w:delText>3</w:delText>
        </w:r>
        <w:r w:rsidRPr="00CF7289" w:rsidDel="00E96B59">
          <w:rPr>
            <w:rFonts w:asciiTheme="majorHAnsi" w:hAnsiTheme="majorHAnsi" w:cs="宋体"/>
            <w:bCs/>
            <w:sz w:val="24"/>
          </w:rPr>
          <w:delText>％；</w:delText>
        </w:r>
      </w:del>
    </w:p>
    <w:p w14:paraId="0AF104F8" w14:textId="5B59682C" w:rsidR="00BD751F" w:rsidRPr="00CF7289" w:rsidDel="00E96B59" w:rsidRDefault="00BD751F">
      <w:pPr>
        <w:spacing w:line="360" w:lineRule="auto"/>
        <w:ind w:firstLineChars="200" w:firstLine="480"/>
        <w:rPr>
          <w:del w:id="532" w:author="郑雅雯" w:date="2020-08-11T23:09:00Z"/>
          <w:rFonts w:asciiTheme="majorHAnsi" w:hAnsiTheme="majorHAnsi" w:cs="宋体"/>
          <w:bCs/>
          <w:sz w:val="24"/>
        </w:rPr>
      </w:pPr>
      <w:del w:id="533" w:author="郑雅雯" w:date="2020-08-11T23:09:00Z">
        <w:r w:rsidRPr="00CF7289" w:rsidDel="00E96B59">
          <w:rPr>
            <w:rFonts w:asciiTheme="majorHAnsi" w:hAnsiTheme="majorHAnsi" w:cs="宋体"/>
            <w:bCs/>
            <w:sz w:val="24"/>
          </w:rPr>
          <w:delText>（</w:delText>
        </w:r>
        <w:r w:rsidRPr="00CF7289" w:rsidDel="00E96B59">
          <w:rPr>
            <w:rFonts w:asciiTheme="majorHAnsi" w:hAnsiTheme="majorHAnsi" w:cs="宋体"/>
            <w:bCs/>
            <w:sz w:val="24"/>
          </w:rPr>
          <w:delText>6</w:delText>
        </w:r>
        <w:r w:rsidRPr="00CF7289" w:rsidDel="00E96B59">
          <w:rPr>
            <w:rFonts w:asciiTheme="majorHAnsi" w:hAnsiTheme="majorHAnsi" w:cs="宋体"/>
            <w:bCs/>
            <w:sz w:val="24"/>
          </w:rPr>
          <w:delText>）本基金管理人管理的全部基金持有的同一权证，不得超过该权证的</w:delText>
        </w:r>
        <w:r w:rsidRPr="00CF7289" w:rsidDel="00E96B59">
          <w:rPr>
            <w:rFonts w:asciiTheme="majorHAnsi" w:hAnsiTheme="majorHAnsi" w:cs="宋体"/>
            <w:bCs/>
            <w:sz w:val="24"/>
          </w:rPr>
          <w:delText xml:space="preserve">   10</w:delText>
        </w:r>
        <w:r w:rsidRPr="00CF7289" w:rsidDel="00E96B59">
          <w:rPr>
            <w:rFonts w:asciiTheme="majorHAnsi" w:hAnsiTheme="majorHAnsi" w:cs="宋体"/>
            <w:bCs/>
            <w:sz w:val="24"/>
          </w:rPr>
          <w:delText>％；</w:delText>
        </w:r>
      </w:del>
    </w:p>
    <w:p w14:paraId="5B58443B" w14:textId="48D46AB7" w:rsidR="00BD751F" w:rsidRPr="00CF7289" w:rsidDel="00E96B59" w:rsidRDefault="00BD751F">
      <w:pPr>
        <w:spacing w:line="360" w:lineRule="auto"/>
        <w:ind w:firstLineChars="200" w:firstLine="480"/>
        <w:rPr>
          <w:del w:id="534" w:author="郑雅雯" w:date="2020-08-11T23:09:00Z"/>
          <w:rFonts w:asciiTheme="majorHAnsi" w:hAnsiTheme="majorHAnsi" w:cs="宋体"/>
          <w:bCs/>
          <w:sz w:val="24"/>
        </w:rPr>
      </w:pPr>
      <w:del w:id="535" w:author="郑雅雯" w:date="2020-08-11T23:09:00Z">
        <w:r w:rsidRPr="00CF7289" w:rsidDel="00E96B59">
          <w:rPr>
            <w:rFonts w:asciiTheme="majorHAnsi" w:hAnsiTheme="majorHAnsi" w:cs="宋体"/>
            <w:bCs/>
            <w:sz w:val="24"/>
          </w:rPr>
          <w:delText>（</w:delText>
        </w:r>
        <w:r w:rsidRPr="00CF7289" w:rsidDel="00E96B59">
          <w:rPr>
            <w:rFonts w:asciiTheme="majorHAnsi" w:hAnsiTheme="majorHAnsi" w:cs="宋体"/>
            <w:bCs/>
            <w:sz w:val="24"/>
          </w:rPr>
          <w:delText>7</w:delText>
        </w:r>
        <w:r w:rsidRPr="00CF7289" w:rsidDel="00E96B59">
          <w:rPr>
            <w:rFonts w:asciiTheme="majorHAnsi" w:hAnsiTheme="majorHAnsi" w:cs="宋体"/>
            <w:bCs/>
            <w:sz w:val="24"/>
          </w:rPr>
          <w:delText>）本基金在任何交易日买入权证的总金额，不得超过上一交易日基金资产净值的</w:delText>
        </w:r>
        <w:r w:rsidRPr="00CF7289" w:rsidDel="00E96B59">
          <w:rPr>
            <w:rFonts w:asciiTheme="majorHAnsi" w:hAnsiTheme="majorHAnsi" w:cs="宋体"/>
            <w:bCs/>
            <w:sz w:val="24"/>
          </w:rPr>
          <w:delText>0.5</w:delText>
        </w:r>
        <w:r w:rsidRPr="00CF7289" w:rsidDel="00E96B59">
          <w:rPr>
            <w:rFonts w:asciiTheme="majorHAnsi" w:hAnsiTheme="majorHAnsi" w:cs="宋体"/>
            <w:bCs/>
            <w:sz w:val="24"/>
          </w:rPr>
          <w:delText>％；</w:delText>
        </w:r>
      </w:del>
    </w:p>
    <w:p w14:paraId="643E76BB" w14:textId="3217630F"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del w:id="536" w:author="郑雅雯" w:date="2020-08-11T23:09:00Z">
        <w:r w:rsidRPr="00CF7289" w:rsidDel="00E96B59">
          <w:rPr>
            <w:rFonts w:asciiTheme="majorHAnsi" w:hAnsiTheme="majorHAnsi" w:cs="宋体"/>
            <w:bCs/>
            <w:sz w:val="24"/>
          </w:rPr>
          <w:delText>8</w:delText>
        </w:r>
      </w:del>
      <w:ins w:id="537" w:author="郑雅雯" w:date="2020-08-11T23:09:00Z">
        <w:r w:rsidR="00E96B59">
          <w:rPr>
            <w:rFonts w:asciiTheme="majorHAnsi" w:hAnsiTheme="majorHAnsi" w:cs="宋体"/>
            <w:bCs/>
            <w:sz w:val="24"/>
          </w:rPr>
          <w:t>5</w:t>
        </w:r>
      </w:ins>
      <w:r w:rsidRPr="00CF7289">
        <w:rPr>
          <w:rFonts w:asciiTheme="majorHAnsi" w:hAnsiTheme="majorHAnsi" w:cs="宋体"/>
          <w:bCs/>
          <w:sz w:val="24"/>
        </w:rPr>
        <w:t>）本基金投资于同一原始权益人的各类资产支持证券的比例，不得超过基金资产净值的</w:t>
      </w:r>
      <w:r w:rsidRPr="00CF7289">
        <w:rPr>
          <w:rFonts w:asciiTheme="majorHAnsi" w:hAnsiTheme="majorHAnsi" w:cs="宋体"/>
          <w:bCs/>
          <w:sz w:val="24"/>
        </w:rPr>
        <w:t>10</w:t>
      </w:r>
      <w:r w:rsidRPr="00CF7289">
        <w:rPr>
          <w:rFonts w:asciiTheme="majorHAnsi" w:hAnsiTheme="majorHAnsi" w:cs="宋体"/>
          <w:bCs/>
          <w:sz w:val="24"/>
        </w:rPr>
        <w:t>％；</w:t>
      </w:r>
    </w:p>
    <w:p w14:paraId="4B5DC1F8" w14:textId="5D012968"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del w:id="538" w:author="郑雅雯" w:date="2020-08-11T23:09:00Z">
        <w:r w:rsidRPr="00CF7289" w:rsidDel="00E96B59">
          <w:rPr>
            <w:rFonts w:asciiTheme="majorHAnsi" w:hAnsiTheme="majorHAnsi" w:cs="宋体"/>
            <w:bCs/>
            <w:sz w:val="24"/>
          </w:rPr>
          <w:delText>9</w:delText>
        </w:r>
      </w:del>
      <w:ins w:id="539" w:author="郑雅雯" w:date="2020-08-11T23:09:00Z">
        <w:r w:rsidR="00E96B59">
          <w:rPr>
            <w:rFonts w:asciiTheme="majorHAnsi" w:hAnsiTheme="majorHAnsi" w:cs="宋体"/>
            <w:bCs/>
            <w:sz w:val="24"/>
          </w:rPr>
          <w:t>6</w:t>
        </w:r>
      </w:ins>
      <w:r w:rsidRPr="00CF7289">
        <w:rPr>
          <w:rFonts w:asciiTheme="majorHAnsi" w:hAnsiTheme="majorHAnsi" w:cs="宋体"/>
          <w:bCs/>
          <w:sz w:val="24"/>
        </w:rPr>
        <w:t>）本基金持有的全部资产支持证券，其市值不得超过基金资产净值的</w:t>
      </w:r>
      <w:r w:rsidRPr="00CF7289">
        <w:rPr>
          <w:rFonts w:asciiTheme="majorHAnsi" w:hAnsiTheme="majorHAnsi" w:cs="宋体"/>
          <w:bCs/>
          <w:sz w:val="24"/>
        </w:rPr>
        <w:t>20</w:t>
      </w:r>
      <w:r w:rsidRPr="00CF7289">
        <w:rPr>
          <w:rFonts w:asciiTheme="majorHAnsi" w:hAnsiTheme="majorHAnsi" w:cs="宋体"/>
          <w:bCs/>
          <w:sz w:val="24"/>
        </w:rPr>
        <w:t>％；</w:t>
      </w:r>
    </w:p>
    <w:p w14:paraId="66E71F5B" w14:textId="3F3CD150"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del w:id="540" w:author="郑雅雯" w:date="2020-08-11T23:10:00Z">
        <w:r w:rsidRPr="00CF7289" w:rsidDel="00E96B59">
          <w:rPr>
            <w:rFonts w:asciiTheme="majorHAnsi" w:hAnsiTheme="majorHAnsi" w:cs="宋体"/>
            <w:bCs/>
            <w:sz w:val="24"/>
          </w:rPr>
          <w:delText>10</w:delText>
        </w:r>
      </w:del>
      <w:ins w:id="541" w:author="郑雅雯" w:date="2020-08-11T23:10:00Z">
        <w:r w:rsidR="00E96B59">
          <w:rPr>
            <w:rFonts w:asciiTheme="majorHAnsi" w:hAnsiTheme="majorHAnsi" w:cs="宋体"/>
            <w:bCs/>
            <w:sz w:val="24"/>
          </w:rPr>
          <w:t>7</w:t>
        </w:r>
      </w:ins>
      <w:r w:rsidRPr="00CF7289">
        <w:rPr>
          <w:rFonts w:asciiTheme="majorHAnsi" w:hAnsiTheme="majorHAnsi" w:cs="宋体"/>
          <w:bCs/>
          <w:sz w:val="24"/>
        </w:rPr>
        <w:t>）本基金持有的同一</w:t>
      </w:r>
      <w:r w:rsidRPr="00CF7289">
        <w:rPr>
          <w:rFonts w:asciiTheme="majorHAnsi" w:hAnsiTheme="majorHAnsi" w:cs="宋体"/>
          <w:bCs/>
          <w:sz w:val="24"/>
        </w:rPr>
        <w:t>(</w:t>
      </w:r>
      <w:r w:rsidRPr="00CF7289">
        <w:rPr>
          <w:rFonts w:asciiTheme="majorHAnsi" w:hAnsiTheme="majorHAnsi" w:cs="宋体"/>
          <w:bCs/>
          <w:sz w:val="24"/>
        </w:rPr>
        <w:t>指同一信用级别</w:t>
      </w:r>
      <w:r w:rsidRPr="00CF7289">
        <w:rPr>
          <w:rFonts w:asciiTheme="majorHAnsi" w:hAnsiTheme="majorHAnsi" w:cs="宋体"/>
          <w:bCs/>
          <w:sz w:val="24"/>
        </w:rPr>
        <w:t>)</w:t>
      </w:r>
      <w:r w:rsidRPr="00CF7289">
        <w:rPr>
          <w:rFonts w:asciiTheme="majorHAnsi" w:hAnsiTheme="majorHAnsi" w:cs="宋体"/>
          <w:bCs/>
          <w:sz w:val="24"/>
        </w:rPr>
        <w:t>资产支持证券的比例，不得超过该资产支持证券规模的</w:t>
      </w:r>
      <w:r w:rsidRPr="00CF7289">
        <w:rPr>
          <w:rFonts w:asciiTheme="majorHAnsi" w:hAnsiTheme="majorHAnsi" w:cs="宋体"/>
          <w:bCs/>
          <w:sz w:val="24"/>
        </w:rPr>
        <w:t>10</w:t>
      </w:r>
      <w:r w:rsidRPr="00CF7289">
        <w:rPr>
          <w:rFonts w:asciiTheme="majorHAnsi" w:hAnsiTheme="majorHAnsi" w:cs="宋体"/>
          <w:bCs/>
          <w:sz w:val="24"/>
        </w:rPr>
        <w:t>％；</w:t>
      </w:r>
    </w:p>
    <w:p w14:paraId="4BAAE536" w14:textId="3B3461EC"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del w:id="542" w:author="郑雅雯" w:date="2020-08-11T23:10:00Z">
        <w:r w:rsidRPr="00CF7289" w:rsidDel="00E96B59">
          <w:rPr>
            <w:rFonts w:asciiTheme="majorHAnsi" w:hAnsiTheme="majorHAnsi" w:cs="宋体"/>
            <w:bCs/>
            <w:sz w:val="24"/>
          </w:rPr>
          <w:delText>11</w:delText>
        </w:r>
      </w:del>
      <w:ins w:id="543" w:author="郑雅雯" w:date="2020-08-11T23:10:00Z">
        <w:r w:rsidR="00E96B59">
          <w:rPr>
            <w:rFonts w:asciiTheme="majorHAnsi" w:hAnsiTheme="majorHAnsi" w:cs="宋体"/>
            <w:bCs/>
            <w:sz w:val="24"/>
          </w:rPr>
          <w:t>8</w:t>
        </w:r>
      </w:ins>
      <w:r w:rsidRPr="00CF7289">
        <w:rPr>
          <w:rFonts w:asciiTheme="majorHAnsi" w:hAnsiTheme="majorHAnsi" w:cs="宋体"/>
          <w:bCs/>
          <w:sz w:val="24"/>
        </w:rPr>
        <w:t>）本基金管理人管理的全部基金投资于同一原始权益人的各类资产支持证券，不得超过其各类资产支持证券合计规模的</w:t>
      </w:r>
      <w:r w:rsidRPr="00CF7289">
        <w:rPr>
          <w:rFonts w:asciiTheme="majorHAnsi" w:hAnsiTheme="majorHAnsi" w:cs="宋体"/>
          <w:bCs/>
          <w:sz w:val="24"/>
        </w:rPr>
        <w:t>10</w:t>
      </w:r>
      <w:r w:rsidRPr="00CF7289">
        <w:rPr>
          <w:rFonts w:asciiTheme="majorHAnsi" w:hAnsiTheme="majorHAnsi" w:cs="宋体"/>
          <w:bCs/>
          <w:sz w:val="24"/>
        </w:rPr>
        <w:t>％；</w:t>
      </w:r>
    </w:p>
    <w:p w14:paraId="76282BD2" w14:textId="6C967459"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del w:id="544" w:author="郑雅雯" w:date="2020-08-11T23:10:00Z">
        <w:r w:rsidRPr="00CF7289" w:rsidDel="00E96B59">
          <w:rPr>
            <w:rFonts w:asciiTheme="majorHAnsi" w:hAnsiTheme="majorHAnsi" w:cs="宋体"/>
            <w:bCs/>
            <w:sz w:val="24"/>
          </w:rPr>
          <w:delText>12</w:delText>
        </w:r>
      </w:del>
      <w:ins w:id="545" w:author="郑雅雯" w:date="2020-08-11T23:10:00Z">
        <w:r w:rsidR="00E96B59">
          <w:rPr>
            <w:rFonts w:asciiTheme="majorHAnsi" w:hAnsiTheme="majorHAnsi" w:cs="宋体"/>
            <w:bCs/>
            <w:sz w:val="24"/>
          </w:rPr>
          <w:t>9</w:t>
        </w:r>
      </w:ins>
      <w:r w:rsidRPr="00CF7289">
        <w:rPr>
          <w:rFonts w:asciiTheme="majorHAnsi" w:hAnsiTheme="majorHAnsi" w:cs="宋体"/>
          <w:bCs/>
          <w:sz w:val="24"/>
        </w:rPr>
        <w:t>）本基金应投资于信用级别评级为</w:t>
      </w:r>
      <w:r w:rsidRPr="00CF7289">
        <w:rPr>
          <w:rFonts w:asciiTheme="majorHAnsi" w:hAnsiTheme="majorHAnsi" w:cs="宋体"/>
          <w:bCs/>
          <w:sz w:val="24"/>
        </w:rPr>
        <w:t>BBB</w:t>
      </w:r>
      <w:r w:rsidRPr="00CF7289">
        <w:rPr>
          <w:rFonts w:asciiTheme="majorHAnsi" w:hAnsiTheme="majorHAnsi" w:cs="宋体"/>
          <w:bCs/>
          <w:sz w:val="24"/>
        </w:rPr>
        <w:t>以上</w:t>
      </w:r>
      <w:r w:rsidRPr="00CF7289">
        <w:rPr>
          <w:rFonts w:asciiTheme="majorHAnsi" w:hAnsiTheme="majorHAnsi" w:cs="宋体"/>
          <w:bCs/>
          <w:sz w:val="24"/>
        </w:rPr>
        <w:t>(</w:t>
      </w:r>
      <w:r w:rsidRPr="00CF7289">
        <w:rPr>
          <w:rFonts w:asciiTheme="majorHAnsi" w:hAnsiTheme="majorHAnsi" w:cs="宋体"/>
          <w:bCs/>
          <w:sz w:val="24"/>
        </w:rPr>
        <w:t>含</w:t>
      </w:r>
      <w:r w:rsidRPr="00CF7289">
        <w:rPr>
          <w:rFonts w:asciiTheme="majorHAnsi" w:hAnsiTheme="majorHAnsi" w:cs="宋体"/>
          <w:bCs/>
          <w:sz w:val="24"/>
        </w:rPr>
        <w:t>BBB)</w:t>
      </w:r>
      <w:r w:rsidRPr="00CF7289">
        <w:rPr>
          <w:rFonts w:asciiTheme="majorHAnsi" w:hAnsiTheme="majorHAnsi" w:cs="宋体"/>
          <w:bCs/>
          <w:sz w:val="24"/>
        </w:rPr>
        <w:t>的资产支持证券。基金持有资产支持证券期间，如果其信用等级下降、不再符合投资标准，应在评级报告发布之日起</w:t>
      </w:r>
      <w:r w:rsidRPr="00CF7289">
        <w:rPr>
          <w:rFonts w:asciiTheme="majorHAnsi" w:hAnsiTheme="majorHAnsi" w:cs="宋体"/>
          <w:bCs/>
          <w:sz w:val="24"/>
        </w:rPr>
        <w:t>3</w:t>
      </w:r>
      <w:r w:rsidRPr="00CF7289">
        <w:rPr>
          <w:rFonts w:asciiTheme="majorHAnsi" w:hAnsiTheme="majorHAnsi" w:cs="宋体"/>
          <w:bCs/>
          <w:sz w:val="24"/>
        </w:rPr>
        <w:t>个月内予以全部卖出；</w:t>
      </w:r>
    </w:p>
    <w:p w14:paraId="7E260402" w14:textId="078DD7EA"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del w:id="546" w:author="郑雅雯" w:date="2020-08-11T23:10:00Z">
        <w:r w:rsidRPr="00CF7289" w:rsidDel="00E96B59">
          <w:rPr>
            <w:rFonts w:asciiTheme="majorHAnsi" w:hAnsiTheme="majorHAnsi" w:cs="宋体"/>
            <w:bCs/>
            <w:sz w:val="24"/>
          </w:rPr>
          <w:delText>13</w:delText>
        </w:r>
      </w:del>
      <w:ins w:id="547" w:author="郑雅雯" w:date="2020-08-11T23:10:00Z">
        <w:r w:rsidR="00E96B59" w:rsidRPr="00CF7289">
          <w:rPr>
            <w:rFonts w:asciiTheme="majorHAnsi" w:hAnsiTheme="majorHAnsi" w:cs="宋体"/>
            <w:bCs/>
            <w:sz w:val="24"/>
          </w:rPr>
          <w:t>1</w:t>
        </w:r>
        <w:r w:rsidR="00E96B59">
          <w:rPr>
            <w:rFonts w:asciiTheme="majorHAnsi" w:hAnsiTheme="majorHAnsi" w:cs="宋体"/>
            <w:bCs/>
            <w:sz w:val="24"/>
          </w:rPr>
          <w:t>0</w:t>
        </w:r>
      </w:ins>
      <w:r w:rsidRPr="00CF7289">
        <w:rPr>
          <w:rFonts w:asciiTheme="majorHAnsi" w:hAnsiTheme="majorHAnsi" w:cs="宋体"/>
          <w:bCs/>
          <w:sz w:val="24"/>
        </w:rPr>
        <w:t>）基金财产参与股票发行申购，本基金所申报的金额不超过本基金的总资产，本基金所申报的股票数量不超过拟发行股票公司本次发行股票的总量；</w:t>
      </w:r>
    </w:p>
    <w:p w14:paraId="1374B026" w14:textId="7D7BB992"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del w:id="548" w:author="郑雅雯" w:date="2020-08-11T23:10:00Z">
        <w:r w:rsidRPr="00CF7289" w:rsidDel="00E96B59">
          <w:rPr>
            <w:rFonts w:asciiTheme="majorHAnsi" w:hAnsiTheme="majorHAnsi" w:cs="宋体"/>
            <w:bCs/>
            <w:sz w:val="24"/>
          </w:rPr>
          <w:delText>14</w:delText>
        </w:r>
      </w:del>
      <w:ins w:id="549" w:author="郑雅雯" w:date="2020-08-11T23:10:00Z">
        <w:r w:rsidR="00E96B59" w:rsidRPr="00CF7289">
          <w:rPr>
            <w:rFonts w:asciiTheme="majorHAnsi" w:hAnsiTheme="majorHAnsi" w:cs="宋体"/>
            <w:bCs/>
            <w:sz w:val="24"/>
          </w:rPr>
          <w:t>1</w:t>
        </w:r>
        <w:r w:rsidR="00E96B59">
          <w:rPr>
            <w:rFonts w:asciiTheme="majorHAnsi" w:hAnsiTheme="majorHAnsi" w:cs="宋体"/>
            <w:bCs/>
            <w:sz w:val="24"/>
          </w:rPr>
          <w:t>1</w:t>
        </w:r>
      </w:ins>
      <w:r w:rsidRPr="00CF7289">
        <w:rPr>
          <w:rFonts w:asciiTheme="majorHAnsi" w:hAnsiTheme="majorHAnsi" w:cs="宋体"/>
          <w:bCs/>
          <w:sz w:val="24"/>
        </w:rPr>
        <w:t>）本基金进入全国银行间同业市场进行债券回购的资金余额不得超过基金资产净值的</w:t>
      </w:r>
      <w:r w:rsidRPr="00CF7289">
        <w:rPr>
          <w:rFonts w:asciiTheme="majorHAnsi" w:hAnsiTheme="majorHAnsi" w:cs="宋体"/>
          <w:bCs/>
          <w:sz w:val="24"/>
        </w:rPr>
        <w:t>40%</w:t>
      </w:r>
      <w:r w:rsidRPr="00CF7289">
        <w:rPr>
          <w:rFonts w:asciiTheme="majorHAnsi" w:hAnsiTheme="majorHAnsi" w:cs="宋体"/>
          <w:bCs/>
          <w:sz w:val="24"/>
        </w:rPr>
        <w:t>；</w:t>
      </w:r>
    </w:p>
    <w:p w14:paraId="7E96592C" w14:textId="4115FFB1" w:rsidR="00BD751F" w:rsidRPr="00CF7289" w:rsidRDefault="00460EB9" w:rsidP="002A6D1C">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del w:id="550" w:author="郑雅雯" w:date="2020-08-11T23:10:00Z">
        <w:r w:rsidRPr="00CF7289" w:rsidDel="00E96B59">
          <w:rPr>
            <w:rFonts w:asciiTheme="majorHAnsi" w:hAnsiTheme="majorHAnsi" w:cs="宋体"/>
            <w:bCs/>
            <w:sz w:val="24"/>
          </w:rPr>
          <w:delText>15</w:delText>
        </w:r>
      </w:del>
      <w:ins w:id="551" w:author="郑雅雯" w:date="2020-08-11T23:10:00Z">
        <w:r w:rsidR="00E96B59" w:rsidRPr="00CF7289">
          <w:rPr>
            <w:rFonts w:asciiTheme="majorHAnsi" w:hAnsiTheme="majorHAnsi" w:cs="宋体"/>
            <w:bCs/>
            <w:sz w:val="24"/>
          </w:rPr>
          <w:t>1</w:t>
        </w:r>
        <w:r w:rsidR="00E96B59">
          <w:rPr>
            <w:rFonts w:asciiTheme="majorHAnsi" w:hAnsiTheme="majorHAnsi" w:cs="宋体"/>
            <w:bCs/>
            <w:sz w:val="24"/>
          </w:rPr>
          <w:t>2</w:t>
        </w:r>
      </w:ins>
      <w:r w:rsidRPr="00CF7289">
        <w:rPr>
          <w:rFonts w:asciiTheme="majorHAnsi" w:hAnsiTheme="majorHAnsi" w:cs="宋体"/>
          <w:bCs/>
          <w:sz w:val="24"/>
        </w:rPr>
        <w:t>）本基金参与股指期货交易，需遵守下列投资比例限制：</w:t>
      </w:r>
    </w:p>
    <w:p w14:paraId="68E7F61A" w14:textId="77777777" w:rsidR="00BD751F" w:rsidRPr="00CF7289" w:rsidRDefault="00460EB9" w:rsidP="002A6D1C">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）本基金在任何交易日日终，持有的买入股指期货合约价值不得超过基金资产净值的</w:t>
      </w:r>
      <w:r w:rsidRPr="00CF7289">
        <w:rPr>
          <w:rFonts w:asciiTheme="majorHAnsi" w:hAnsiTheme="majorHAnsi" w:cs="宋体"/>
          <w:bCs/>
          <w:sz w:val="24"/>
        </w:rPr>
        <w:t>10%</w:t>
      </w:r>
      <w:r w:rsidRPr="00CF7289">
        <w:rPr>
          <w:rFonts w:asciiTheme="majorHAnsi" w:hAnsiTheme="majorHAnsi" w:cs="宋体"/>
          <w:bCs/>
          <w:sz w:val="24"/>
        </w:rPr>
        <w:t>；</w:t>
      </w:r>
    </w:p>
    <w:p w14:paraId="25D92CDF" w14:textId="2DB7D8CE" w:rsidR="00BD751F" w:rsidRPr="00CF7289" w:rsidRDefault="00460EB9" w:rsidP="002A6D1C">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）在任何交易日日终，持有的买入股指期货合约价值与有价证券市值之和，不得超过基金资产净值的</w:t>
      </w:r>
      <w:r w:rsidRPr="00CF7289">
        <w:rPr>
          <w:rFonts w:asciiTheme="majorHAnsi" w:hAnsiTheme="majorHAnsi" w:cs="宋体"/>
          <w:bCs/>
          <w:sz w:val="24"/>
        </w:rPr>
        <w:t>95%</w:t>
      </w:r>
      <w:r w:rsidRPr="00CF7289">
        <w:rPr>
          <w:rFonts w:asciiTheme="majorHAnsi" w:hAnsiTheme="majorHAnsi" w:cs="宋体"/>
          <w:bCs/>
          <w:sz w:val="24"/>
        </w:rPr>
        <w:t>，其中，有价证券指股票、债券（不含到期日在一年以内的政府债券）、</w:t>
      </w:r>
      <w:del w:id="552" w:author="郑雅雯" w:date="2020-08-11T23:11:00Z">
        <w:r w:rsidRPr="00CF7289" w:rsidDel="00FA076B">
          <w:rPr>
            <w:rFonts w:asciiTheme="majorHAnsi" w:hAnsiTheme="majorHAnsi" w:cs="宋体"/>
            <w:bCs/>
            <w:sz w:val="24"/>
          </w:rPr>
          <w:delText>权证、</w:delText>
        </w:r>
      </w:del>
      <w:r w:rsidRPr="00CF7289">
        <w:rPr>
          <w:rFonts w:asciiTheme="majorHAnsi" w:hAnsiTheme="majorHAnsi" w:cs="宋体"/>
          <w:bCs/>
          <w:sz w:val="24"/>
        </w:rPr>
        <w:t>资产支持证券、买入返售金融资产（不含质押式回购）等；</w:t>
      </w:r>
    </w:p>
    <w:p w14:paraId="179B304B" w14:textId="77777777" w:rsidR="00BD751F" w:rsidRPr="00CF7289" w:rsidRDefault="00460EB9" w:rsidP="002A6D1C">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）在任何交易日终，持有的卖出股指期货合约价值不得超过基金持有的股</w:t>
      </w:r>
      <w:r w:rsidRPr="00CF7289">
        <w:rPr>
          <w:rFonts w:asciiTheme="majorHAnsi" w:hAnsiTheme="majorHAnsi" w:cs="宋体"/>
          <w:bCs/>
          <w:sz w:val="24"/>
        </w:rPr>
        <w:lastRenderedPageBreak/>
        <w:t>票总市值的</w:t>
      </w:r>
      <w:r w:rsidRPr="00CF7289">
        <w:rPr>
          <w:rFonts w:asciiTheme="majorHAnsi" w:hAnsiTheme="majorHAnsi" w:cs="宋体"/>
          <w:bCs/>
          <w:sz w:val="24"/>
        </w:rPr>
        <w:t>20%</w:t>
      </w:r>
      <w:r w:rsidRPr="00CF7289">
        <w:rPr>
          <w:rFonts w:asciiTheme="majorHAnsi" w:hAnsiTheme="majorHAnsi" w:cs="宋体"/>
          <w:bCs/>
          <w:sz w:val="24"/>
        </w:rPr>
        <w:t>；</w:t>
      </w:r>
    </w:p>
    <w:p w14:paraId="37987973" w14:textId="77777777" w:rsidR="00BD751F" w:rsidRPr="00CF7289" w:rsidRDefault="00460EB9" w:rsidP="002A6D1C">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）本基金所持有的股票市值和买入、卖出股指期货合约价值，合计（轧差计算）占基金资产的比例应当符合《基金合同》关于股票投资比例的有关规定；</w:t>
      </w:r>
    </w:p>
    <w:p w14:paraId="6F780033" w14:textId="77777777" w:rsidR="00FE2088" w:rsidRPr="00CF7289" w:rsidRDefault="00460EB9" w:rsidP="00DD49B5">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）在任何交易日内交易</w:t>
      </w:r>
      <w:r w:rsidRPr="00CF7289">
        <w:rPr>
          <w:rFonts w:asciiTheme="majorHAnsi" w:hAnsiTheme="majorHAnsi" w:cs="宋体"/>
          <w:bCs/>
          <w:sz w:val="24"/>
        </w:rPr>
        <w:t>(</w:t>
      </w:r>
      <w:r w:rsidRPr="00CF7289">
        <w:rPr>
          <w:rFonts w:asciiTheme="majorHAnsi" w:hAnsiTheme="majorHAnsi" w:cs="宋体"/>
          <w:bCs/>
          <w:sz w:val="24"/>
        </w:rPr>
        <w:t>不包括平仓</w:t>
      </w:r>
      <w:r w:rsidRPr="00CF7289">
        <w:rPr>
          <w:rFonts w:asciiTheme="majorHAnsi" w:hAnsiTheme="majorHAnsi" w:cs="宋体"/>
          <w:bCs/>
          <w:sz w:val="24"/>
        </w:rPr>
        <w:t>)</w:t>
      </w:r>
      <w:r w:rsidRPr="00CF7289">
        <w:rPr>
          <w:rFonts w:asciiTheme="majorHAnsi" w:hAnsiTheme="majorHAnsi" w:cs="宋体"/>
          <w:bCs/>
          <w:sz w:val="24"/>
        </w:rPr>
        <w:t>的股指期货合约的成交金额不得超过上一交易日基金资产净值的</w:t>
      </w:r>
      <w:r w:rsidRPr="00CF7289">
        <w:rPr>
          <w:rFonts w:asciiTheme="majorHAnsi" w:hAnsiTheme="majorHAnsi" w:cs="宋体"/>
          <w:bCs/>
          <w:sz w:val="24"/>
        </w:rPr>
        <w:t>20%</w:t>
      </w:r>
      <w:r w:rsidRPr="00CF7289">
        <w:rPr>
          <w:rFonts w:asciiTheme="majorHAnsi" w:hAnsiTheme="majorHAnsi" w:cs="宋体"/>
          <w:bCs/>
          <w:sz w:val="24"/>
        </w:rPr>
        <w:t>。</w:t>
      </w:r>
    </w:p>
    <w:p w14:paraId="69AC930B" w14:textId="297F1F9F" w:rsidR="00BD751F" w:rsidRPr="00CF7289" w:rsidRDefault="00460EB9" w:rsidP="002A6D1C">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del w:id="553" w:author="郑雅雯" w:date="2020-08-11T23:10:00Z">
        <w:r w:rsidRPr="00CF7289" w:rsidDel="00E96B59">
          <w:rPr>
            <w:rFonts w:asciiTheme="majorHAnsi" w:hAnsiTheme="majorHAnsi" w:cs="宋体"/>
            <w:bCs/>
            <w:sz w:val="24"/>
          </w:rPr>
          <w:delText>16</w:delText>
        </w:r>
      </w:del>
      <w:ins w:id="554" w:author="郑雅雯" w:date="2020-08-11T23:10:00Z">
        <w:r w:rsidR="00E96B59" w:rsidRPr="00CF7289">
          <w:rPr>
            <w:rFonts w:asciiTheme="majorHAnsi" w:hAnsiTheme="majorHAnsi" w:cs="宋体"/>
            <w:bCs/>
            <w:sz w:val="24"/>
          </w:rPr>
          <w:t>1</w:t>
        </w:r>
        <w:r w:rsidR="00E96B59">
          <w:rPr>
            <w:rFonts w:asciiTheme="majorHAnsi" w:hAnsiTheme="majorHAnsi" w:cs="宋体"/>
            <w:bCs/>
            <w:sz w:val="24"/>
          </w:rPr>
          <w:t>3</w:t>
        </w:r>
      </w:ins>
      <w:r w:rsidRPr="00CF7289">
        <w:rPr>
          <w:rFonts w:asciiTheme="majorHAnsi" w:hAnsiTheme="majorHAnsi" w:cs="宋体"/>
          <w:bCs/>
          <w:sz w:val="24"/>
        </w:rPr>
        <w:t>）本基金基金总资产不得超过基金净资产的</w:t>
      </w:r>
      <w:r w:rsidRPr="00CF7289">
        <w:rPr>
          <w:rFonts w:asciiTheme="majorHAnsi" w:hAnsiTheme="majorHAnsi" w:cs="宋体"/>
          <w:bCs/>
          <w:sz w:val="24"/>
        </w:rPr>
        <w:t>140%</w:t>
      </w:r>
      <w:r w:rsidRPr="00CF7289">
        <w:rPr>
          <w:rFonts w:asciiTheme="majorHAnsi" w:hAnsiTheme="majorHAnsi" w:cs="宋体"/>
          <w:bCs/>
          <w:sz w:val="24"/>
        </w:rPr>
        <w:t>；</w:t>
      </w:r>
    </w:p>
    <w:p w14:paraId="1C920A34" w14:textId="0E35B8EB" w:rsidR="00BD751F" w:rsidDel="00FA076B" w:rsidRDefault="00460EB9" w:rsidP="002A6D1C">
      <w:pPr>
        <w:spacing w:line="360" w:lineRule="auto"/>
        <w:ind w:firstLineChars="200" w:firstLine="480"/>
        <w:rPr>
          <w:del w:id="555" w:author="郑雅雯" w:date="2020-08-11T23:13:00Z"/>
          <w:rFonts w:asciiTheme="majorHAnsi" w:hAnsiTheme="majorHAnsi" w:cs="宋体"/>
          <w:bCs/>
          <w:sz w:val="24"/>
        </w:rPr>
      </w:pPr>
      <w:del w:id="556" w:author="郑雅雯" w:date="2020-08-11T23:13:00Z">
        <w:r w:rsidRPr="00CF7289" w:rsidDel="00FA076B">
          <w:rPr>
            <w:rFonts w:asciiTheme="majorHAnsi" w:hAnsiTheme="majorHAnsi" w:cs="宋体"/>
            <w:bCs/>
            <w:sz w:val="24"/>
          </w:rPr>
          <w:delText>（</w:delText>
        </w:r>
      </w:del>
      <w:del w:id="557" w:author="郑雅雯" w:date="2020-08-11T23:10:00Z">
        <w:r w:rsidRPr="00CF7289" w:rsidDel="00E96B59">
          <w:rPr>
            <w:rFonts w:asciiTheme="majorHAnsi" w:hAnsiTheme="majorHAnsi" w:cs="宋体"/>
            <w:bCs/>
            <w:sz w:val="24"/>
          </w:rPr>
          <w:delText>17</w:delText>
        </w:r>
      </w:del>
      <w:del w:id="558" w:author="郑雅雯" w:date="2020-08-11T23:13:00Z">
        <w:r w:rsidRPr="00CF7289" w:rsidDel="00FA076B">
          <w:rPr>
            <w:rFonts w:asciiTheme="majorHAnsi" w:hAnsiTheme="majorHAnsi" w:cs="宋体"/>
            <w:bCs/>
            <w:sz w:val="24"/>
          </w:rPr>
          <w:delText>）本基金投资于单只中小企业私募债的市值，不得超过本基金资产净值的</w:delText>
        </w:r>
        <w:r w:rsidRPr="00CF7289" w:rsidDel="00FA076B">
          <w:rPr>
            <w:rFonts w:asciiTheme="majorHAnsi" w:hAnsiTheme="majorHAnsi" w:cs="宋体"/>
            <w:bCs/>
            <w:sz w:val="24"/>
          </w:rPr>
          <w:delText>10%</w:delText>
        </w:r>
        <w:r w:rsidRPr="00CF7289" w:rsidDel="00FA076B">
          <w:rPr>
            <w:rFonts w:asciiTheme="majorHAnsi" w:hAnsiTheme="majorHAnsi" w:cs="宋体"/>
            <w:bCs/>
            <w:sz w:val="24"/>
          </w:rPr>
          <w:delText>；</w:delText>
        </w:r>
      </w:del>
    </w:p>
    <w:p w14:paraId="299E3460" w14:textId="0BE7A274" w:rsidR="00955130" w:rsidRPr="00955130" w:rsidRDefault="00955130" w:rsidP="00955130">
      <w:pPr>
        <w:spacing w:line="360" w:lineRule="auto"/>
        <w:ind w:firstLineChars="200" w:firstLine="480"/>
        <w:rPr>
          <w:rFonts w:asciiTheme="majorHAnsi" w:hAnsiTheme="majorHAnsi" w:cs="宋体"/>
          <w:bCs/>
          <w:sz w:val="24"/>
        </w:rPr>
      </w:pPr>
      <w:r w:rsidRPr="00955130">
        <w:rPr>
          <w:rFonts w:asciiTheme="majorHAnsi" w:hAnsiTheme="majorHAnsi" w:cs="宋体" w:hint="eastAsia"/>
          <w:bCs/>
          <w:sz w:val="24"/>
        </w:rPr>
        <w:t>（</w:t>
      </w:r>
      <w:del w:id="559" w:author="郑雅雯" w:date="2020-08-11T23:10:00Z">
        <w:r w:rsidRPr="00955130" w:rsidDel="00E96B59">
          <w:rPr>
            <w:rFonts w:asciiTheme="majorHAnsi" w:hAnsiTheme="majorHAnsi" w:cs="宋体" w:hint="eastAsia"/>
            <w:bCs/>
            <w:sz w:val="24"/>
          </w:rPr>
          <w:delText>1</w:delText>
        </w:r>
        <w:r w:rsidDel="00E96B59">
          <w:rPr>
            <w:rFonts w:asciiTheme="majorHAnsi" w:hAnsiTheme="majorHAnsi" w:cs="宋体"/>
            <w:bCs/>
            <w:sz w:val="24"/>
          </w:rPr>
          <w:delText>8</w:delText>
        </w:r>
      </w:del>
      <w:ins w:id="560" w:author="郑雅雯" w:date="2020-08-11T23:10:00Z">
        <w:r w:rsidR="00E96B59" w:rsidRPr="00955130">
          <w:rPr>
            <w:rFonts w:asciiTheme="majorHAnsi" w:hAnsiTheme="majorHAnsi" w:cs="宋体" w:hint="eastAsia"/>
            <w:bCs/>
            <w:sz w:val="24"/>
          </w:rPr>
          <w:t>1</w:t>
        </w:r>
      </w:ins>
      <w:ins w:id="561" w:author="郑雅雯" w:date="2020-08-11T23:14:00Z">
        <w:r w:rsidR="00FA076B">
          <w:rPr>
            <w:rFonts w:asciiTheme="majorHAnsi" w:hAnsiTheme="majorHAnsi" w:cs="宋体"/>
            <w:bCs/>
            <w:sz w:val="24"/>
          </w:rPr>
          <w:t>4</w:t>
        </w:r>
      </w:ins>
      <w:r w:rsidRPr="00955130">
        <w:rPr>
          <w:rFonts w:asciiTheme="majorHAnsi" w:hAnsiTheme="majorHAnsi" w:cs="宋体" w:hint="eastAsia"/>
          <w:bCs/>
          <w:sz w:val="24"/>
        </w:rPr>
        <w:t>）本基金主动投资于流动性受限资产的市值合计不得超过基金资产净值的</w:t>
      </w:r>
      <w:r w:rsidRPr="00955130">
        <w:rPr>
          <w:rFonts w:asciiTheme="majorHAnsi" w:hAnsiTheme="majorHAnsi" w:cs="宋体" w:hint="eastAsia"/>
          <w:bCs/>
          <w:sz w:val="24"/>
        </w:rPr>
        <w:t>15%</w:t>
      </w:r>
      <w:r w:rsidRPr="00955130">
        <w:rPr>
          <w:rFonts w:asciiTheme="majorHAnsi" w:hAnsiTheme="majorHAnsi" w:cs="宋体" w:hint="eastAsia"/>
          <w:bCs/>
          <w:sz w:val="24"/>
        </w:rPr>
        <w:t>。因证券市场波动、上市公司股票停牌、基金规模变动等基金管理人之外的因素致使基金不符合本项规定比例限制的，基金管理人不得主动新增流动性受限资产的投资；</w:t>
      </w:r>
    </w:p>
    <w:p w14:paraId="354C054B" w14:textId="28A20FCD" w:rsidR="00955130" w:rsidRPr="00955130" w:rsidRDefault="00955130" w:rsidP="00955130">
      <w:pPr>
        <w:spacing w:line="360" w:lineRule="auto"/>
        <w:ind w:firstLineChars="200" w:firstLine="480"/>
        <w:rPr>
          <w:rFonts w:asciiTheme="majorHAnsi" w:hAnsiTheme="majorHAnsi" w:cs="宋体"/>
          <w:bCs/>
          <w:sz w:val="24"/>
        </w:rPr>
      </w:pPr>
      <w:r w:rsidRPr="00955130">
        <w:rPr>
          <w:rFonts w:asciiTheme="majorHAnsi" w:hAnsiTheme="majorHAnsi" w:cs="宋体" w:hint="eastAsia"/>
          <w:bCs/>
          <w:sz w:val="24"/>
        </w:rPr>
        <w:t>（</w:t>
      </w:r>
      <w:del w:id="562" w:author="郑雅雯" w:date="2020-08-11T23:10:00Z">
        <w:r w:rsidRPr="00955130" w:rsidDel="00E96B59">
          <w:rPr>
            <w:rFonts w:asciiTheme="majorHAnsi" w:hAnsiTheme="majorHAnsi" w:cs="宋体" w:hint="eastAsia"/>
            <w:bCs/>
            <w:sz w:val="24"/>
          </w:rPr>
          <w:delText>1</w:delText>
        </w:r>
        <w:r w:rsidDel="00E96B59">
          <w:rPr>
            <w:rFonts w:asciiTheme="majorHAnsi" w:hAnsiTheme="majorHAnsi" w:cs="宋体"/>
            <w:bCs/>
            <w:sz w:val="24"/>
          </w:rPr>
          <w:delText>9</w:delText>
        </w:r>
      </w:del>
      <w:ins w:id="563" w:author="郑雅雯" w:date="2020-08-11T23:10:00Z">
        <w:r w:rsidR="00E96B59" w:rsidRPr="00955130">
          <w:rPr>
            <w:rFonts w:asciiTheme="majorHAnsi" w:hAnsiTheme="majorHAnsi" w:cs="宋体" w:hint="eastAsia"/>
            <w:bCs/>
            <w:sz w:val="24"/>
          </w:rPr>
          <w:t>1</w:t>
        </w:r>
      </w:ins>
      <w:ins w:id="564" w:author="郑雅雯" w:date="2020-08-11T23:14:00Z">
        <w:r w:rsidR="00FA076B">
          <w:rPr>
            <w:rFonts w:asciiTheme="majorHAnsi" w:hAnsiTheme="majorHAnsi" w:cs="宋体"/>
            <w:bCs/>
            <w:sz w:val="24"/>
          </w:rPr>
          <w:t>5</w:t>
        </w:r>
      </w:ins>
      <w:r w:rsidRPr="00955130">
        <w:rPr>
          <w:rFonts w:asciiTheme="majorHAnsi" w:hAnsiTheme="majorHAnsi" w:cs="宋体" w:hint="eastAsia"/>
          <w:bCs/>
          <w:sz w:val="24"/>
        </w:rPr>
        <w:t>）本基金与私募类证券资管产品及中国证监会认定的其他主体为交易对手开展逆回购交易的，可接受质押品的资质要求应当与基金合同约定的投资范围保持一致；</w:t>
      </w:r>
    </w:p>
    <w:p w14:paraId="4073CD7C" w14:textId="2C295F6C" w:rsidR="00955130" w:rsidRPr="00CF7289" w:rsidRDefault="00955130" w:rsidP="00955130">
      <w:pPr>
        <w:spacing w:line="360" w:lineRule="auto"/>
        <w:ind w:firstLineChars="200" w:firstLine="480"/>
        <w:rPr>
          <w:rFonts w:asciiTheme="majorHAnsi" w:hAnsiTheme="majorHAnsi" w:cs="宋体"/>
          <w:bCs/>
          <w:sz w:val="24"/>
        </w:rPr>
      </w:pPr>
      <w:r w:rsidRPr="00955130">
        <w:rPr>
          <w:rFonts w:asciiTheme="majorHAnsi" w:hAnsiTheme="majorHAnsi" w:cs="宋体" w:hint="eastAsia"/>
          <w:bCs/>
          <w:sz w:val="24"/>
        </w:rPr>
        <w:t>（</w:t>
      </w:r>
      <w:del w:id="565" w:author="郑雅雯" w:date="2020-08-11T23:10:00Z">
        <w:r w:rsidDel="00E96B59">
          <w:rPr>
            <w:rFonts w:asciiTheme="majorHAnsi" w:hAnsiTheme="majorHAnsi" w:cs="宋体"/>
            <w:bCs/>
            <w:sz w:val="24"/>
          </w:rPr>
          <w:delText>20</w:delText>
        </w:r>
      </w:del>
      <w:ins w:id="566" w:author="郑雅雯" w:date="2020-08-11T23:10:00Z">
        <w:r w:rsidR="00E96B59">
          <w:rPr>
            <w:rFonts w:asciiTheme="majorHAnsi" w:hAnsiTheme="majorHAnsi" w:cs="宋体"/>
            <w:bCs/>
            <w:sz w:val="24"/>
          </w:rPr>
          <w:t>1</w:t>
        </w:r>
      </w:ins>
      <w:ins w:id="567" w:author="郑雅雯" w:date="2020-08-11T23:14:00Z">
        <w:r w:rsidR="00FA076B">
          <w:rPr>
            <w:rFonts w:asciiTheme="majorHAnsi" w:hAnsiTheme="majorHAnsi" w:cs="宋体"/>
            <w:bCs/>
            <w:sz w:val="24"/>
          </w:rPr>
          <w:t>6</w:t>
        </w:r>
      </w:ins>
      <w:r w:rsidRPr="00955130">
        <w:rPr>
          <w:rFonts w:asciiTheme="majorHAnsi" w:hAnsiTheme="majorHAnsi" w:cs="宋体" w:hint="eastAsia"/>
          <w:bCs/>
          <w:sz w:val="24"/>
        </w:rPr>
        <w:t>）本基金管理人管理的全部开放式基金（包括开放式基金以及处于开放期的定期开放基金）持有一家上市公司发行的可流通股票，不得超过该上市公司可流通股票的</w:t>
      </w:r>
      <w:r w:rsidRPr="00955130">
        <w:rPr>
          <w:rFonts w:asciiTheme="majorHAnsi" w:hAnsiTheme="majorHAnsi" w:cs="宋体" w:hint="eastAsia"/>
          <w:bCs/>
          <w:sz w:val="24"/>
        </w:rPr>
        <w:t>15%</w:t>
      </w:r>
      <w:r w:rsidRPr="00955130">
        <w:rPr>
          <w:rFonts w:asciiTheme="majorHAnsi" w:hAnsiTheme="majorHAnsi" w:cs="宋体" w:hint="eastAsia"/>
          <w:bCs/>
          <w:sz w:val="24"/>
        </w:rPr>
        <w:t>；本基金管理人管理的全部投资组合持有一家上市公司发行的可流通股票，不得超过该上市公司可流通股票的</w:t>
      </w:r>
      <w:r w:rsidRPr="00955130">
        <w:rPr>
          <w:rFonts w:asciiTheme="majorHAnsi" w:hAnsiTheme="majorHAnsi" w:cs="宋体" w:hint="eastAsia"/>
          <w:bCs/>
          <w:sz w:val="24"/>
        </w:rPr>
        <w:t>30%</w:t>
      </w:r>
      <w:r w:rsidRPr="00955130">
        <w:rPr>
          <w:rFonts w:asciiTheme="majorHAnsi" w:hAnsiTheme="majorHAnsi" w:cs="宋体" w:hint="eastAsia"/>
          <w:bCs/>
          <w:sz w:val="24"/>
        </w:rPr>
        <w:t>；</w:t>
      </w:r>
    </w:p>
    <w:p w14:paraId="1BAEE052" w14:textId="5D72503D" w:rsidR="005F3261" w:rsidRDefault="00AA7876" w:rsidP="005F3261">
      <w:pPr>
        <w:spacing w:line="360" w:lineRule="auto"/>
        <w:ind w:firstLineChars="200" w:firstLine="480"/>
        <w:rPr>
          <w:ins w:id="568" w:author="郑雅雯" w:date="2020-08-11T23:20:00Z"/>
          <w:rFonts w:asciiTheme="majorHAnsi" w:hAnsiTheme="majorHAnsi" w:cs="宋体"/>
          <w:bCs/>
          <w:sz w:val="24"/>
        </w:rPr>
      </w:pPr>
      <w:ins w:id="569" w:author="郑雅雯" w:date="2020-08-10T15:36:00Z">
        <w:r>
          <w:rPr>
            <w:rFonts w:asciiTheme="majorHAnsi" w:hAnsiTheme="majorHAnsi" w:cs="宋体" w:hint="eastAsia"/>
            <w:bCs/>
            <w:sz w:val="24"/>
          </w:rPr>
          <w:t>（</w:t>
        </w:r>
      </w:ins>
      <w:ins w:id="570" w:author="郑雅雯" w:date="2020-08-11T23:10:00Z">
        <w:r w:rsidR="00E96B59">
          <w:rPr>
            <w:rFonts w:asciiTheme="majorHAnsi" w:hAnsiTheme="majorHAnsi" w:cs="宋体"/>
            <w:bCs/>
            <w:sz w:val="24"/>
          </w:rPr>
          <w:t>1</w:t>
        </w:r>
      </w:ins>
      <w:ins w:id="571" w:author="郑雅雯" w:date="2020-08-11T23:14:00Z">
        <w:r w:rsidR="00FA076B">
          <w:rPr>
            <w:rFonts w:asciiTheme="majorHAnsi" w:hAnsiTheme="majorHAnsi" w:cs="宋体"/>
            <w:bCs/>
            <w:sz w:val="24"/>
          </w:rPr>
          <w:t>7</w:t>
        </w:r>
      </w:ins>
      <w:ins w:id="572" w:author="郑雅雯" w:date="2020-08-10T15:36:00Z">
        <w:r>
          <w:rPr>
            <w:rFonts w:asciiTheme="majorHAnsi" w:hAnsiTheme="majorHAnsi" w:cs="宋体" w:hint="eastAsia"/>
            <w:bCs/>
            <w:sz w:val="24"/>
          </w:rPr>
          <w:t>）</w:t>
        </w:r>
      </w:ins>
      <w:ins w:id="573" w:author="郑雅雯" w:date="2020-08-14T11:32:00Z">
        <w:r w:rsidR="00750C42">
          <w:rPr>
            <w:rFonts w:asciiTheme="majorHAnsi" w:hAnsiTheme="majorHAnsi" w:cs="宋体" w:hint="eastAsia"/>
            <w:bCs/>
            <w:sz w:val="24"/>
          </w:rPr>
          <w:t>本基金</w:t>
        </w:r>
        <w:r w:rsidR="00E408A9" w:rsidRPr="00E408A9">
          <w:rPr>
            <w:rFonts w:asciiTheme="majorHAnsi" w:hAnsiTheme="majorHAnsi" w:cs="宋体" w:hint="eastAsia"/>
            <w:bCs/>
            <w:sz w:val="24"/>
          </w:rPr>
          <w:t>参与融资业务，</w:t>
        </w:r>
      </w:ins>
      <w:ins w:id="574" w:author="郑雅雯" w:date="2020-08-11T23:20:00Z">
        <w:r w:rsidR="005F3261" w:rsidRPr="005F3261">
          <w:rPr>
            <w:rFonts w:asciiTheme="majorHAnsi" w:hAnsiTheme="majorHAnsi" w:cs="宋体" w:hint="eastAsia"/>
            <w:bCs/>
            <w:sz w:val="24"/>
          </w:rPr>
          <w:t>在任何交易日日终，本基金持有的融资买入股票与其他有价证券市值之和，不得超过基金资产净值的</w:t>
        </w:r>
        <w:r w:rsidR="005F3261" w:rsidRPr="005F3261">
          <w:rPr>
            <w:rFonts w:asciiTheme="majorHAnsi" w:hAnsiTheme="majorHAnsi" w:cs="宋体" w:hint="eastAsia"/>
            <w:bCs/>
            <w:sz w:val="24"/>
          </w:rPr>
          <w:t>95%</w:t>
        </w:r>
        <w:r w:rsidR="005F3261" w:rsidRPr="005F3261">
          <w:rPr>
            <w:rFonts w:asciiTheme="majorHAnsi" w:hAnsiTheme="majorHAnsi" w:cs="宋体" w:hint="eastAsia"/>
            <w:bCs/>
            <w:sz w:val="24"/>
          </w:rPr>
          <w:t>；</w:t>
        </w:r>
      </w:ins>
    </w:p>
    <w:p w14:paraId="0F2BDA71" w14:textId="265DFED1" w:rsidR="00AA7876" w:rsidRDefault="005F3261" w:rsidP="001E2C9E">
      <w:pPr>
        <w:spacing w:line="360" w:lineRule="auto"/>
        <w:ind w:firstLineChars="200" w:firstLine="480"/>
        <w:rPr>
          <w:ins w:id="575" w:author="郑雅雯" w:date="2020-08-10T15:36:00Z"/>
          <w:rFonts w:asciiTheme="majorHAnsi" w:hAnsiTheme="majorHAnsi" w:cs="宋体"/>
          <w:bCs/>
          <w:sz w:val="24"/>
        </w:rPr>
      </w:pPr>
      <w:ins w:id="576" w:author="郑雅雯" w:date="2020-08-11T23:20:00Z">
        <w:r>
          <w:rPr>
            <w:rFonts w:asciiTheme="majorHAnsi" w:hAnsiTheme="majorHAnsi" w:cs="宋体" w:hint="eastAsia"/>
            <w:bCs/>
            <w:sz w:val="24"/>
          </w:rPr>
          <w:t>（</w:t>
        </w:r>
        <w:r>
          <w:rPr>
            <w:rFonts w:asciiTheme="majorHAnsi" w:hAnsiTheme="majorHAnsi" w:cs="宋体" w:hint="eastAsia"/>
            <w:bCs/>
            <w:sz w:val="24"/>
          </w:rPr>
          <w:t>1</w:t>
        </w:r>
        <w:r>
          <w:rPr>
            <w:rFonts w:asciiTheme="majorHAnsi" w:hAnsiTheme="majorHAnsi" w:cs="宋体"/>
            <w:bCs/>
            <w:sz w:val="24"/>
          </w:rPr>
          <w:t>8</w:t>
        </w:r>
        <w:r>
          <w:rPr>
            <w:rFonts w:asciiTheme="majorHAnsi" w:hAnsiTheme="majorHAnsi" w:cs="宋体" w:hint="eastAsia"/>
            <w:bCs/>
            <w:sz w:val="24"/>
          </w:rPr>
          <w:t>）</w:t>
        </w:r>
      </w:ins>
      <w:ins w:id="577" w:author="郑雅雯" w:date="2020-08-10T15:36:00Z">
        <w:r w:rsidR="00AA7876" w:rsidRPr="00CF7289">
          <w:rPr>
            <w:rFonts w:asciiTheme="majorHAnsi" w:hAnsiTheme="majorHAnsi" w:cs="宋体"/>
            <w:bCs/>
            <w:sz w:val="24"/>
          </w:rPr>
          <w:t>本基金参与</w:t>
        </w:r>
        <w:r w:rsidR="00AA7876">
          <w:rPr>
            <w:rFonts w:asciiTheme="majorHAnsi" w:hAnsiTheme="majorHAnsi" w:cs="宋体" w:hint="eastAsia"/>
            <w:bCs/>
            <w:sz w:val="24"/>
          </w:rPr>
          <w:t>转融通</w:t>
        </w:r>
        <w:r w:rsidR="00AA7876">
          <w:rPr>
            <w:rFonts w:asciiTheme="majorHAnsi" w:hAnsiTheme="majorHAnsi" w:cs="宋体"/>
            <w:bCs/>
            <w:sz w:val="24"/>
          </w:rPr>
          <w:t>证券</w:t>
        </w:r>
      </w:ins>
      <w:ins w:id="578" w:author="郑雅雯" w:date="2020-08-10T15:37:00Z">
        <w:r w:rsidR="00AA7876">
          <w:rPr>
            <w:rFonts w:asciiTheme="majorHAnsi" w:hAnsiTheme="majorHAnsi" w:cs="宋体"/>
            <w:bCs/>
            <w:sz w:val="24"/>
          </w:rPr>
          <w:t>出借业务</w:t>
        </w:r>
      </w:ins>
      <w:ins w:id="579" w:author="郑雅雯" w:date="2020-08-10T15:36:00Z">
        <w:r w:rsidR="00AA7876" w:rsidRPr="00CF7289">
          <w:rPr>
            <w:rFonts w:asciiTheme="majorHAnsi" w:hAnsiTheme="majorHAnsi" w:cs="宋体"/>
            <w:bCs/>
            <w:sz w:val="24"/>
          </w:rPr>
          <w:t>，需遵守下列投资比例限制</w:t>
        </w:r>
        <w:r w:rsidR="00AA7876">
          <w:rPr>
            <w:rFonts w:asciiTheme="majorHAnsi" w:hAnsiTheme="majorHAnsi" w:cs="宋体" w:hint="eastAsia"/>
            <w:bCs/>
            <w:sz w:val="24"/>
          </w:rPr>
          <w:t>：</w:t>
        </w:r>
      </w:ins>
    </w:p>
    <w:p w14:paraId="7531DE7E" w14:textId="75F452BC" w:rsidR="0028663F" w:rsidRPr="0028663F" w:rsidRDefault="0028663F" w:rsidP="0028663F">
      <w:pPr>
        <w:spacing w:line="360" w:lineRule="auto"/>
        <w:ind w:firstLineChars="200" w:firstLine="480"/>
        <w:rPr>
          <w:ins w:id="580" w:author="郑雅雯" w:date="2020-08-10T15:39:00Z"/>
          <w:rFonts w:asciiTheme="majorHAnsi" w:hAnsiTheme="majorHAnsi" w:cs="宋体"/>
          <w:bCs/>
          <w:sz w:val="24"/>
        </w:rPr>
      </w:pPr>
      <w:ins w:id="581" w:author="郑雅雯" w:date="2020-08-10T15:39:00Z">
        <w:r w:rsidRPr="0028663F">
          <w:rPr>
            <w:rFonts w:asciiTheme="majorHAnsi" w:hAnsiTheme="majorHAnsi" w:cs="宋体" w:hint="eastAsia"/>
            <w:bCs/>
            <w:sz w:val="24"/>
          </w:rPr>
          <w:t>1</w:t>
        </w:r>
        <w:r w:rsidRPr="0028663F">
          <w:rPr>
            <w:rFonts w:asciiTheme="majorHAnsi" w:hAnsiTheme="majorHAnsi" w:cs="宋体" w:hint="eastAsia"/>
            <w:bCs/>
            <w:sz w:val="24"/>
          </w:rPr>
          <w:t>）</w:t>
        </w:r>
      </w:ins>
      <w:ins w:id="582" w:author="郑雅雯" w:date="2020-08-10T15:49:00Z">
        <w:del w:id="583" w:author="Llinks [2]" w:date="2020-08-17T11:32:00Z">
          <w:r w:rsidR="004865E7" w:rsidRPr="004865E7" w:rsidDel="004C52C8">
            <w:rPr>
              <w:rFonts w:asciiTheme="majorHAnsi" w:hAnsiTheme="majorHAnsi" w:cs="宋体" w:hint="eastAsia"/>
              <w:bCs/>
              <w:sz w:val="24"/>
            </w:rPr>
            <w:delText>在任何交易日日终，</w:delText>
          </w:r>
        </w:del>
      </w:ins>
      <w:ins w:id="584" w:author="郑雅雯" w:date="2020-08-12T09:21:00Z">
        <w:r w:rsidR="00B11950" w:rsidRPr="004865E7">
          <w:rPr>
            <w:rFonts w:asciiTheme="majorHAnsi" w:hAnsiTheme="majorHAnsi" w:cs="宋体" w:hint="eastAsia"/>
            <w:bCs/>
            <w:sz w:val="24"/>
          </w:rPr>
          <w:t>本基金</w:t>
        </w:r>
      </w:ins>
      <w:ins w:id="585" w:author="郑雅雯" w:date="2020-08-10T15:49:00Z">
        <w:r w:rsidR="004865E7" w:rsidRPr="004865E7">
          <w:rPr>
            <w:rFonts w:asciiTheme="majorHAnsi" w:hAnsiTheme="majorHAnsi" w:cs="宋体" w:hint="eastAsia"/>
            <w:bCs/>
            <w:sz w:val="24"/>
          </w:rPr>
          <w:t>参与转融通证券出借业务</w:t>
        </w:r>
        <w:r w:rsidR="004865E7">
          <w:rPr>
            <w:rFonts w:asciiTheme="majorHAnsi" w:hAnsiTheme="majorHAnsi" w:cs="宋体" w:hint="eastAsia"/>
            <w:bCs/>
            <w:sz w:val="24"/>
          </w:rPr>
          <w:t>的</w:t>
        </w:r>
      </w:ins>
      <w:ins w:id="586" w:author="郑雅雯" w:date="2020-08-10T15:39:00Z">
        <w:r w:rsidRPr="0028663F">
          <w:rPr>
            <w:rFonts w:asciiTheme="majorHAnsi" w:hAnsiTheme="majorHAnsi" w:cs="宋体" w:hint="eastAsia"/>
            <w:bCs/>
            <w:sz w:val="24"/>
          </w:rPr>
          <w:t>资产不得超过基金资产净值的</w:t>
        </w:r>
        <w:r w:rsidRPr="0028663F">
          <w:rPr>
            <w:rFonts w:asciiTheme="majorHAnsi" w:hAnsiTheme="majorHAnsi" w:cs="宋体" w:hint="eastAsia"/>
            <w:bCs/>
            <w:sz w:val="24"/>
          </w:rPr>
          <w:t>30%</w:t>
        </w:r>
        <w:r w:rsidRPr="0028663F">
          <w:rPr>
            <w:rFonts w:asciiTheme="majorHAnsi" w:hAnsiTheme="majorHAnsi" w:cs="宋体" w:hint="eastAsia"/>
            <w:bCs/>
            <w:sz w:val="24"/>
          </w:rPr>
          <w:t>，出借期限在</w:t>
        </w:r>
        <w:r w:rsidRPr="0028663F">
          <w:rPr>
            <w:rFonts w:asciiTheme="majorHAnsi" w:hAnsiTheme="majorHAnsi" w:cs="宋体" w:hint="eastAsia"/>
            <w:bCs/>
            <w:sz w:val="24"/>
          </w:rPr>
          <w:t>10</w:t>
        </w:r>
        <w:r w:rsidRPr="0028663F">
          <w:rPr>
            <w:rFonts w:asciiTheme="majorHAnsi" w:hAnsiTheme="majorHAnsi" w:cs="宋体" w:hint="eastAsia"/>
            <w:bCs/>
            <w:sz w:val="24"/>
          </w:rPr>
          <w:t>个交易日以上的出借证券应纳入</w:t>
        </w:r>
      </w:ins>
      <w:ins w:id="587" w:author="郑雅雯" w:date="2020-08-10T15:42:00Z">
        <w:r w:rsidR="004865E7" w:rsidRPr="004865E7">
          <w:rPr>
            <w:rFonts w:asciiTheme="majorHAnsi" w:hAnsiTheme="majorHAnsi" w:cs="宋体" w:hint="eastAsia"/>
            <w:bCs/>
            <w:sz w:val="24"/>
          </w:rPr>
          <w:t>《流动性风险管理规定》所述</w:t>
        </w:r>
      </w:ins>
      <w:ins w:id="588" w:author="郑雅雯" w:date="2020-08-10T15:39:00Z">
        <w:r w:rsidRPr="0028663F">
          <w:rPr>
            <w:rFonts w:asciiTheme="majorHAnsi" w:hAnsiTheme="majorHAnsi" w:cs="宋体" w:hint="eastAsia"/>
            <w:bCs/>
            <w:sz w:val="24"/>
          </w:rPr>
          <w:t>流动性受限证券的范围；</w:t>
        </w:r>
      </w:ins>
    </w:p>
    <w:p w14:paraId="15317074" w14:textId="3916F5D3" w:rsidR="0028663F" w:rsidRPr="0028663F" w:rsidRDefault="0028663F" w:rsidP="0028663F">
      <w:pPr>
        <w:spacing w:line="360" w:lineRule="auto"/>
        <w:ind w:firstLineChars="200" w:firstLine="480"/>
        <w:rPr>
          <w:ins w:id="589" w:author="郑雅雯" w:date="2020-08-10T15:39:00Z"/>
          <w:rFonts w:asciiTheme="majorHAnsi" w:hAnsiTheme="majorHAnsi" w:cs="宋体"/>
          <w:bCs/>
          <w:sz w:val="24"/>
        </w:rPr>
      </w:pPr>
      <w:ins w:id="590" w:author="郑雅雯" w:date="2020-08-10T15:39:00Z">
        <w:r w:rsidRPr="0028663F">
          <w:rPr>
            <w:rFonts w:asciiTheme="majorHAnsi" w:hAnsiTheme="majorHAnsi" w:cs="宋体" w:hint="eastAsia"/>
            <w:bCs/>
            <w:sz w:val="24"/>
          </w:rPr>
          <w:t>2</w:t>
        </w:r>
        <w:r w:rsidRPr="0028663F">
          <w:rPr>
            <w:rFonts w:asciiTheme="majorHAnsi" w:hAnsiTheme="majorHAnsi" w:cs="宋体" w:hint="eastAsia"/>
            <w:bCs/>
            <w:sz w:val="24"/>
          </w:rPr>
          <w:t>）</w:t>
        </w:r>
      </w:ins>
      <w:ins w:id="591" w:author="郑雅雯" w:date="2020-08-10T15:45:00Z">
        <w:del w:id="592" w:author="Llinks [2]" w:date="2020-08-17T11:32:00Z">
          <w:r w:rsidR="004865E7" w:rsidRPr="004865E7" w:rsidDel="004C52C8">
            <w:rPr>
              <w:rFonts w:asciiTheme="majorHAnsi" w:hAnsiTheme="majorHAnsi" w:cs="宋体" w:hint="eastAsia"/>
              <w:bCs/>
              <w:sz w:val="24"/>
            </w:rPr>
            <w:delText>在任何交易日日终，</w:delText>
          </w:r>
        </w:del>
        <w:r w:rsidR="004865E7" w:rsidRPr="004865E7">
          <w:rPr>
            <w:rFonts w:asciiTheme="majorHAnsi" w:hAnsiTheme="majorHAnsi" w:cs="宋体" w:hint="eastAsia"/>
            <w:bCs/>
            <w:sz w:val="24"/>
          </w:rPr>
          <w:t>本基金</w:t>
        </w:r>
      </w:ins>
      <w:ins w:id="593" w:author="郑雅雯" w:date="2020-08-10T15:39:00Z">
        <w:r w:rsidRPr="0028663F">
          <w:rPr>
            <w:rFonts w:asciiTheme="majorHAnsi" w:hAnsiTheme="majorHAnsi" w:cs="宋体" w:hint="eastAsia"/>
            <w:bCs/>
            <w:sz w:val="24"/>
          </w:rPr>
          <w:t>参与</w:t>
        </w:r>
      </w:ins>
      <w:ins w:id="594" w:author="郑雅雯" w:date="2020-08-10T15:51:00Z">
        <w:r w:rsidR="004865E7" w:rsidRPr="0028663F">
          <w:rPr>
            <w:rFonts w:asciiTheme="majorHAnsi" w:hAnsiTheme="majorHAnsi" w:cs="宋体" w:hint="eastAsia"/>
            <w:bCs/>
            <w:sz w:val="24"/>
          </w:rPr>
          <w:t>转融通证券</w:t>
        </w:r>
      </w:ins>
      <w:ins w:id="595" w:author="郑雅雯" w:date="2020-08-10T15:39:00Z">
        <w:r w:rsidRPr="0028663F">
          <w:rPr>
            <w:rFonts w:asciiTheme="majorHAnsi" w:hAnsiTheme="majorHAnsi" w:cs="宋体" w:hint="eastAsia"/>
            <w:bCs/>
            <w:sz w:val="24"/>
          </w:rPr>
          <w:t>出借业务的单只证券不得超过基金持有该证券总量的</w:t>
        </w:r>
        <w:r w:rsidRPr="0028663F">
          <w:rPr>
            <w:rFonts w:asciiTheme="majorHAnsi" w:hAnsiTheme="majorHAnsi" w:cs="宋体" w:hint="eastAsia"/>
            <w:bCs/>
            <w:sz w:val="24"/>
          </w:rPr>
          <w:t>50%</w:t>
        </w:r>
        <w:r w:rsidRPr="0028663F">
          <w:rPr>
            <w:rFonts w:asciiTheme="majorHAnsi" w:hAnsiTheme="majorHAnsi" w:cs="宋体" w:hint="eastAsia"/>
            <w:bCs/>
            <w:sz w:val="24"/>
          </w:rPr>
          <w:t>；</w:t>
        </w:r>
      </w:ins>
    </w:p>
    <w:p w14:paraId="24B3BC2D" w14:textId="6A123943" w:rsidR="0028663F" w:rsidRPr="0028663F" w:rsidRDefault="0028663F" w:rsidP="0028663F">
      <w:pPr>
        <w:spacing w:line="360" w:lineRule="auto"/>
        <w:ind w:firstLineChars="200" w:firstLine="480"/>
        <w:rPr>
          <w:ins w:id="596" w:author="郑雅雯" w:date="2020-08-10T15:39:00Z"/>
          <w:rFonts w:asciiTheme="majorHAnsi" w:hAnsiTheme="majorHAnsi" w:cs="宋体"/>
          <w:bCs/>
          <w:sz w:val="24"/>
        </w:rPr>
      </w:pPr>
      <w:ins w:id="597" w:author="郑雅雯" w:date="2020-08-10T15:39:00Z">
        <w:r w:rsidRPr="0028663F">
          <w:rPr>
            <w:rFonts w:asciiTheme="majorHAnsi" w:hAnsiTheme="majorHAnsi" w:cs="宋体" w:hint="eastAsia"/>
            <w:bCs/>
            <w:sz w:val="24"/>
          </w:rPr>
          <w:t>3</w:t>
        </w:r>
        <w:r w:rsidRPr="0028663F">
          <w:rPr>
            <w:rFonts w:asciiTheme="majorHAnsi" w:hAnsiTheme="majorHAnsi" w:cs="宋体" w:hint="eastAsia"/>
            <w:bCs/>
            <w:sz w:val="24"/>
          </w:rPr>
          <w:t>）最近</w:t>
        </w:r>
        <w:r w:rsidRPr="0028663F">
          <w:rPr>
            <w:rFonts w:asciiTheme="majorHAnsi" w:hAnsiTheme="majorHAnsi" w:cs="宋体" w:hint="eastAsia"/>
            <w:bCs/>
            <w:sz w:val="24"/>
          </w:rPr>
          <w:t>6</w:t>
        </w:r>
        <w:r w:rsidRPr="0028663F">
          <w:rPr>
            <w:rFonts w:asciiTheme="majorHAnsi" w:hAnsiTheme="majorHAnsi" w:cs="宋体" w:hint="eastAsia"/>
            <w:bCs/>
            <w:sz w:val="24"/>
          </w:rPr>
          <w:t>个月内日均基金资产净值不得低于</w:t>
        </w:r>
        <w:r w:rsidRPr="0028663F">
          <w:rPr>
            <w:rFonts w:asciiTheme="majorHAnsi" w:hAnsiTheme="majorHAnsi" w:cs="宋体" w:hint="eastAsia"/>
            <w:bCs/>
            <w:sz w:val="24"/>
          </w:rPr>
          <w:t>2</w:t>
        </w:r>
        <w:r w:rsidRPr="0028663F">
          <w:rPr>
            <w:rFonts w:asciiTheme="majorHAnsi" w:hAnsiTheme="majorHAnsi" w:cs="宋体" w:hint="eastAsia"/>
            <w:bCs/>
            <w:sz w:val="24"/>
          </w:rPr>
          <w:t>亿元；</w:t>
        </w:r>
      </w:ins>
    </w:p>
    <w:p w14:paraId="1E46E05E" w14:textId="582BB6DA" w:rsidR="0028663F" w:rsidRPr="0028663F" w:rsidRDefault="0028663F" w:rsidP="0028663F">
      <w:pPr>
        <w:spacing w:line="360" w:lineRule="auto"/>
        <w:ind w:firstLineChars="200" w:firstLine="480"/>
        <w:rPr>
          <w:ins w:id="598" w:author="郑雅雯" w:date="2020-08-10T15:39:00Z"/>
          <w:rFonts w:asciiTheme="majorHAnsi" w:hAnsiTheme="majorHAnsi" w:cs="宋体"/>
          <w:bCs/>
          <w:sz w:val="24"/>
        </w:rPr>
      </w:pPr>
      <w:ins w:id="599" w:author="郑雅雯" w:date="2020-08-10T15:39:00Z">
        <w:r w:rsidRPr="0028663F">
          <w:rPr>
            <w:rFonts w:asciiTheme="majorHAnsi" w:hAnsiTheme="majorHAnsi" w:cs="宋体" w:hint="eastAsia"/>
            <w:bCs/>
            <w:sz w:val="24"/>
          </w:rPr>
          <w:t>4</w:t>
        </w:r>
        <w:r w:rsidRPr="0028663F">
          <w:rPr>
            <w:rFonts w:asciiTheme="majorHAnsi" w:hAnsiTheme="majorHAnsi" w:cs="宋体" w:hint="eastAsia"/>
            <w:bCs/>
            <w:sz w:val="24"/>
          </w:rPr>
          <w:t>）本基金参与证券出借的平均剩余期限不得超过</w:t>
        </w:r>
        <w:r w:rsidRPr="0028663F">
          <w:rPr>
            <w:rFonts w:asciiTheme="majorHAnsi" w:hAnsiTheme="majorHAnsi" w:cs="宋体" w:hint="eastAsia"/>
            <w:bCs/>
            <w:sz w:val="24"/>
          </w:rPr>
          <w:t>30</w:t>
        </w:r>
        <w:r w:rsidRPr="0028663F">
          <w:rPr>
            <w:rFonts w:asciiTheme="majorHAnsi" w:hAnsiTheme="majorHAnsi" w:cs="宋体" w:hint="eastAsia"/>
            <w:bCs/>
            <w:sz w:val="24"/>
          </w:rPr>
          <w:t>天，平均剩余期限按照</w:t>
        </w:r>
        <w:r w:rsidRPr="0028663F">
          <w:rPr>
            <w:rFonts w:asciiTheme="majorHAnsi" w:hAnsiTheme="majorHAnsi" w:cs="宋体" w:hint="eastAsia"/>
            <w:bCs/>
            <w:sz w:val="24"/>
          </w:rPr>
          <w:lastRenderedPageBreak/>
          <w:t>市值加权平均计算；</w:t>
        </w:r>
      </w:ins>
    </w:p>
    <w:p w14:paraId="29C5DE56" w14:textId="34EADF2B" w:rsidR="00AA7876" w:rsidRDefault="0028663F" w:rsidP="0028663F">
      <w:pPr>
        <w:spacing w:line="360" w:lineRule="auto"/>
        <w:ind w:firstLineChars="200" w:firstLine="480"/>
        <w:rPr>
          <w:ins w:id="600" w:author="郑雅雯" w:date="2020-08-10T15:37:00Z"/>
          <w:rFonts w:asciiTheme="majorHAnsi" w:hAnsiTheme="majorHAnsi" w:cs="宋体"/>
          <w:bCs/>
          <w:sz w:val="24"/>
        </w:rPr>
      </w:pPr>
      <w:ins w:id="601" w:author="郑雅雯" w:date="2020-08-10T15:39:00Z">
        <w:r w:rsidRPr="0028663F">
          <w:rPr>
            <w:rFonts w:asciiTheme="majorHAnsi" w:hAnsiTheme="majorHAnsi" w:cs="宋体" w:hint="eastAsia"/>
            <w:bCs/>
            <w:sz w:val="24"/>
          </w:rPr>
          <w:t>因证券</w:t>
        </w:r>
      </w:ins>
      <w:ins w:id="602" w:author="郑雅雯" w:date="2020-08-10T15:50:00Z">
        <w:r w:rsidR="004865E7">
          <w:rPr>
            <w:rFonts w:asciiTheme="majorHAnsi" w:hAnsiTheme="majorHAnsi" w:cs="宋体" w:hint="eastAsia"/>
            <w:bCs/>
            <w:sz w:val="24"/>
          </w:rPr>
          <w:t>/</w:t>
        </w:r>
        <w:r w:rsidR="004865E7">
          <w:rPr>
            <w:rFonts w:asciiTheme="majorHAnsi" w:hAnsiTheme="majorHAnsi" w:cs="宋体" w:hint="eastAsia"/>
            <w:bCs/>
            <w:sz w:val="24"/>
          </w:rPr>
          <w:t>期货</w:t>
        </w:r>
      </w:ins>
      <w:ins w:id="603" w:author="郑雅雯" w:date="2020-08-10T15:39:00Z">
        <w:r w:rsidRPr="0028663F">
          <w:rPr>
            <w:rFonts w:asciiTheme="majorHAnsi" w:hAnsiTheme="majorHAnsi" w:cs="宋体" w:hint="eastAsia"/>
            <w:bCs/>
            <w:sz w:val="24"/>
          </w:rPr>
          <w:t>市场波动、上市公司合并、基金规模变动等基金管理人之外的因素致使基金投资不符合上述规定的，基金管理人不得新增转融通证券出借业务</w:t>
        </w:r>
      </w:ins>
      <w:ins w:id="604" w:author="郑雅雯" w:date="2020-08-10T15:40:00Z">
        <w:r>
          <w:rPr>
            <w:rFonts w:asciiTheme="majorHAnsi" w:hAnsiTheme="majorHAnsi" w:cs="宋体" w:hint="eastAsia"/>
            <w:bCs/>
            <w:sz w:val="24"/>
          </w:rPr>
          <w:t>。</w:t>
        </w:r>
        <w:del w:id="605" w:author="Llinks [2]" w:date="2020-08-17T11:34:00Z">
          <w:r w:rsidRPr="0052633D" w:rsidDel="004C52C8">
            <w:rPr>
              <w:rFonts w:ascii="宋体" w:hAnsi="宋体" w:cs="宋体" w:hint="eastAsia"/>
              <w:bCs/>
              <w:sz w:val="24"/>
            </w:rPr>
            <w:delText>中国证监会认可的特殊情形除外</w:delText>
          </w:r>
        </w:del>
      </w:ins>
      <w:ins w:id="606" w:author="郑雅雯" w:date="2020-08-10T15:39:00Z">
        <w:del w:id="607" w:author="Llinks [2]" w:date="2020-08-17T11:34:00Z">
          <w:r w:rsidRPr="0028663F" w:rsidDel="004C52C8">
            <w:rPr>
              <w:rFonts w:asciiTheme="majorHAnsi" w:hAnsiTheme="majorHAnsi" w:cs="宋体" w:hint="eastAsia"/>
              <w:bCs/>
              <w:sz w:val="24"/>
            </w:rPr>
            <w:delText>；</w:delText>
          </w:r>
        </w:del>
      </w:ins>
    </w:p>
    <w:p w14:paraId="359EF393" w14:textId="0A15B6F0" w:rsidR="00BD751F" w:rsidRPr="00CF7289" w:rsidRDefault="00460EB9" w:rsidP="001E2C9E">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del w:id="608" w:author="郑雅雯" w:date="2020-08-10T15:37:00Z">
        <w:r w:rsidR="00955130" w:rsidDel="0028663F">
          <w:rPr>
            <w:rFonts w:asciiTheme="majorHAnsi" w:hAnsiTheme="majorHAnsi" w:cs="宋体"/>
            <w:bCs/>
            <w:sz w:val="24"/>
          </w:rPr>
          <w:delText>21</w:delText>
        </w:r>
      </w:del>
      <w:ins w:id="609" w:author="郑雅雯" w:date="2020-08-11T23:10:00Z">
        <w:r w:rsidR="00E96B59">
          <w:rPr>
            <w:rFonts w:asciiTheme="majorHAnsi" w:hAnsiTheme="majorHAnsi" w:cs="宋体"/>
            <w:bCs/>
            <w:sz w:val="24"/>
          </w:rPr>
          <w:t>1</w:t>
        </w:r>
      </w:ins>
      <w:ins w:id="610" w:author="郑雅雯" w:date="2020-08-12T09:47:00Z">
        <w:r w:rsidR="00733F0C">
          <w:rPr>
            <w:rFonts w:asciiTheme="majorHAnsi" w:hAnsiTheme="majorHAnsi" w:cs="宋体"/>
            <w:bCs/>
            <w:sz w:val="24"/>
          </w:rPr>
          <w:t>9</w:t>
        </w:r>
      </w:ins>
      <w:r w:rsidRPr="00CF7289">
        <w:rPr>
          <w:rFonts w:asciiTheme="majorHAnsi" w:hAnsiTheme="majorHAnsi" w:cs="宋体"/>
          <w:bCs/>
          <w:sz w:val="24"/>
        </w:rPr>
        <w:t>）法律法规及中国证监会规定的和《基金合同》约定的其他投资限制。</w:t>
      </w:r>
    </w:p>
    <w:p w14:paraId="2DF32CF7" w14:textId="0C6EFA76" w:rsidR="00BD751F" w:rsidRPr="00CF7289" w:rsidRDefault="00405152">
      <w:pPr>
        <w:spacing w:line="360" w:lineRule="auto"/>
        <w:ind w:firstLineChars="200" w:firstLine="480"/>
        <w:rPr>
          <w:rFonts w:asciiTheme="majorHAnsi" w:hAnsiTheme="majorHAnsi" w:cs="宋体"/>
          <w:bCs/>
        </w:rPr>
      </w:pPr>
      <w:r w:rsidRPr="00405152">
        <w:rPr>
          <w:rFonts w:asciiTheme="majorHAnsi" w:hAnsiTheme="majorHAnsi" w:cs="宋体" w:hint="eastAsia"/>
          <w:bCs/>
          <w:sz w:val="24"/>
        </w:rPr>
        <w:t>除第（</w:t>
      </w:r>
      <w:r w:rsidRPr="00405152">
        <w:rPr>
          <w:rFonts w:asciiTheme="majorHAnsi" w:hAnsiTheme="majorHAnsi" w:cs="宋体" w:hint="eastAsia"/>
          <w:bCs/>
          <w:sz w:val="24"/>
        </w:rPr>
        <w:t>2</w:t>
      </w:r>
      <w:r w:rsidRPr="00405152">
        <w:rPr>
          <w:rFonts w:asciiTheme="majorHAnsi" w:hAnsiTheme="majorHAnsi" w:cs="宋体" w:hint="eastAsia"/>
          <w:bCs/>
          <w:sz w:val="24"/>
        </w:rPr>
        <w:t>）、（</w:t>
      </w:r>
      <w:del w:id="611" w:author="郑雅雯" w:date="2020-08-11T23:11:00Z">
        <w:r w:rsidRPr="00405152" w:rsidDel="00FA076B">
          <w:rPr>
            <w:rFonts w:asciiTheme="majorHAnsi" w:hAnsiTheme="majorHAnsi" w:cs="宋体" w:hint="eastAsia"/>
            <w:bCs/>
            <w:sz w:val="24"/>
          </w:rPr>
          <w:delText>12</w:delText>
        </w:r>
      </w:del>
      <w:ins w:id="612" w:author="郑雅雯" w:date="2020-08-11T23:11:00Z">
        <w:r w:rsidR="00FA076B">
          <w:rPr>
            <w:rFonts w:asciiTheme="majorHAnsi" w:hAnsiTheme="majorHAnsi" w:cs="宋体"/>
            <w:bCs/>
            <w:sz w:val="24"/>
          </w:rPr>
          <w:t>9</w:t>
        </w:r>
      </w:ins>
      <w:r w:rsidRPr="00405152">
        <w:rPr>
          <w:rFonts w:asciiTheme="majorHAnsi" w:hAnsiTheme="majorHAnsi" w:cs="宋体" w:hint="eastAsia"/>
          <w:bCs/>
          <w:sz w:val="24"/>
        </w:rPr>
        <w:t>）、（</w:t>
      </w:r>
      <w:del w:id="613" w:author="郑雅雯" w:date="2020-08-11T23:11:00Z">
        <w:r w:rsidRPr="00405152" w:rsidDel="00E96B59">
          <w:rPr>
            <w:rFonts w:asciiTheme="majorHAnsi" w:hAnsiTheme="majorHAnsi" w:cs="宋体" w:hint="eastAsia"/>
            <w:bCs/>
            <w:sz w:val="24"/>
          </w:rPr>
          <w:delText>1</w:delText>
        </w:r>
        <w:r w:rsidDel="00E96B59">
          <w:rPr>
            <w:rFonts w:asciiTheme="majorHAnsi" w:hAnsiTheme="majorHAnsi" w:cs="宋体"/>
            <w:bCs/>
            <w:sz w:val="24"/>
          </w:rPr>
          <w:delText>8</w:delText>
        </w:r>
      </w:del>
      <w:ins w:id="614" w:author="郑雅雯" w:date="2020-08-11T23:11:00Z">
        <w:r w:rsidR="00E96B59" w:rsidRPr="00405152">
          <w:rPr>
            <w:rFonts w:asciiTheme="majorHAnsi" w:hAnsiTheme="majorHAnsi" w:cs="宋体" w:hint="eastAsia"/>
            <w:bCs/>
            <w:sz w:val="24"/>
          </w:rPr>
          <w:t>1</w:t>
        </w:r>
      </w:ins>
      <w:ins w:id="615" w:author="郑雅雯" w:date="2020-08-11T23:14:00Z">
        <w:r w:rsidR="00FA076B">
          <w:rPr>
            <w:rFonts w:asciiTheme="majorHAnsi" w:hAnsiTheme="majorHAnsi" w:cs="宋体"/>
            <w:bCs/>
            <w:sz w:val="24"/>
          </w:rPr>
          <w:t>4</w:t>
        </w:r>
      </w:ins>
      <w:r w:rsidRPr="00405152">
        <w:rPr>
          <w:rFonts w:asciiTheme="majorHAnsi" w:hAnsiTheme="majorHAnsi" w:cs="宋体" w:hint="eastAsia"/>
          <w:bCs/>
          <w:sz w:val="24"/>
        </w:rPr>
        <w:t>）、（</w:t>
      </w:r>
      <w:del w:id="616" w:author="郑雅雯" w:date="2020-08-11T23:11:00Z">
        <w:r w:rsidRPr="00405152" w:rsidDel="00E96B59">
          <w:rPr>
            <w:rFonts w:asciiTheme="majorHAnsi" w:hAnsiTheme="majorHAnsi" w:cs="宋体" w:hint="eastAsia"/>
            <w:bCs/>
            <w:sz w:val="24"/>
          </w:rPr>
          <w:delText>1</w:delText>
        </w:r>
        <w:r w:rsidDel="00E96B59">
          <w:rPr>
            <w:rFonts w:asciiTheme="majorHAnsi" w:hAnsiTheme="majorHAnsi" w:cs="宋体"/>
            <w:bCs/>
            <w:sz w:val="24"/>
          </w:rPr>
          <w:delText>9</w:delText>
        </w:r>
      </w:del>
      <w:ins w:id="617" w:author="郑雅雯" w:date="2020-08-11T23:11:00Z">
        <w:r w:rsidR="00E96B59" w:rsidRPr="00405152">
          <w:rPr>
            <w:rFonts w:asciiTheme="majorHAnsi" w:hAnsiTheme="majorHAnsi" w:cs="宋体" w:hint="eastAsia"/>
            <w:bCs/>
            <w:sz w:val="24"/>
          </w:rPr>
          <w:t>1</w:t>
        </w:r>
      </w:ins>
      <w:ins w:id="618" w:author="郑雅雯" w:date="2020-08-11T23:14:00Z">
        <w:r w:rsidR="00FA076B">
          <w:rPr>
            <w:rFonts w:asciiTheme="majorHAnsi" w:hAnsiTheme="majorHAnsi" w:cs="宋体"/>
            <w:bCs/>
            <w:sz w:val="24"/>
          </w:rPr>
          <w:t>5</w:t>
        </w:r>
      </w:ins>
      <w:r w:rsidRPr="00405152">
        <w:rPr>
          <w:rFonts w:asciiTheme="majorHAnsi" w:hAnsiTheme="majorHAnsi" w:cs="宋体" w:hint="eastAsia"/>
          <w:bCs/>
          <w:sz w:val="24"/>
        </w:rPr>
        <w:t>）</w:t>
      </w:r>
      <w:ins w:id="619" w:author="郑雅雯" w:date="2020-08-10T16:18:00Z">
        <w:r w:rsidR="0064337F">
          <w:rPr>
            <w:rFonts w:asciiTheme="majorHAnsi" w:hAnsiTheme="majorHAnsi" w:cs="宋体" w:hint="eastAsia"/>
            <w:bCs/>
            <w:sz w:val="24"/>
          </w:rPr>
          <w:t>、（</w:t>
        </w:r>
      </w:ins>
      <w:ins w:id="620" w:author="郑雅雯" w:date="2020-08-11T23:10:00Z">
        <w:r w:rsidR="00E96B59">
          <w:rPr>
            <w:rFonts w:asciiTheme="majorHAnsi" w:hAnsiTheme="majorHAnsi" w:cs="宋体"/>
            <w:bCs/>
            <w:sz w:val="24"/>
          </w:rPr>
          <w:t>1</w:t>
        </w:r>
      </w:ins>
      <w:ins w:id="621" w:author="郑雅雯" w:date="2020-08-11T23:20:00Z">
        <w:r w:rsidR="005F3261">
          <w:rPr>
            <w:rFonts w:asciiTheme="majorHAnsi" w:hAnsiTheme="majorHAnsi" w:cs="宋体"/>
            <w:bCs/>
            <w:sz w:val="24"/>
          </w:rPr>
          <w:t>8</w:t>
        </w:r>
      </w:ins>
      <w:ins w:id="622" w:author="郑雅雯" w:date="2020-08-10T16:18:00Z">
        <w:r w:rsidR="0064337F">
          <w:rPr>
            <w:rFonts w:asciiTheme="majorHAnsi" w:hAnsiTheme="majorHAnsi" w:cs="宋体" w:hint="eastAsia"/>
            <w:bCs/>
            <w:sz w:val="24"/>
          </w:rPr>
          <w:t>）</w:t>
        </w:r>
      </w:ins>
      <w:r w:rsidRPr="00405152">
        <w:rPr>
          <w:rFonts w:asciiTheme="majorHAnsi" w:hAnsiTheme="majorHAnsi" w:cs="宋体" w:hint="eastAsia"/>
          <w:bCs/>
          <w:sz w:val="24"/>
        </w:rPr>
        <w:t>项外，</w:t>
      </w:r>
      <w:r w:rsidR="00BD751F" w:rsidRPr="00CF7289">
        <w:rPr>
          <w:rFonts w:asciiTheme="majorHAnsi" w:hAnsiTheme="majorHAnsi" w:cs="宋体"/>
          <w:bCs/>
          <w:sz w:val="24"/>
        </w:rPr>
        <w:t>因证券、期货市场波动、证券发行人合并、基金规模变动等基金管理人之外的因素致使基金投资比例不符合上述规定投资比例的，基金管理人应当在</w:t>
      </w:r>
      <w:r w:rsidR="00BD751F" w:rsidRPr="00CF7289">
        <w:rPr>
          <w:rFonts w:asciiTheme="majorHAnsi" w:hAnsiTheme="majorHAnsi" w:cs="宋体"/>
          <w:bCs/>
          <w:sz w:val="24"/>
        </w:rPr>
        <w:t>10</w:t>
      </w:r>
      <w:r w:rsidR="00BD751F" w:rsidRPr="00CF7289">
        <w:rPr>
          <w:rFonts w:asciiTheme="majorHAnsi" w:hAnsiTheme="majorHAnsi" w:cs="宋体"/>
          <w:bCs/>
          <w:sz w:val="24"/>
        </w:rPr>
        <w:t>个交易日内进行调整，但中国证监会规定的特殊情形除外。</w:t>
      </w:r>
    </w:p>
    <w:p w14:paraId="6510BC0C" w14:textId="77777777" w:rsidR="00AF347C"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基金管理人应当自基金合同生效之日起</w:t>
      </w:r>
      <w:r w:rsidRPr="00CF7289">
        <w:rPr>
          <w:rFonts w:asciiTheme="majorHAnsi" w:hAnsiTheme="majorHAnsi" w:cs="宋体"/>
          <w:bCs/>
          <w:sz w:val="24"/>
        </w:rPr>
        <w:t>6</w:t>
      </w:r>
      <w:r w:rsidRPr="00CF7289">
        <w:rPr>
          <w:rFonts w:asciiTheme="majorHAnsi" w:hAnsiTheme="majorHAnsi" w:cs="宋体"/>
          <w:bCs/>
          <w:sz w:val="24"/>
        </w:rPr>
        <w:t>个月内使基金的投资组合比例符合基金合同的有关约定。上述期间，基金的投资范围、投资策略应当符合基金合同的约定。</w:t>
      </w:r>
    </w:p>
    <w:p w14:paraId="4E0AFAA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基金托管人对基金的投资的监督与检查自本基金合同生效之日起开始。</w:t>
      </w:r>
    </w:p>
    <w:p w14:paraId="163F319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、禁止行为</w:t>
      </w:r>
    </w:p>
    <w:p w14:paraId="115E1B9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为维护基金份额持有人的合法权益，基金财产不得用于下列投资或者活动：</w:t>
      </w:r>
    </w:p>
    <w:p w14:paraId="6254358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）承销证券；</w:t>
      </w:r>
    </w:p>
    <w:p w14:paraId="5395A00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）违反规定向他人贷款或者提供担保；</w:t>
      </w:r>
    </w:p>
    <w:p w14:paraId="2E292AA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）从事承担无限责任的投资；</w:t>
      </w:r>
    </w:p>
    <w:p w14:paraId="7C55F0A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）向其基金管理人、基金托管人出资；</w:t>
      </w:r>
    </w:p>
    <w:p w14:paraId="07FF1CE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）从事内幕交易、操纵证券交易价格及其他不正当的证券交易活动；</w:t>
      </w:r>
    </w:p>
    <w:p w14:paraId="61048DB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）法律、行政法规和中国证监会规定禁止的其他活动。</w:t>
      </w:r>
    </w:p>
    <w:p w14:paraId="06BE012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w:t>
      </w:r>
      <w:r w:rsidR="004F3591" w:rsidRPr="00CF7289">
        <w:rPr>
          <w:rFonts w:hint="eastAsia"/>
          <w:bCs/>
          <w:sz w:val="24"/>
        </w:rPr>
        <w:t>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423FBE5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4</w:t>
      </w:r>
      <w:r w:rsidRPr="00CF7289">
        <w:rPr>
          <w:rFonts w:asciiTheme="majorHAnsi" w:hAnsiTheme="majorHAnsi" w:cs="宋体"/>
          <w:bCs/>
          <w:sz w:val="24"/>
        </w:rPr>
        <w:t>、法律法规或监管部门取消上述组合限制、禁止行为规定的条件和要求，本基金可不受相关限制。法律法规或监管部门对上述组合限制、禁止行为规定的条件和要求进行变更的，本基金可以变更后的规定为准。经与基金托管人协商一致，基金管理人可依据法律法规或监管部门规定直接对基金合同进行变更，该变更无须召开基金份额持有人大会审议。</w:t>
      </w:r>
    </w:p>
    <w:p w14:paraId="2275E2C7" w14:textId="77777777" w:rsidR="00BD751F" w:rsidRPr="00CF7289" w:rsidRDefault="00BD751F">
      <w:pPr>
        <w:spacing w:line="360" w:lineRule="auto"/>
        <w:ind w:firstLineChars="200" w:firstLine="480"/>
        <w:rPr>
          <w:rFonts w:asciiTheme="majorHAnsi" w:hAnsiTheme="majorHAnsi" w:cs="宋体"/>
          <w:bCs/>
          <w:sz w:val="24"/>
        </w:rPr>
      </w:pPr>
    </w:p>
    <w:p w14:paraId="1F89B79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五、业绩比较基准</w:t>
      </w:r>
    </w:p>
    <w:p w14:paraId="0155311E" w14:textId="77777777" w:rsidR="00393888" w:rsidRPr="00CF7289" w:rsidRDefault="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本基金的标的指数为</w:t>
      </w:r>
      <w:r w:rsidR="0074656A">
        <w:rPr>
          <w:rFonts w:asciiTheme="majorHAnsi" w:hAnsiTheme="majorHAnsi" w:cs="宋体"/>
          <w:bCs/>
          <w:sz w:val="24"/>
        </w:rPr>
        <w:t>中证</w:t>
      </w:r>
      <w:r w:rsidR="0074656A">
        <w:rPr>
          <w:rFonts w:asciiTheme="majorHAnsi" w:hAnsiTheme="majorHAnsi" w:cs="宋体"/>
          <w:bCs/>
          <w:sz w:val="24"/>
        </w:rPr>
        <w:t>500</w:t>
      </w:r>
      <w:r w:rsidRPr="00CF7289">
        <w:rPr>
          <w:rFonts w:asciiTheme="majorHAnsi" w:hAnsiTheme="majorHAnsi" w:cs="宋体"/>
          <w:bCs/>
          <w:sz w:val="24"/>
        </w:rPr>
        <w:t>指数。</w:t>
      </w:r>
    </w:p>
    <w:p w14:paraId="3C49F8C8" w14:textId="77777777" w:rsidR="00393888" w:rsidRPr="00CF7289" w:rsidRDefault="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本基金的业绩比较基准为：</w:t>
      </w:r>
    </w:p>
    <w:p w14:paraId="7CD9E2ED" w14:textId="77777777" w:rsidR="00BD751F" w:rsidRPr="00CF7289" w:rsidRDefault="0074656A">
      <w:pPr>
        <w:spacing w:line="360" w:lineRule="auto"/>
        <w:ind w:firstLineChars="200" w:firstLine="480"/>
        <w:rPr>
          <w:rFonts w:asciiTheme="majorHAnsi" w:hAnsiTheme="majorHAnsi" w:cs="宋体"/>
          <w:bCs/>
          <w:sz w:val="24"/>
        </w:rPr>
      </w:pPr>
      <w:r>
        <w:rPr>
          <w:rFonts w:asciiTheme="majorHAnsi" w:hAnsiTheme="majorHAnsi" w:cs="宋体"/>
          <w:bCs/>
          <w:sz w:val="24"/>
        </w:rPr>
        <w:t>中证</w:t>
      </w:r>
      <w:r>
        <w:rPr>
          <w:rFonts w:asciiTheme="majorHAnsi" w:hAnsiTheme="majorHAnsi" w:cs="宋体"/>
          <w:bCs/>
          <w:sz w:val="24"/>
        </w:rPr>
        <w:t>500</w:t>
      </w:r>
      <w:r w:rsidR="005E7801" w:rsidRPr="00CF7289">
        <w:rPr>
          <w:rFonts w:asciiTheme="majorHAnsi" w:hAnsiTheme="majorHAnsi" w:cs="宋体"/>
          <w:bCs/>
          <w:sz w:val="24"/>
        </w:rPr>
        <w:t>指数收益率</w:t>
      </w:r>
      <w:r w:rsidR="005E7801" w:rsidRPr="00CF7289">
        <w:rPr>
          <w:rFonts w:asciiTheme="majorHAnsi" w:hAnsiTheme="majorHAnsi" w:cs="宋体"/>
          <w:bCs/>
          <w:sz w:val="24"/>
        </w:rPr>
        <w:t>×</w:t>
      </w:r>
      <w:r w:rsidR="00393888" w:rsidRPr="00CF7289">
        <w:rPr>
          <w:rFonts w:asciiTheme="majorHAnsi" w:hAnsiTheme="majorHAnsi" w:cs="宋体"/>
          <w:bCs/>
          <w:sz w:val="24"/>
        </w:rPr>
        <w:t>95</w:t>
      </w:r>
      <w:r w:rsidR="005E7801" w:rsidRPr="00CF7289">
        <w:rPr>
          <w:rFonts w:asciiTheme="majorHAnsi" w:hAnsiTheme="majorHAnsi" w:cs="宋体"/>
          <w:bCs/>
          <w:sz w:val="24"/>
        </w:rPr>
        <w:t>%</w:t>
      </w:r>
      <w:r w:rsidR="005E7801" w:rsidRPr="00CF7289">
        <w:rPr>
          <w:rFonts w:asciiTheme="majorHAnsi" w:hAnsiTheme="majorHAnsi" w:cs="宋体"/>
          <w:bCs/>
          <w:sz w:val="24"/>
        </w:rPr>
        <w:t>＋</w:t>
      </w:r>
      <w:r w:rsidR="00BD751F" w:rsidRPr="00CF7289">
        <w:rPr>
          <w:rFonts w:asciiTheme="majorHAnsi" w:hAnsiTheme="majorHAnsi" w:cs="宋体"/>
          <w:bCs/>
          <w:sz w:val="24"/>
        </w:rPr>
        <w:t>一年期人民币定期存款利率（税后）</w:t>
      </w:r>
      <w:r w:rsidR="005E0CFA" w:rsidRPr="00CF7289">
        <w:rPr>
          <w:rFonts w:asciiTheme="majorHAnsi" w:hAnsiTheme="majorHAnsi" w:cs="宋体"/>
          <w:bCs/>
          <w:sz w:val="24"/>
        </w:rPr>
        <w:t>×5%</w:t>
      </w:r>
    </w:p>
    <w:p w14:paraId="4DE39456" w14:textId="77777777" w:rsidR="00BD751F" w:rsidRPr="00CF7289" w:rsidRDefault="00634282" w:rsidP="00634282">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如果法律法规发生变化、或有更适当的、更能为市场普遍接受的业绩比较基准推出、或市场上出现更加适用于本基金的业绩基准时，本基金管理人可以根据本基金的投资范围和投资策略，调整基金的业绩比较基准，但应在取得基金托管人同意后报中国证监会备案，并及时公告，无须召开基金份额持有人大会审议</w:t>
      </w:r>
      <w:r w:rsidR="00BD751F" w:rsidRPr="00CF7289">
        <w:rPr>
          <w:rFonts w:asciiTheme="majorHAnsi" w:hAnsiTheme="majorHAnsi" w:cs="宋体"/>
          <w:bCs/>
          <w:sz w:val="24"/>
        </w:rPr>
        <w:t>。</w:t>
      </w:r>
    </w:p>
    <w:p w14:paraId="2EBE72FF" w14:textId="77777777" w:rsidR="00BD751F" w:rsidRPr="00CF7289" w:rsidRDefault="00BD751F">
      <w:pPr>
        <w:spacing w:line="360" w:lineRule="auto"/>
        <w:ind w:firstLineChars="200" w:firstLine="480"/>
        <w:rPr>
          <w:rFonts w:asciiTheme="majorHAnsi" w:hAnsiTheme="majorHAnsi" w:cs="宋体"/>
          <w:bCs/>
          <w:sz w:val="24"/>
        </w:rPr>
      </w:pPr>
    </w:p>
    <w:p w14:paraId="5B4E6C9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六、风险收益特征</w:t>
      </w:r>
    </w:p>
    <w:p w14:paraId="6AA9A3EA" w14:textId="77777777" w:rsidR="00460EB9" w:rsidRDefault="00393888" w:rsidP="002A6D1C">
      <w:pPr>
        <w:spacing w:line="360" w:lineRule="auto"/>
        <w:ind w:firstLineChars="200" w:firstLine="480"/>
        <w:rPr>
          <w:ins w:id="623" w:author="郑雅雯" w:date="2020-08-10T16:21:00Z"/>
          <w:rFonts w:asciiTheme="majorHAnsi" w:hAnsiTheme="majorHAnsi" w:cs="宋体"/>
          <w:bCs/>
          <w:sz w:val="24"/>
        </w:rPr>
      </w:pPr>
      <w:r w:rsidRPr="00CF7289">
        <w:rPr>
          <w:rFonts w:asciiTheme="majorHAnsi" w:hAnsiTheme="majorHAnsi" w:cs="宋体"/>
          <w:bCs/>
          <w:sz w:val="24"/>
        </w:rPr>
        <w:t>本基金为股票型基金，理论上其预期风险收益水平高于混合型基金、债券型基金和货币市场基金。本基金主要投资于标的指数成份股及其备选成份股，具有与标的指数类似的风险收益特征。</w:t>
      </w:r>
    </w:p>
    <w:p w14:paraId="5F72BA44" w14:textId="77777777" w:rsidR="0064337F" w:rsidRDefault="0064337F" w:rsidP="002A6D1C">
      <w:pPr>
        <w:spacing w:line="360" w:lineRule="auto"/>
        <w:ind w:firstLineChars="200" w:firstLine="480"/>
        <w:rPr>
          <w:ins w:id="624" w:author="郑雅雯" w:date="2020-08-10T16:21:00Z"/>
          <w:rFonts w:asciiTheme="majorHAnsi" w:hAnsiTheme="majorHAnsi" w:cs="宋体"/>
          <w:bCs/>
          <w:sz w:val="24"/>
        </w:rPr>
      </w:pPr>
    </w:p>
    <w:p w14:paraId="4884D09E" w14:textId="52727851" w:rsidR="0064337F" w:rsidRPr="00A81026" w:rsidRDefault="0064337F" w:rsidP="0064337F">
      <w:pPr>
        <w:spacing w:line="360" w:lineRule="auto"/>
        <w:ind w:firstLineChars="200" w:firstLine="480"/>
        <w:rPr>
          <w:ins w:id="625" w:author="郑雅雯" w:date="2020-08-10T16:21:00Z"/>
          <w:rFonts w:ascii="宋体" w:hAnsi="宋体" w:cs="宋体"/>
          <w:bCs/>
          <w:sz w:val="24"/>
          <w:szCs w:val="24"/>
        </w:rPr>
      </w:pPr>
      <w:ins w:id="626" w:author="郑雅雯" w:date="2020-08-10T16:24:00Z">
        <w:r>
          <w:rPr>
            <w:rFonts w:ascii="宋体" w:hAnsi="宋体" w:cs="宋体" w:hint="eastAsia"/>
            <w:bCs/>
            <w:sz w:val="24"/>
            <w:szCs w:val="24"/>
          </w:rPr>
          <w:t>七</w:t>
        </w:r>
      </w:ins>
      <w:ins w:id="627" w:author="郑雅雯" w:date="2020-08-10T16:21:00Z">
        <w:r w:rsidRPr="00A81026">
          <w:rPr>
            <w:rFonts w:ascii="宋体" w:hAnsi="宋体" w:cs="宋体" w:hint="eastAsia"/>
            <w:bCs/>
            <w:sz w:val="24"/>
            <w:szCs w:val="24"/>
          </w:rPr>
          <w:t>、侧袋机制的实施和投资运作安排</w:t>
        </w:r>
      </w:ins>
    </w:p>
    <w:p w14:paraId="2A440BB3" w14:textId="025D0EAE" w:rsidR="0064337F" w:rsidRPr="00A81026" w:rsidRDefault="0064337F" w:rsidP="0064337F">
      <w:pPr>
        <w:spacing w:line="360" w:lineRule="auto"/>
        <w:ind w:firstLineChars="200" w:firstLine="480"/>
        <w:rPr>
          <w:ins w:id="628" w:author="郑雅雯" w:date="2020-08-10T16:21:00Z"/>
          <w:rFonts w:ascii="宋体" w:hAnsi="宋体" w:cs="宋体"/>
          <w:bCs/>
          <w:sz w:val="24"/>
          <w:szCs w:val="24"/>
        </w:rPr>
      </w:pPr>
      <w:ins w:id="629" w:author="郑雅雯" w:date="2020-08-10T16:21:00Z">
        <w:r w:rsidRPr="00A81026">
          <w:rPr>
            <w:rFonts w:ascii="宋体" w:hAnsi="宋体" w:cs="宋体" w:hint="eastAsia"/>
            <w:bCs/>
            <w:sz w:val="24"/>
            <w:szCs w:val="24"/>
          </w:rPr>
          <w:t>当基金持有特定资产且存在或潜在</w:t>
        </w:r>
        <w:del w:id="630" w:author="Llinks [2]" w:date="2020-08-17T11:46:00Z">
          <w:r w:rsidRPr="00A81026" w:rsidDel="00762FFE">
            <w:rPr>
              <w:rFonts w:ascii="宋体" w:hAnsi="宋体" w:cs="宋体" w:hint="eastAsia"/>
              <w:bCs/>
              <w:sz w:val="24"/>
              <w:szCs w:val="24"/>
            </w:rPr>
            <w:delText>重</w:delText>
          </w:r>
        </w:del>
        <w:r w:rsidRPr="00A81026">
          <w:rPr>
            <w:rFonts w:ascii="宋体" w:hAnsi="宋体" w:cs="宋体" w:hint="eastAsia"/>
            <w:bCs/>
            <w:sz w:val="24"/>
            <w:szCs w:val="24"/>
          </w:rPr>
          <w:t>大</w:t>
        </w:r>
      </w:ins>
      <w:ins w:id="631" w:author="Llinks [2]" w:date="2020-08-17T11:46:00Z">
        <w:r w:rsidR="00762FFE">
          <w:rPr>
            <w:rFonts w:ascii="宋体" w:hAnsi="宋体" w:cs="宋体" w:hint="eastAsia"/>
            <w:bCs/>
            <w:sz w:val="24"/>
            <w:szCs w:val="24"/>
          </w:rPr>
          <w:t>额</w:t>
        </w:r>
      </w:ins>
      <w:ins w:id="632" w:author="郑雅雯" w:date="2020-08-10T16:21:00Z">
        <w:r w:rsidRPr="00A81026">
          <w:rPr>
            <w:rFonts w:ascii="宋体" w:hAnsi="宋体" w:cs="宋体" w:hint="eastAsia"/>
            <w:bCs/>
            <w:sz w:val="24"/>
            <w:szCs w:val="24"/>
          </w:rPr>
          <w:t>赎回申请时，根据最大限度保护基金份额持有人利益的原则，基金管理人经与基金托管人协商一致，并咨询会计师事务所意见后，可以依照法律法规及基金合同的约定启用侧袋机制。</w:t>
        </w:r>
      </w:ins>
    </w:p>
    <w:p w14:paraId="0F81A4C0" w14:textId="77777777" w:rsidR="0064337F" w:rsidRPr="00A81026" w:rsidRDefault="0064337F" w:rsidP="0064337F">
      <w:pPr>
        <w:spacing w:line="360" w:lineRule="auto"/>
        <w:ind w:firstLineChars="200" w:firstLine="480"/>
        <w:rPr>
          <w:ins w:id="633" w:author="郑雅雯" w:date="2020-08-10T16:21:00Z"/>
          <w:rFonts w:ascii="宋体" w:hAnsi="宋体" w:cs="宋体"/>
          <w:bCs/>
          <w:sz w:val="24"/>
          <w:szCs w:val="24"/>
        </w:rPr>
      </w:pPr>
      <w:ins w:id="634" w:author="郑雅雯" w:date="2020-08-10T16:21:00Z">
        <w:r w:rsidRPr="00A81026">
          <w:rPr>
            <w:rFonts w:ascii="宋体" w:hAnsi="宋体" w:cs="宋体" w:hint="eastAsia"/>
            <w:bCs/>
            <w:sz w:val="24"/>
            <w:szCs w:val="24"/>
          </w:rPr>
          <w:t>侧袋机制实施期间，本部分约定的投资组合比例、投资策略、组合限制、业绩比较基准、风险收益特征等约定仅适用于主袋账户。</w:t>
        </w:r>
      </w:ins>
    </w:p>
    <w:p w14:paraId="7B9A219A" w14:textId="77777777" w:rsidR="0064337F" w:rsidRDefault="0064337F" w:rsidP="0064337F">
      <w:pPr>
        <w:spacing w:line="360" w:lineRule="auto"/>
        <w:ind w:firstLineChars="200" w:firstLine="480"/>
        <w:rPr>
          <w:ins w:id="635" w:author="郑雅雯" w:date="2020-08-10T16:21:00Z"/>
          <w:rFonts w:ascii="宋体" w:hAnsi="宋体" w:cs="宋体"/>
          <w:bCs/>
          <w:sz w:val="24"/>
          <w:szCs w:val="24"/>
        </w:rPr>
      </w:pPr>
      <w:ins w:id="636" w:author="郑雅雯" w:date="2020-08-10T16:21:00Z">
        <w:r w:rsidRPr="00A81026">
          <w:rPr>
            <w:rFonts w:ascii="宋体" w:hAnsi="宋体" w:cs="宋体" w:hint="eastAsia"/>
            <w:bCs/>
            <w:sz w:val="24"/>
            <w:szCs w:val="24"/>
          </w:rPr>
          <w:t>侧袋账户的实施条件、实施程序、运作安排、投资安排、特定资产的处置变现和支付等对投资者权益有重大影响的事项详见招募说明书的规定。</w:t>
        </w:r>
      </w:ins>
    </w:p>
    <w:p w14:paraId="63081890" w14:textId="77777777" w:rsidR="0064337F" w:rsidRDefault="0064337F" w:rsidP="0064337F">
      <w:pPr>
        <w:spacing w:line="360" w:lineRule="auto"/>
        <w:ind w:firstLineChars="200" w:firstLine="480"/>
        <w:rPr>
          <w:ins w:id="637" w:author="郑雅雯" w:date="2020-08-10T16:21:00Z"/>
          <w:rFonts w:ascii="宋体" w:hAnsi="宋体" w:cs="宋体"/>
          <w:bCs/>
          <w:sz w:val="24"/>
          <w:szCs w:val="24"/>
        </w:rPr>
      </w:pPr>
    </w:p>
    <w:p w14:paraId="48A343D3" w14:textId="0E2F62D6" w:rsidR="0064337F" w:rsidRPr="00386A24" w:rsidDel="00C6328E" w:rsidRDefault="0064337F" w:rsidP="0064337F">
      <w:pPr>
        <w:spacing w:line="360" w:lineRule="auto"/>
        <w:ind w:firstLineChars="200" w:firstLine="480"/>
        <w:rPr>
          <w:ins w:id="638" w:author="郑雅雯" w:date="2020-08-10T16:21:00Z"/>
          <w:del w:id="639" w:author="Llinks" w:date="2020-08-18T20:05:00Z"/>
          <w:rFonts w:ascii="宋体" w:hAnsi="宋体" w:cs="宋体"/>
          <w:bCs/>
          <w:sz w:val="24"/>
          <w:szCs w:val="24"/>
        </w:rPr>
      </w:pPr>
      <w:ins w:id="640" w:author="郑雅雯" w:date="2020-08-10T16:24:00Z">
        <w:del w:id="641" w:author="Llinks" w:date="2020-08-18T20:05:00Z">
          <w:r w:rsidDel="00C6328E">
            <w:rPr>
              <w:rFonts w:ascii="宋体" w:hAnsi="宋体" w:cs="宋体" w:hint="eastAsia"/>
              <w:bCs/>
              <w:sz w:val="24"/>
              <w:szCs w:val="24"/>
            </w:rPr>
            <w:lastRenderedPageBreak/>
            <w:delText>八</w:delText>
          </w:r>
        </w:del>
      </w:ins>
      <w:ins w:id="642" w:author="郑雅雯" w:date="2020-08-10T16:21:00Z">
        <w:del w:id="643" w:author="Llinks" w:date="2020-08-18T20:05:00Z">
          <w:r w:rsidRPr="00386A24" w:rsidDel="00C6328E">
            <w:rPr>
              <w:rFonts w:ascii="宋体" w:hAnsi="宋体" w:cs="宋体" w:hint="eastAsia"/>
              <w:bCs/>
              <w:sz w:val="24"/>
              <w:szCs w:val="24"/>
            </w:rPr>
            <w:delText>、基金的</w:delText>
          </w:r>
        </w:del>
      </w:ins>
      <w:ins w:id="644" w:author="郑雅雯" w:date="2020-08-12T09:13:00Z">
        <w:del w:id="645" w:author="Llinks" w:date="2020-08-18T20:05:00Z">
          <w:r w:rsidR="00B11950" w:rsidDel="00C6328E">
            <w:rPr>
              <w:rFonts w:ascii="宋体" w:hAnsi="宋体" w:cs="宋体" w:hint="eastAsia"/>
              <w:bCs/>
              <w:sz w:val="24"/>
              <w:szCs w:val="24"/>
            </w:rPr>
            <w:delText>融资、</w:delText>
          </w:r>
        </w:del>
      </w:ins>
      <w:ins w:id="646" w:author="郑雅雯" w:date="2020-08-10T16:21:00Z">
        <w:del w:id="647" w:author="Llinks" w:date="2020-08-18T20:05:00Z">
          <w:r w:rsidRPr="00386A24" w:rsidDel="00C6328E">
            <w:rPr>
              <w:rFonts w:ascii="宋体" w:hAnsi="宋体" w:cs="宋体" w:hint="eastAsia"/>
              <w:bCs/>
              <w:sz w:val="24"/>
              <w:szCs w:val="24"/>
            </w:rPr>
            <w:delText>转融通证券出借业务</w:delText>
          </w:r>
        </w:del>
      </w:ins>
    </w:p>
    <w:p w14:paraId="4F609D71" w14:textId="6FB1B6E6" w:rsidR="0064337F" w:rsidRPr="0064337F" w:rsidDel="0064337F" w:rsidRDefault="00B11950" w:rsidP="002A6D1C">
      <w:pPr>
        <w:spacing w:line="360" w:lineRule="auto"/>
        <w:ind w:firstLineChars="200" w:firstLine="480"/>
        <w:rPr>
          <w:del w:id="648" w:author="郑雅雯" w:date="2020-08-10T16:24:00Z"/>
          <w:rFonts w:asciiTheme="majorHAnsi" w:hAnsiTheme="majorHAnsi" w:cs="宋体"/>
          <w:bCs/>
          <w:sz w:val="24"/>
        </w:rPr>
      </w:pPr>
      <w:ins w:id="649" w:author="郑雅雯" w:date="2020-08-12T09:14:00Z">
        <w:del w:id="650" w:author="Llinks" w:date="2020-08-18T20:05:00Z">
          <w:r w:rsidRPr="00386A24" w:rsidDel="00C6328E">
            <w:rPr>
              <w:rFonts w:ascii="宋体" w:hAnsi="宋体" w:cs="宋体" w:hint="eastAsia"/>
              <w:bCs/>
              <w:sz w:val="24"/>
              <w:szCs w:val="24"/>
            </w:rPr>
            <w:delText>本基金可以根据有关法律法规和政策的规定进行融资和转融通证券出借业务，在不改变本基金既有投资策略和风险收益特征并在控制风险的前提下，参与融资业务以及通过证券金融公司办理转融通证券出借业务，以提高投资效率并进行风险管理，无需召开基金份额持有人大会。基金参与融资和转融通证券出借等业务的风险控制原则、具体参与比例限制、费用收支、信息披露、估值方法、人员及系统配备、风险管理制度、出借业务的相关安排及其他相关事项按照中国证监会的规定及其他相关法律法规的要求执行</w:delText>
          </w:r>
        </w:del>
      </w:ins>
      <w:ins w:id="651" w:author="郑雅雯" w:date="2020-08-10T16:21:00Z">
        <w:del w:id="652" w:author="Llinks" w:date="2020-08-18T20:05:00Z">
          <w:r w:rsidR="0064337F" w:rsidRPr="00386A24" w:rsidDel="00C6328E">
            <w:rPr>
              <w:rFonts w:ascii="宋体" w:hAnsi="宋体" w:cs="宋体" w:hint="eastAsia"/>
              <w:bCs/>
              <w:sz w:val="24"/>
              <w:szCs w:val="24"/>
            </w:rPr>
            <w:delText>。</w:delText>
          </w:r>
        </w:del>
      </w:ins>
    </w:p>
    <w:p w14:paraId="090242E5" w14:textId="77777777" w:rsidR="00BD751F" w:rsidRPr="00CF7289" w:rsidRDefault="00BD751F">
      <w:pPr>
        <w:spacing w:line="360" w:lineRule="auto"/>
        <w:ind w:firstLineChars="200" w:firstLine="480"/>
        <w:rPr>
          <w:rFonts w:asciiTheme="majorHAnsi" w:hAnsiTheme="majorHAnsi" w:cs="宋体"/>
          <w:bCs/>
          <w:sz w:val="24"/>
        </w:rPr>
        <w:pPrChange w:id="653" w:author="郑雅雯" w:date="2020-08-10T16:24:00Z">
          <w:pPr/>
        </w:pPrChange>
      </w:pPr>
    </w:p>
    <w:p w14:paraId="36CCFA79"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kern w:val="44"/>
          <w:sz w:val="21"/>
        </w:rPr>
        <w:br w:type="page"/>
      </w:r>
      <w:bookmarkStart w:id="654" w:name="_Toc93226145"/>
      <w:bookmarkStart w:id="655" w:name="_Toc92662704"/>
      <w:bookmarkStart w:id="656" w:name="_Toc29561"/>
      <w:bookmarkStart w:id="657" w:name="_Toc24474"/>
      <w:bookmarkStart w:id="658" w:name="_Toc141703893"/>
      <w:bookmarkStart w:id="659" w:name="_Toc139991743"/>
      <w:bookmarkStart w:id="660" w:name="_Toc128310496"/>
      <w:bookmarkStart w:id="661" w:name="_Toc18000"/>
      <w:bookmarkStart w:id="662" w:name="_Toc31611"/>
      <w:bookmarkStart w:id="663" w:name="_Toc32030"/>
      <w:bookmarkStart w:id="664" w:name="_Toc20102"/>
      <w:bookmarkStart w:id="665" w:name="_Toc26114"/>
      <w:bookmarkStart w:id="666" w:name="_Toc21642"/>
      <w:bookmarkStart w:id="667" w:name="_Toc3054"/>
      <w:bookmarkStart w:id="668" w:name="_Toc20782"/>
      <w:bookmarkStart w:id="669" w:name="_Toc13819"/>
      <w:r w:rsidRPr="00CF7289">
        <w:rPr>
          <w:rFonts w:asciiTheme="majorHAnsi" w:hAnsiTheme="majorHAnsi" w:cs="宋体"/>
          <w:color w:val="auto"/>
          <w:sz w:val="30"/>
        </w:rPr>
        <w:lastRenderedPageBreak/>
        <w:t>第十三部分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w:t>
      </w:r>
      <w:bookmarkEnd w:id="654"/>
      <w:bookmarkEnd w:id="655"/>
      <w:r w:rsidRPr="00CF7289">
        <w:rPr>
          <w:rFonts w:asciiTheme="majorHAnsi" w:hAnsiTheme="majorHAnsi" w:cs="宋体"/>
          <w:color w:val="auto"/>
          <w:sz w:val="30"/>
        </w:rPr>
        <w:t>的财产</w:t>
      </w:r>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p>
    <w:p w14:paraId="70B1BF08" w14:textId="77777777" w:rsidR="00BD751F" w:rsidRPr="00CF7289" w:rsidRDefault="00BD751F" w:rsidP="00993134">
      <w:pPr>
        <w:spacing w:line="360" w:lineRule="auto"/>
        <w:ind w:firstLineChars="200" w:firstLine="480"/>
        <w:rPr>
          <w:rFonts w:asciiTheme="majorHAnsi" w:hAnsiTheme="majorHAnsi" w:cs="宋体"/>
          <w:bCs/>
          <w:sz w:val="24"/>
        </w:rPr>
      </w:pPr>
    </w:p>
    <w:p w14:paraId="6DFA9642" w14:textId="77777777" w:rsidR="00BD751F" w:rsidRPr="00CF7289" w:rsidRDefault="00BD751F" w:rsidP="00215F09">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一、基金资产总值</w:t>
      </w:r>
    </w:p>
    <w:p w14:paraId="416341A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基金资产总值是指购买的各类证券及票据价值、银行存款本息和基金应收的申购基金款以及其他投资所形成的价值总和。</w:t>
      </w:r>
    </w:p>
    <w:p w14:paraId="17DAC897" w14:textId="77777777" w:rsidR="00BD751F" w:rsidRPr="00CF7289" w:rsidRDefault="00BD751F">
      <w:pPr>
        <w:spacing w:line="360" w:lineRule="auto"/>
        <w:ind w:firstLineChars="200" w:firstLine="480"/>
        <w:rPr>
          <w:rFonts w:asciiTheme="majorHAnsi" w:hAnsiTheme="majorHAnsi" w:cs="宋体"/>
          <w:bCs/>
          <w:sz w:val="24"/>
        </w:rPr>
      </w:pPr>
    </w:p>
    <w:p w14:paraId="3F4DF450"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二、基金资产净值</w:t>
      </w:r>
    </w:p>
    <w:p w14:paraId="2CA2886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基金资产净值是指基金资产总值减去基金负债后的价值。</w:t>
      </w:r>
    </w:p>
    <w:p w14:paraId="72572A4F" w14:textId="77777777" w:rsidR="00BD751F" w:rsidRPr="00CF7289" w:rsidRDefault="00BD751F">
      <w:pPr>
        <w:spacing w:line="360" w:lineRule="auto"/>
        <w:ind w:firstLineChars="200" w:firstLine="480"/>
        <w:rPr>
          <w:rFonts w:asciiTheme="majorHAnsi" w:hAnsiTheme="majorHAnsi" w:cs="宋体"/>
          <w:bCs/>
          <w:sz w:val="24"/>
        </w:rPr>
      </w:pPr>
    </w:p>
    <w:p w14:paraId="14FF0B91"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三、基金财产的账户</w:t>
      </w:r>
    </w:p>
    <w:p w14:paraId="176B7EB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bookmarkStart w:id="670" w:name="_Hlt88841837"/>
      <w:bookmarkEnd w:id="670"/>
    </w:p>
    <w:p w14:paraId="11E7E495" w14:textId="77777777" w:rsidR="00BD751F" w:rsidRPr="00CF7289" w:rsidRDefault="00BD751F">
      <w:pPr>
        <w:spacing w:line="360" w:lineRule="auto"/>
        <w:ind w:firstLineChars="200" w:firstLine="480"/>
        <w:rPr>
          <w:rFonts w:asciiTheme="majorHAnsi" w:hAnsiTheme="majorHAnsi" w:cs="宋体"/>
          <w:bCs/>
          <w:sz w:val="24"/>
        </w:rPr>
      </w:pPr>
    </w:p>
    <w:p w14:paraId="0838D5EA"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四、基金财产的保管和处分</w:t>
      </w:r>
      <w:bookmarkStart w:id="671" w:name="_Hlt88900062"/>
      <w:bookmarkEnd w:id="671"/>
    </w:p>
    <w:p w14:paraId="077324D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14:paraId="6757F8E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p>
    <w:p w14:paraId="34F3CE38"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kern w:val="44"/>
          <w:sz w:val="21"/>
        </w:rPr>
        <w:br w:type="page"/>
      </w:r>
      <w:bookmarkStart w:id="672" w:name="_Toc17782"/>
      <w:bookmarkStart w:id="673" w:name="_Toc7802"/>
      <w:bookmarkStart w:id="674" w:name="_Toc19714"/>
      <w:bookmarkStart w:id="675" w:name="_Toc31917"/>
      <w:bookmarkStart w:id="676" w:name="_Toc27832"/>
      <w:bookmarkStart w:id="677" w:name="_Toc871"/>
      <w:bookmarkStart w:id="678" w:name="_Toc2623"/>
      <w:bookmarkStart w:id="679" w:name="_Toc139991744"/>
      <w:bookmarkStart w:id="680" w:name="_Toc141703894"/>
      <w:r w:rsidRPr="00CF7289">
        <w:rPr>
          <w:rFonts w:asciiTheme="majorHAnsi" w:hAnsiTheme="majorHAnsi" w:cs="宋体"/>
          <w:color w:val="auto"/>
          <w:sz w:val="30"/>
        </w:rPr>
        <w:lastRenderedPageBreak/>
        <w:t>第十四部分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基金资产估值</w:t>
      </w:r>
      <w:bookmarkEnd w:id="672"/>
      <w:bookmarkEnd w:id="673"/>
      <w:bookmarkEnd w:id="674"/>
      <w:bookmarkEnd w:id="675"/>
      <w:bookmarkEnd w:id="676"/>
      <w:bookmarkEnd w:id="677"/>
      <w:bookmarkEnd w:id="678"/>
    </w:p>
    <w:p w14:paraId="083B0533" w14:textId="77777777" w:rsidR="00BD751F" w:rsidRPr="00CF7289" w:rsidRDefault="00BD751F">
      <w:pPr>
        <w:spacing w:line="360" w:lineRule="auto"/>
        <w:ind w:firstLineChars="200" w:firstLine="480"/>
        <w:rPr>
          <w:rFonts w:asciiTheme="majorHAnsi" w:hAnsiTheme="majorHAnsi" w:cs="宋体"/>
          <w:bCs/>
          <w:sz w:val="24"/>
        </w:rPr>
      </w:pPr>
    </w:p>
    <w:p w14:paraId="5B433A9C" w14:textId="77777777" w:rsidR="00BD751F" w:rsidRPr="00CF7289" w:rsidRDefault="00BD751F" w:rsidP="00993134">
      <w:pPr>
        <w:spacing w:line="360" w:lineRule="auto"/>
        <w:ind w:firstLineChars="200" w:firstLine="480"/>
        <w:rPr>
          <w:rFonts w:asciiTheme="majorHAnsi" w:hAnsiTheme="majorHAnsi" w:cs="宋体"/>
          <w:bCs/>
          <w:sz w:val="24"/>
        </w:rPr>
      </w:pPr>
      <w:bookmarkStart w:id="681" w:name="_Toc141703895"/>
      <w:bookmarkStart w:id="682" w:name="_Toc139991745"/>
      <w:bookmarkStart w:id="683" w:name="_Toc32046"/>
      <w:bookmarkEnd w:id="679"/>
      <w:bookmarkEnd w:id="680"/>
      <w:r w:rsidRPr="00CF7289">
        <w:rPr>
          <w:rFonts w:asciiTheme="majorHAnsi" w:hAnsiTheme="majorHAnsi" w:cs="宋体"/>
          <w:bCs/>
          <w:sz w:val="24"/>
        </w:rPr>
        <w:t>一、估值日</w:t>
      </w:r>
    </w:p>
    <w:p w14:paraId="3D2C5EA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本基金的估值日为本基金相关的证券交易场所的交易日以及国家法律法规规定需要对外披露基金净值的非交易日。</w:t>
      </w:r>
    </w:p>
    <w:p w14:paraId="6A37AFF6" w14:textId="77777777" w:rsidR="00BD751F" w:rsidRPr="00CF7289" w:rsidRDefault="00BD751F">
      <w:pPr>
        <w:spacing w:line="360" w:lineRule="auto"/>
        <w:ind w:firstLineChars="200" w:firstLine="480"/>
        <w:rPr>
          <w:rFonts w:asciiTheme="majorHAnsi" w:hAnsiTheme="majorHAnsi" w:cs="宋体"/>
          <w:bCs/>
          <w:sz w:val="24"/>
        </w:rPr>
      </w:pPr>
    </w:p>
    <w:p w14:paraId="7566704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二、估值对象</w:t>
      </w:r>
    </w:p>
    <w:p w14:paraId="75EDE33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基金所拥有的股票、债券、金融衍生品和银行存款本息、应收款项、其它投资等资产及负债。</w:t>
      </w:r>
    </w:p>
    <w:p w14:paraId="42331218" w14:textId="77777777" w:rsidR="00215F09" w:rsidRPr="00CF7289" w:rsidRDefault="00215F09" w:rsidP="00215F09">
      <w:pPr>
        <w:spacing w:line="360" w:lineRule="auto"/>
        <w:ind w:firstLineChars="200" w:firstLine="480"/>
        <w:rPr>
          <w:rFonts w:asciiTheme="majorHAnsi" w:hAnsiTheme="majorHAnsi" w:cs="宋体"/>
          <w:bCs/>
          <w:sz w:val="24"/>
        </w:rPr>
      </w:pPr>
    </w:p>
    <w:p w14:paraId="3C49FD7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三、估值方法</w:t>
      </w:r>
    </w:p>
    <w:p w14:paraId="7D8D4A1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、证券交易所上市的有价证券的估值</w:t>
      </w:r>
    </w:p>
    <w:p w14:paraId="305F62D7" w14:textId="010524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）交易所上市的有价证券（包括股票</w:t>
      </w:r>
      <w:del w:id="684" w:author="郑雅雯" w:date="2020-08-11T23:12:00Z">
        <w:r w:rsidRPr="00CF7289" w:rsidDel="00FA076B">
          <w:rPr>
            <w:rFonts w:asciiTheme="majorHAnsi" w:hAnsiTheme="majorHAnsi" w:cs="宋体"/>
            <w:bCs/>
            <w:sz w:val="24"/>
          </w:rPr>
          <w:delText>、权证</w:delText>
        </w:r>
      </w:del>
      <w:r w:rsidRPr="00CF7289">
        <w:rPr>
          <w:rFonts w:asciiTheme="majorHAnsi" w:hAnsiTheme="majorHAnsi" w:cs="宋体"/>
          <w:bCs/>
          <w:sz w:val="24"/>
        </w:rPr>
        <w:t>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14:paraId="565FA4E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）交易所上市交易或挂牌转让的不含权和含权固定收益品种</w:t>
      </w:r>
      <w:r w:rsidR="00FB1C7E" w:rsidRPr="00CF7289">
        <w:rPr>
          <w:rFonts w:asciiTheme="majorHAnsi" w:hAnsiTheme="majorHAnsi" w:cs="宋体"/>
          <w:bCs/>
          <w:sz w:val="24"/>
        </w:rPr>
        <w:t>（</w:t>
      </w:r>
      <w:r w:rsidR="00377995" w:rsidRPr="00CF7289">
        <w:rPr>
          <w:rFonts w:asciiTheme="majorHAnsi" w:hAnsiTheme="majorHAnsi" w:cs="宋体" w:hint="eastAsia"/>
          <w:bCs/>
          <w:sz w:val="24"/>
        </w:rPr>
        <w:t>法律法规</w:t>
      </w:r>
      <w:r w:rsidR="00FB1C7E" w:rsidRPr="00CF7289">
        <w:rPr>
          <w:rFonts w:asciiTheme="majorHAnsi" w:hAnsiTheme="majorHAnsi" w:cs="宋体"/>
          <w:bCs/>
          <w:sz w:val="24"/>
        </w:rPr>
        <w:t>另有规定的除外）</w:t>
      </w:r>
      <w:r w:rsidRPr="00CF7289">
        <w:rPr>
          <w:rFonts w:asciiTheme="majorHAnsi" w:hAnsiTheme="majorHAnsi" w:cs="宋体"/>
          <w:bCs/>
          <w:sz w:val="24"/>
        </w:rPr>
        <w:t>，选取第三方估值机构提供的相应品种当日的估值净价</w:t>
      </w:r>
      <w:r w:rsidR="008422B9" w:rsidRPr="00CF7289">
        <w:rPr>
          <w:rFonts w:asciiTheme="majorHAnsi" w:hAnsiTheme="majorHAnsi" w:cs="宋体"/>
          <w:bCs/>
          <w:sz w:val="24"/>
        </w:rPr>
        <w:t>估值，具体估值机构由基金管理人和基金托管人协商约定</w:t>
      </w:r>
      <w:r w:rsidRPr="00CF7289">
        <w:rPr>
          <w:rFonts w:asciiTheme="majorHAnsi" w:hAnsiTheme="majorHAnsi" w:cs="宋体"/>
          <w:bCs/>
          <w:sz w:val="24"/>
        </w:rPr>
        <w:t>。</w:t>
      </w:r>
    </w:p>
    <w:p w14:paraId="2E4600B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w:t>
      </w:r>
      <w:r w:rsidR="008422B9" w:rsidRPr="00CF7289">
        <w:rPr>
          <w:rFonts w:asciiTheme="majorHAnsi" w:hAnsiTheme="majorHAnsi"/>
          <w:bCs/>
          <w:sz w:val="24"/>
        </w:rPr>
        <w:t>交易所上市</w:t>
      </w:r>
      <w:r w:rsidR="008422B9" w:rsidRPr="00CF7289">
        <w:rPr>
          <w:rFonts w:asciiTheme="majorHAnsi" w:hAnsiTheme="majorHAnsi"/>
          <w:sz w:val="24"/>
        </w:rPr>
        <w:t>交易的可转换</w:t>
      </w:r>
      <w:r w:rsidR="008422B9" w:rsidRPr="00CF7289">
        <w:rPr>
          <w:rFonts w:asciiTheme="majorHAnsi" w:hAnsiTheme="majorHAnsi"/>
          <w:bCs/>
          <w:sz w:val="24"/>
        </w:rPr>
        <w:t>债券</w:t>
      </w:r>
      <w:r w:rsidR="00FB1C7E" w:rsidRPr="00CF7289">
        <w:rPr>
          <w:rFonts w:asciiTheme="majorHAnsi" w:hAnsiTheme="majorHAnsi"/>
          <w:bCs/>
          <w:sz w:val="24"/>
        </w:rPr>
        <w:t>，</w:t>
      </w:r>
      <w:r w:rsidR="001E2C9E" w:rsidRPr="00CF7289">
        <w:rPr>
          <w:rFonts w:asciiTheme="majorHAnsi" w:hAnsiTheme="majorHAnsi" w:hint="eastAsia"/>
          <w:bCs/>
          <w:sz w:val="24"/>
        </w:rPr>
        <w:t>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p>
    <w:p w14:paraId="4E975629" w14:textId="3E03C013"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）交易所市场挂牌转让的资产支持证券</w:t>
      </w:r>
      <w:del w:id="685" w:author="郑雅雯" w:date="2020-08-11T23:13:00Z">
        <w:r w:rsidRPr="00CF7289" w:rsidDel="00FA076B">
          <w:rPr>
            <w:rFonts w:asciiTheme="majorHAnsi" w:hAnsiTheme="majorHAnsi" w:cs="宋体"/>
            <w:bCs/>
            <w:sz w:val="24"/>
          </w:rPr>
          <w:delText>和中小企业私募债券</w:delText>
        </w:r>
      </w:del>
      <w:r w:rsidRPr="00CF7289">
        <w:rPr>
          <w:rFonts w:asciiTheme="majorHAnsi" w:hAnsiTheme="majorHAnsi" w:cs="宋体"/>
          <w:bCs/>
          <w:sz w:val="24"/>
        </w:rPr>
        <w:t>，采用估值技术确定公允价值，在估值技术难以可靠计量公允价值的情况下，按成本估值。</w:t>
      </w:r>
    </w:p>
    <w:p w14:paraId="1ED1344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2</w:t>
      </w:r>
      <w:r w:rsidRPr="00CF7289">
        <w:rPr>
          <w:rFonts w:asciiTheme="majorHAnsi" w:hAnsiTheme="majorHAnsi" w:cs="宋体"/>
          <w:bCs/>
          <w:sz w:val="24"/>
        </w:rPr>
        <w:t>、处于未上市期间的有价证券应区分如下情况处理：</w:t>
      </w:r>
    </w:p>
    <w:p w14:paraId="5ACEF89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）送股、转增股、配股和公开增发的新股，按估值日在证券交易所挂牌的同一股票的估值方法估值；该日无交易的，以最近一日的市价（收盘价）估值。</w:t>
      </w:r>
    </w:p>
    <w:p w14:paraId="51234AD6" w14:textId="3D54A39A"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）首次公开发行未上市的股票、债券</w:t>
      </w:r>
      <w:del w:id="686" w:author="郑雅雯" w:date="2020-08-11T23:12:00Z">
        <w:r w:rsidRPr="00CF7289" w:rsidDel="00FA076B">
          <w:rPr>
            <w:rFonts w:asciiTheme="majorHAnsi" w:hAnsiTheme="majorHAnsi" w:cs="宋体"/>
            <w:bCs/>
            <w:sz w:val="24"/>
          </w:rPr>
          <w:delText>和权证</w:delText>
        </w:r>
      </w:del>
      <w:r w:rsidRPr="00CF7289">
        <w:rPr>
          <w:rFonts w:asciiTheme="majorHAnsi" w:hAnsiTheme="majorHAnsi" w:cs="宋体"/>
          <w:bCs/>
          <w:sz w:val="24"/>
        </w:rPr>
        <w:t>，采用估值技术确定公允价值，在估值技术难以可靠计量公允价值的情况下，按成本估值。</w:t>
      </w:r>
    </w:p>
    <w:p w14:paraId="51FAE45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）首次公开发行有明确锁定期的股票，同一股票在交易所上市后，按交易所上市的同一股票的估值方法估值；非公开发行有明确锁定期的股票，按监管机构或行业协会有关规定确定公允价值。</w:t>
      </w:r>
    </w:p>
    <w:p w14:paraId="2117777D" w14:textId="77777777" w:rsidR="00FB1C7E" w:rsidRPr="00CF7289" w:rsidRDefault="00FB1C7E" w:rsidP="00FB1C7E">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）对在交易所市场发行未上市或未挂牌转让的债券，采用估值技术确定公允价值，在估值技术难以可靠计量公允价值的情况下，按成本估值；</w:t>
      </w:r>
      <w:r w:rsidRPr="00CF7289">
        <w:rPr>
          <w:rFonts w:asciiTheme="majorHAnsi" w:hAnsiTheme="majorHAnsi" w:cs="宋体"/>
          <w:bCs/>
          <w:sz w:val="24"/>
        </w:rPr>
        <w:t xml:space="preserve"> </w:t>
      </w:r>
    </w:p>
    <w:p w14:paraId="1C4FB6A0" w14:textId="77777777" w:rsidR="00FB1C7E" w:rsidRPr="00CF7289" w:rsidRDefault="00FB1C7E" w:rsidP="00FB1C7E">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）对银行间市场未上市，且第三方估值机构未提供估值价格的债券，按成本估值。</w:t>
      </w:r>
    </w:p>
    <w:p w14:paraId="391DE527" w14:textId="77777777" w:rsidR="00FB1C7E" w:rsidRPr="00CF7289" w:rsidRDefault="00FB1C7E" w:rsidP="00FB1C7E">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、全国银行间债券市场交易的固定收益品种，选取第三方估值机构提供的相应品种当日的估值净价进行估值。</w:t>
      </w:r>
    </w:p>
    <w:p w14:paraId="4AECD88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、同一债券同时在两个或两个以上市场交易的，按债券所处的市场分别估值。</w:t>
      </w:r>
    </w:p>
    <w:p w14:paraId="7B3B278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w:t>
      </w:r>
      <w:r w:rsidR="00FB1C7E" w:rsidRPr="00CF7289">
        <w:rPr>
          <w:rFonts w:asciiTheme="majorHAnsi" w:hAnsiTheme="majorHAnsi" w:cs="宋体"/>
          <w:bCs/>
          <w:sz w:val="24"/>
        </w:rPr>
        <w:t>股指</w:t>
      </w:r>
      <w:r w:rsidRPr="00CF7289">
        <w:rPr>
          <w:rFonts w:asciiTheme="majorHAnsi" w:hAnsiTheme="majorHAnsi" w:cs="宋体"/>
          <w:bCs/>
          <w:sz w:val="24"/>
        </w:rPr>
        <w:t>期货合约以估值当日结算价进行估值，估值当日无结算价的，且最近交易日后经济环境未发生重大变化的，采用最近交易日结算价估值。</w:t>
      </w:r>
    </w:p>
    <w:p w14:paraId="51F81487" w14:textId="50124C9D" w:rsidR="001119C4" w:rsidRDefault="00E96B59" w:rsidP="001119C4">
      <w:pPr>
        <w:spacing w:line="360" w:lineRule="auto"/>
        <w:ind w:firstLineChars="200" w:firstLine="480"/>
        <w:rPr>
          <w:ins w:id="687" w:author="贺祎琪" w:date="2020-08-13T14:01:00Z"/>
          <w:rFonts w:ascii="宋体" w:hAnsi="宋体" w:cs="宋体"/>
          <w:bCs/>
          <w:sz w:val="24"/>
        </w:rPr>
      </w:pPr>
      <w:ins w:id="688" w:author="郑雅雯" w:date="2020-08-11T23:07:00Z">
        <w:r>
          <w:rPr>
            <w:rFonts w:ascii="宋体" w:hAnsi="宋体" w:cs="宋体"/>
            <w:bCs/>
            <w:sz w:val="24"/>
          </w:rPr>
          <w:t>6</w:t>
        </w:r>
        <w:r w:rsidRPr="00386A24">
          <w:rPr>
            <w:rFonts w:ascii="宋体" w:hAnsi="宋体" w:cs="宋体" w:hint="eastAsia"/>
            <w:bCs/>
            <w:sz w:val="24"/>
          </w:rPr>
          <w:t>、基金参与转融通证券出借业务的，应参照相关法律法规和中国证券投资基金业协会发布的相关规定进行估值，确保估值的公允性</w:t>
        </w:r>
        <w:r>
          <w:rPr>
            <w:rFonts w:ascii="宋体" w:hAnsi="宋体" w:cs="宋体" w:hint="eastAsia"/>
            <w:bCs/>
            <w:sz w:val="24"/>
          </w:rPr>
          <w:t>。</w:t>
        </w:r>
      </w:ins>
    </w:p>
    <w:p w14:paraId="69120D5B" w14:textId="240A89B4" w:rsidR="001119C4" w:rsidRDefault="001119C4" w:rsidP="001119C4">
      <w:pPr>
        <w:spacing w:line="360" w:lineRule="auto"/>
        <w:ind w:firstLineChars="200" w:firstLine="480"/>
        <w:rPr>
          <w:ins w:id="689" w:author="Llinks" w:date="2020-08-18T19:50:00Z"/>
          <w:rFonts w:ascii="宋体" w:hAnsi="宋体" w:cs="宋体"/>
          <w:bCs/>
          <w:sz w:val="24"/>
        </w:rPr>
      </w:pPr>
      <w:ins w:id="690" w:author="贺祎琪" w:date="2020-08-13T14:01:00Z">
        <w:r>
          <w:rPr>
            <w:rFonts w:ascii="宋体" w:hAnsi="宋体" w:cs="宋体" w:hint="eastAsia"/>
            <w:bCs/>
            <w:sz w:val="24"/>
          </w:rPr>
          <w:t>7、</w:t>
        </w:r>
        <w:r w:rsidRPr="00386A24">
          <w:rPr>
            <w:rFonts w:ascii="宋体" w:hAnsi="宋体" w:cs="宋体" w:hint="eastAsia"/>
            <w:bCs/>
            <w:sz w:val="24"/>
          </w:rPr>
          <w:t>基金参与</w:t>
        </w:r>
        <w:r>
          <w:rPr>
            <w:rFonts w:ascii="宋体" w:hAnsi="宋体" w:cs="宋体" w:hint="eastAsia"/>
            <w:bCs/>
            <w:sz w:val="24"/>
          </w:rPr>
          <w:t>融资</w:t>
        </w:r>
        <w:r w:rsidRPr="00386A24">
          <w:rPr>
            <w:rFonts w:ascii="宋体" w:hAnsi="宋体" w:cs="宋体" w:hint="eastAsia"/>
            <w:bCs/>
            <w:sz w:val="24"/>
          </w:rPr>
          <w:t>业务的，应参照相关法律法规和中国证券投资基金业协会发布的相关规定进行估值，确保估值的公允性</w:t>
        </w:r>
        <w:r>
          <w:rPr>
            <w:rFonts w:ascii="宋体" w:hAnsi="宋体" w:cs="宋体" w:hint="eastAsia"/>
            <w:bCs/>
            <w:sz w:val="24"/>
          </w:rPr>
          <w:t>。</w:t>
        </w:r>
      </w:ins>
    </w:p>
    <w:p w14:paraId="224EB937" w14:textId="6B1CF3A9" w:rsidR="005968FC" w:rsidRPr="005968FC" w:rsidRDefault="005968FC" w:rsidP="001119C4">
      <w:pPr>
        <w:spacing w:line="360" w:lineRule="auto"/>
        <w:ind w:firstLineChars="200" w:firstLine="480"/>
        <w:rPr>
          <w:ins w:id="691" w:author="郑雅雯" w:date="2020-08-11T23:07:00Z"/>
          <w:rFonts w:ascii="宋体" w:hAnsi="宋体" w:cs="宋体"/>
          <w:bCs/>
          <w:sz w:val="24"/>
          <w:rPrChange w:id="692" w:author="Llinks" w:date="2020-08-18T19:50:00Z">
            <w:rPr>
              <w:ins w:id="693" w:author="郑雅雯" w:date="2020-08-11T23:07:00Z"/>
              <w:rFonts w:asciiTheme="majorHAnsi" w:hAnsiTheme="majorHAnsi" w:cs="宋体"/>
              <w:bCs/>
              <w:sz w:val="24"/>
            </w:rPr>
          </w:rPrChange>
        </w:rPr>
      </w:pPr>
      <w:ins w:id="694" w:author="Llinks" w:date="2020-08-18T19:50:00Z">
        <w:r>
          <w:rPr>
            <w:rFonts w:ascii="宋体" w:hAnsi="宋体" w:cs="宋体"/>
            <w:bCs/>
            <w:sz w:val="24"/>
          </w:rPr>
          <w:t>8</w:t>
        </w:r>
        <w:r w:rsidRPr="005968FC">
          <w:rPr>
            <w:rFonts w:ascii="宋体" w:hAnsi="宋体" w:cs="宋体" w:hint="eastAsia"/>
            <w:bCs/>
            <w:sz w:val="24"/>
          </w:rPr>
          <w:t>、当发生大额申购或赎回情形时，基金管理人可以采用摆动定价机制，以确保基金估值的公平性。</w:t>
        </w:r>
      </w:ins>
    </w:p>
    <w:p w14:paraId="27675AC1" w14:textId="50BC9D72" w:rsidR="00377995" w:rsidRPr="00CF7289" w:rsidRDefault="00377995" w:rsidP="001E2C9E">
      <w:pPr>
        <w:spacing w:line="360" w:lineRule="auto"/>
        <w:ind w:firstLineChars="200" w:firstLine="480"/>
        <w:rPr>
          <w:rFonts w:asciiTheme="majorHAnsi" w:hAnsiTheme="majorHAnsi" w:cs="宋体"/>
          <w:bCs/>
          <w:sz w:val="24"/>
        </w:rPr>
      </w:pPr>
      <w:del w:id="695" w:author="郑雅雯" w:date="2020-08-11T23:07:00Z">
        <w:r w:rsidRPr="00CF7289" w:rsidDel="00E96B59">
          <w:rPr>
            <w:rFonts w:asciiTheme="majorHAnsi" w:hAnsiTheme="majorHAnsi" w:cs="宋体" w:hint="eastAsia"/>
            <w:bCs/>
            <w:sz w:val="24"/>
          </w:rPr>
          <w:delText>6</w:delText>
        </w:r>
      </w:del>
      <w:ins w:id="696" w:author="Llinks" w:date="2020-08-18T19:50:00Z">
        <w:r w:rsidR="005968FC">
          <w:rPr>
            <w:rFonts w:asciiTheme="majorHAnsi" w:hAnsiTheme="majorHAnsi" w:cs="宋体"/>
            <w:bCs/>
            <w:sz w:val="24"/>
          </w:rPr>
          <w:t>9</w:t>
        </w:r>
      </w:ins>
      <w:ins w:id="697" w:author="贺祎琪" w:date="2020-08-13T14:04:00Z">
        <w:del w:id="698" w:author="Llinks" w:date="2020-08-18T19:50:00Z">
          <w:r w:rsidR="00512AA0" w:rsidDel="005968FC">
            <w:rPr>
              <w:rFonts w:asciiTheme="majorHAnsi" w:hAnsiTheme="majorHAnsi" w:cs="宋体"/>
              <w:bCs/>
              <w:sz w:val="24"/>
            </w:rPr>
            <w:delText>8</w:delText>
          </w:r>
        </w:del>
      </w:ins>
      <w:ins w:id="699" w:author="郑雅雯" w:date="2020-08-11T23:07:00Z">
        <w:del w:id="700" w:author="贺祎琪" w:date="2020-08-13T14:04:00Z">
          <w:r w:rsidR="00E96B59" w:rsidDel="00512AA0">
            <w:rPr>
              <w:rFonts w:asciiTheme="majorHAnsi" w:hAnsiTheme="majorHAnsi" w:cs="宋体"/>
              <w:bCs/>
              <w:sz w:val="24"/>
            </w:rPr>
            <w:delText>7</w:delText>
          </w:r>
        </w:del>
      </w:ins>
      <w:r w:rsidR="00BD751F" w:rsidRPr="00CF7289">
        <w:rPr>
          <w:rFonts w:asciiTheme="majorHAnsi" w:hAnsiTheme="majorHAnsi" w:cs="宋体"/>
          <w:bCs/>
          <w:sz w:val="24"/>
        </w:rPr>
        <w:t>、</w:t>
      </w:r>
      <w:r w:rsidRPr="00CF7289">
        <w:rPr>
          <w:rFonts w:asciiTheme="majorHAnsi" w:hAnsiTheme="majorHAnsi" w:cs="宋体"/>
          <w:bCs/>
          <w:sz w:val="24"/>
        </w:rPr>
        <w:t>如有充分理由表明按上述方法进行估值不能客观反映其公允价值的，基金管理人可根据具体情况与基金托管人商定后，按最能反映公允价值的价格估值。</w:t>
      </w:r>
    </w:p>
    <w:p w14:paraId="43115E54" w14:textId="2BAA7BB8" w:rsidR="00BD751F" w:rsidRPr="00CF7289" w:rsidRDefault="001E2C9E">
      <w:pPr>
        <w:spacing w:line="360" w:lineRule="auto"/>
        <w:ind w:firstLineChars="200" w:firstLine="480"/>
        <w:rPr>
          <w:rFonts w:asciiTheme="majorHAnsi" w:hAnsiTheme="majorHAnsi" w:cs="宋体"/>
          <w:bCs/>
          <w:sz w:val="24"/>
        </w:rPr>
      </w:pPr>
      <w:del w:id="701" w:author="郑雅雯" w:date="2020-08-10T16:26:00Z">
        <w:r w:rsidRPr="00CF7289" w:rsidDel="0064337F">
          <w:rPr>
            <w:rFonts w:asciiTheme="majorHAnsi" w:hAnsiTheme="majorHAnsi" w:cs="宋体" w:hint="eastAsia"/>
            <w:bCs/>
            <w:sz w:val="24"/>
          </w:rPr>
          <w:delText>7</w:delText>
        </w:r>
      </w:del>
      <w:ins w:id="702" w:author="Llinks" w:date="2020-08-18T19:50:00Z">
        <w:r w:rsidR="005968FC">
          <w:rPr>
            <w:rFonts w:asciiTheme="majorHAnsi" w:hAnsiTheme="majorHAnsi" w:cs="宋体"/>
            <w:bCs/>
            <w:sz w:val="24"/>
          </w:rPr>
          <w:t>10</w:t>
        </w:r>
      </w:ins>
      <w:ins w:id="703" w:author="贺祎琪" w:date="2020-08-13T14:04:00Z">
        <w:del w:id="704" w:author="Llinks" w:date="2020-08-18T19:50:00Z">
          <w:r w:rsidR="00512AA0" w:rsidDel="005968FC">
            <w:rPr>
              <w:rFonts w:asciiTheme="majorHAnsi" w:hAnsiTheme="majorHAnsi" w:cs="宋体"/>
              <w:bCs/>
              <w:sz w:val="24"/>
            </w:rPr>
            <w:delText>9</w:delText>
          </w:r>
        </w:del>
      </w:ins>
      <w:ins w:id="705" w:author="郑雅雯" w:date="2020-08-10T16:26:00Z">
        <w:del w:id="706" w:author="贺祎琪" w:date="2020-08-13T14:04:00Z">
          <w:r w:rsidR="0064337F" w:rsidDel="00512AA0">
            <w:rPr>
              <w:rFonts w:asciiTheme="majorHAnsi" w:hAnsiTheme="majorHAnsi" w:cs="宋体"/>
              <w:bCs/>
              <w:sz w:val="24"/>
            </w:rPr>
            <w:delText>8</w:delText>
          </w:r>
        </w:del>
      </w:ins>
      <w:r w:rsidR="00FB1C7E" w:rsidRPr="00CF7289">
        <w:rPr>
          <w:rFonts w:asciiTheme="majorHAnsi" w:hAnsiTheme="majorHAnsi" w:cs="宋体"/>
          <w:bCs/>
          <w:sz w:val="24"/>
        </w:rPr>
        <w:t>、</w:t>
      </w:r>
      <w:r w:rsidR="00BD751F" w:rsidRPr="00CF7289">
        <w:rPr>
          <w:rFonts w:asciiTheme="majorHAnsi" w:hAnsiTheme="majorHAnsi" w:cs="宋体"/>
          <w:bCs/>
          <w:sz w:val="24"/>
        </w:rPr>
        <w:t>相关法律法规以及监管部门有强制规定的，从其规定。如有新增事项，按国家最新规定估值。</w:t>
      </w:r>
    </w:p>
    <w:p w14:paraId="0C5C898C" w14:textId="77777777" w:rsidR="00BD751F" w:rsidRPr="00CF7289" w:rsidRDefault="00BD751F">
      <w:pPr>
        <w:spacing w:line="360" w:lineRule="auto"/>
        <w:ind w:firstLineChars="200" w:firstLine="480"/>
        <w:rPr>
          <w:rStyle w:val="read"/>
          <w:rFonts w:asciiTheme="majorHAnsi" w:hAnsiTheme="majorHAnsi" w:cs="宋体"/>
          <w:bCs/>
          <w:sz w:val="24"/>
        </w:rPr>
      </w:pPr>
      <w:r w:rsidRPr="00CF7289">
        <w:rPr>
          <w:rStyle w:val="read"/>
          <w:rFonts w:asciiTheme="majorHAnsi" w:hAnsiTheme="majorHAnsi" w:cs="宋体"/>
          <w:bCs/>
          <w:sz w:val="24"/>
        </w:rPr>
        <w:lastRenderedPageBreak/>
        <w:t>如基金管理人或基金托管人发现基金估值违反基金合同订明的估值方法、程序及相关法律法规的规定或者未能充分维护基金份额持有人利益时，应立即通知对方，共同查明原因，双方协商解决。</w:t>
      </w:r>
    </w:p>
    <w:p w14:paraId="551568D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w:t>
      </w:r>
      <w:del w:id="707" w:author="Llinks [2]" w:date="2020-08-17T11:38:00Z">
        <w:r w:rsidRPr="00CF7289" w:rsidDel="004C52C8">
          <w:rPr>
            <w:rFonts w:asciiTheme="majorHAnsi" w:hAnsiTheme="majorHAnsi" w:cs="宋体"/>
            <w:bCs/>
            <w:sz w:val="24"/>
          </w:rPr>
          <w:delText>资产</w:delText>
        </w:r>
      </w:del>
      <w:r w:rsidRPr="00CF7289">
        <w:rPr>
          <w:rFonts w:asciiTheme="majorHAnsi" w:hAnsiTheme="majorHAnsi" w:cs="宋体"/>
          <w:bCs/>
          <w:sz w:val="24"/>
        </w:rPr>
        <w:t>净值的计算结果对外予以公布。</w:t>
      </w:r>
    </w:p>
    <w:p w14:paraId="31640E05" w14:textId="77777777" w:rsidR="00BD751F" w:rsidRPr="00CF7289" w:rsidRDefault="00BD751F">
      <w:pPr>
        <w:spacing w:line="360" w:lineRule="auto"/>
        <w:ind w:firstLineChars="200" w:firstLine="480"/>
        <w:rPr>
          <w:rFonts w:asciiTheme="majorHAnsi" w:hAnsiTheme="majorHAnsi" w:cs="宋体"/>
          <w:bCs/>
          <w:sz w:val="24"/>
        </w:rPr>
      </w:pPr>
    </w:p>
    <w:p w14:paraId="667AB0B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四、估值程序</w:t>
      </w:r>
    </w:p>
    <w:p w14:paraId="0BD9CFE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、基金份额净值是按照每个工作日闭市后，基金资产净值除以当日基金份额的余额数量计算，精确到</w:t>
      </w:r>
      <w:r w:rsidRPr="00CF7289">
        <w:rPr>
          <w:rFonts w:asciiTheme="majorHAnsi" w:hAnsiTheme="majorHAnsi" w:cs="宋体"/>
          <w:bCs/>
          <w:sz w:val="24"/>
        </w:rPr>
        <w:t>0.00</w:t>
      </w:r>
      <w:r w:rsidR="007C65E3" w:rsidRPr="00CF7289">
        <w:rPr>
          <w:rFonts w:asciiTheme="majorHAnsi" w:hAnsiTheme="majorHAnsi" w:cs="宋体"/>
          <w:bCs/>
          <w:sz w:val="24"/>
        </w:rPr>
        <w:t>0</w:t>
      </w:r>
      <w:r w:rsidRPr="00CF7289">
        <w:rPr>
          <w:rFonts w:asciiTheme="majorHAnsi" w:hAnsiTheme="majorHAnsi" w:cs="宋体"/>
          <w:bCs/>
          <w:sz w:val="24"/>
        </w:rPr>
        <w:t>1</w:t>
      </w:r>
      <w:r w:rsidRPr="00CF7289">
        <w:rPr>
          <w:rFonts w:asciiTheme="majorHAnsi" w:hAnsiTheme="majorHAnsi" w:cs="宋体"/>
          <w:bCs/>
          <w:sz w:val="24"/>
        </w:rPr>
        <w:t>元，小数点后</w:t>
      </w:r>
      <w:r w:rsidR="007C65E3" w:rsidRPr="00CF7289">
        <w:rPr>
          <w:rFonts w:asciiTheme="majorHAnsi" w:hAnsiTheme="majorHAnsi" w:cs="宋体"/>
          <w:bCs/>
          <w:sz w:val="24"/>
        </w:rPr>
        <w:t>第</w:t>
      </w:r>
      <w:r w:rsidR="007C65E3" w:rsidRPr="00CF7289">
        <w:rPr>
          <w:rFonts w:asciiTheme="majorHAnsi" w:hAnsiTheme="majorHAnsi" w:cs="宋体"/>
          <w:bCs/>
          <w:sz w:val="24"/>
        </w:rPr>
        <w:t>5</w:t>
      </w:r>
      <w:r w:rsidRPr="00CF7289">
        <w:rPr>
          <w:rFonts w:asciiTheme="majorHAnsi" w:hAnsiTheme="majorHAnsi" w:cs="宋体"/>
          <w:bCs/>
          <w:sz w:val="24"/>
        </w:rPr>
        <w:t>位四舍五入。国家另有规定的，从其规定。</w:t>
      </w:r>
    </w:p>
    <w:p w14:paraId="3E094A4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基金管理人每个工作日计算基金资产净值及各类基金份额的基金份额净值，并按规定公告。</w:t>
      </w:r>
    </w:p>
    <w:p w14:paraId="05724CB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应每个工作日对基金资产估值。但基金管理人根据法律法规或本基金合同的规定暂停估值时除外。基金管理人每个工作日对基金资产估值后，将各类基金份额的基金份额净值结果发送基金托管人，经基金托管人复核无误后，由基金管理人对外公布。</w:t>
      </w:r>
    </w:p>
    <w:p w14:paraId="0CF61606" w14:textId="77777777" w:rsidR="00BD751F" w:rsidRPr="00CF7289" w:rsidRDefault="00BD751F">
      <w:pPr>
        <w:spacing w:line="360" w:lineRule="auto"/>
        <w:ind w:firstLineChars="200" w:firstLine="480"/>
        <w:rPr>
          <w:rFonts w:asciiTheme="majorHAnsi" w:hAnsiTheme="majorHAnsi" w:cs="宋体"/>
          <w:bCs/>
          <w:sz w:val="24"/>
        </w:rPr>
      </w:pPr>
    </w:p>
    <w:p w14:paraId="57B79C3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五、估值错误的处理</w:t>
      </w:r>
    </w:p>
    <w:p w14:paraId="39F131D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基金管理人和基金托管人将采取必要、适当、合理的措施确保基金资产估值的准确性、及时性。当基金份额净值小数点后</w:t>
      </w:r>
      <w:r w:rsidR="00E52AFE" w:rsidRPr="00CF7289">
        <w:rPr>
          <w:rFonts w:asciiTheme="majorHAnsi" w:hAnsiTheme="majorHAnsi" w:cs="宋体" w:hint="eastAsia"/>
          <w:bCs/>
          <w:sz w:val="24"/>
        </w:rPr>
        <w:t>4</w:t>
      </w:r>
      <w:r w:rsidRPr="00CF7289">
        <w:rPr>
          <w:rFonts w:asciiTheme="majorHAnsi" w:hAnsiTheme="majorHAnsi" w:cs="宋体"/>
          <w:bCs/>
          <w:sz w:val="24"/>
        </w:rPr>
        <w:t>位以内</w:t>
      </w:r>
      <w:r w:rsidRPr="00CF7289">
        <w:rPr>
          <w:rFonts w:asciiTheme="majorHAnsi" w:hAnsiTheme="majorHAnsi" w:cs="宋体"/>
          <w:bCs/>
          <w:sz w:val="24"/>
        </w:rPr>
        <w:t>(</w:t>
      </w:r>
      <w:r w:rsidRPr="00CF7289">
        <w:rPr>
          <w:rFonts w:asciiTheme="majorHAnsi" w:hAnsiTheme="majorHAnsi" w:cs="宋体"/>
          <w:bCs/>
          <w:sz w:val="24"/>
        </w:rPr>
        <w:t>含第</w:t>
      </w:r>
      <w:r w:rsidR="00E52AFE" w:rsidRPr="00CF7289">
        <w:rPr>
          <w:rFonts w:asciiTheme="majorHAnsi" w:hAnsiTheme="majorHAnsi" w:cs="宋体" w:hint="eastAsia"/>
          <w:bCs/>
          <w:sz w:val="24"/>
        </w:rPr>
        <w:t>4</w:t>
      </w:r>
      <w:r w:rsidRPr="00CF7289">
        <w:rPr>
          <w:rFonts w:asciiTheme="majorHAnsi" w:hAnsiTheme="majorHAnsi" w:cs="宋体"/>
          <w:bCs/>
          <w:sz w:val="24"/>
        </w:rPr>
        <w:t>位</w:t>
      </w:r>
      <w:r w:rsidRPr="00CF7289">
        <w:rPr>
          <w:rFonts w:asciiTheme="majorHAnsi" w:hAnsiTheme="majorHAnsi" w:cs="宋体"/>
          <w:bCs/>
          <w:sz w:val="24"/>
        </w:rPr>
        <w:t>)</w:t>
      </w:r>
      <w:r w:rsidRPr="00CF7289">
        <w:rPr>
          <w:rFonts w:asciiTheme="majorHAnsi" w:hAnsiTheme="majorHAnsi" w:cs="宋体"/>
          <w:bCs/>
          <w:sz w:val="24"/>
        </w:rPr>
        <w:t>发生差错时，视为估值错误。</w:t>
      </w:r>
    </w:p>
    <w:p w14:paraId="7510E31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本基金合同的当事人应按照以下约定处理：</w:t>
      </w:r>
    </w:p>
    <w:p w14:paraId="23E58E4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、估值错误类型</w:t>
      </w:r>
    </w:p>
    <w:p w14:paraId="388F087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本基金运作过程中，如果由于基金管理人或基金托管人、或登记机构、或销售机构、或投资人自身的过错造成估值错误，导致其他当事人遭受损失的，过错的责任人应当对由于该估值错误遭受损失当事人</w:t>
      </w:r>
      <w:r w:rsidRPr="00CF7289">
        <w:rPr>
          <w:rFonts w:asciiTheme="majorHAnsi" w:hAnsiTheme="majorHAnsi" w:cs="宋体"/>
          <w:bCs/>
          <w:sz w:val="24"/>
        </w:rPr>
        <w:t>(“</w:t>
      </w:r>
      <w:r w:rsidRPr="00CF7289">
        <w:rPr>
          <w:rFonts w:asciiTheme="majorHAnsi" w:hAnsiTheme="majorHAnsi" w:cs="宋体"/>
          <w:bCs/>
          <w:sz w:val="24"/>
        </w:rPr>
        <w:t>受损方</w:t>
      </w:r>
      <w:r w:rsidRPr="00CF7289">
        <w:rPr>
          <w:rFonts w:asciiTheme="majorHAnsi" w:hAnsiTheme="majorHAnsi" w:cs="宋体"/>
          <w:bCs/>
          <w:sz w:val="24"/>
        </w:rPr>
        <w:t>”)</w:t>
      </w:r>
      <w:r w:rsidRPr="00CF7289">
        <w:rPr>
          <w:rFonts w:asciiTheme="majorHAnsi" w:hAnsiTheme="majorHAnsi" w:cs="宋体"/>
          <w:bCs/>
          <w:sz w:val="24"/>
        </w:rPr>
        <w:t>的直接损失按下述</w:t>
      </w:r>
      <w:r w:rsidRPr="00CF7289">
        <w:rPr>
          <w:rFonts w:asciiTheme="majorHAnsi" w:hAnsiTheme="majorHAnsi" w:cs="宋体"/>
          <w:bCs/>
          <w:sz w:val="24"/>
        </w:rPr>
        <w:t>“</w:t>
      </w:r>
      <w:r w:rsidRPr="00CF7289">
        <w:rPr>
          <w:rFonts w:asciiTheme="majorHAnsi" w:hAnsiTheme="majorHAnsi" w:cs="宋体"/>
          <w:bCs/>
          <w:sz w:val="24"/>
        </w:rPr>
        <w:t>估值错误处理原则</w:t>
      </w:r>
      <w:r w:rsidRPr="00CF7289">
        <w:rPr>
          <w:rFonts w:asciiTheme="majorHAnsi" w:hAnsiTheme="majorHAnsi" w:cs="宋体"/>
          <w:bCs/>
          <w:sz w:val="24"/>
        </w:rPr>
        <w:t>”</w:t>
      </w:r>
      <w:r w:rsidRPr="00CF7289">
        <w:rPr>
          <w:rFonts w:asciiTheme="majorHAnsi" w:hAnsiTheme="majorHAnsi" w:cs="宋体"/>
          <w:bCs/>
          <w:sz w:val="24"/>
        </w:rPr>
        <w:t>给予赔偿，承担赔偿责任。</w:t>
      </w:r>
    </w:p>
    <w:p w14:paraId="62438CB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上述估值错误的主要类型包括但不限于：资料申报差错、数据传输差错、数据计算差错、系统故障差错、下达指令差错等。</w:t>
      </w:r>
    </w:p>
    <w:p w14:paraId="54798AF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、估值错误处理原则</w:t>
      </w:r>
    </w:p>
    <w:p w14:paraId="55D4FAB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66A27E1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）估值错误的责任方对有关当事人的直接损失负责，不对间接损失负责，并且仅对估值错误的有关直接当事人负责，不对第三方负责。</w:t>
      </w:r>
    </w:p>
    <w:p w14:paraId="02CD1D9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）因估值错误而获得不当得利的当事人负有及时返还不当得利的义务。但估值错误责任方仍应对估值错误负责。如果由于获得不当得利的当事人不返还或不全部返还不当得利造成其他当事人的利益损失</w:t>
      </w:r>
      <w:r w:rsidRPr="00CF7289">
        <w:rPr>
          <w:rFonts w:asciiTheme="majorHAnsi" w:hAnsiTheme="majorHAnsi" w:cs="宋体"/>
          <w:bCs/>
          <w:sz w:val="24"/>
        </w:rPr>
        <w:t>(“</w:t>
      </w:r>
      <w:r w:rsidRPr="00CF7289">
        <w:rPr>
          <w:rFonts w:asciiTheme="majorHAnsi" w:hAnsiTheme="majorHAnsi" w:cs="宋体"/>
          <w:bCs/>
          <w:sz w:val="24"/>
        </w:rPr>
        <w:t>受损方</w:t>
      </w:r>
      <w:r w:rsidRPr="00CF7289">
        <w:rPr>
          <w:rFonts w:asciiTheme="majorHAnsi" w:hAnsiTheme="majorHAnsi" w:cs="宋体"/>
          <w:bCs/>
          <w:sz w:val="24"/>
        </w:rPr>
        <w:t>”)</w:t>
      </w:r>
      <w:r w:rsidRPr="00CF7289">
        <w:rPr>
          <w:rFonts w:asciiTheme="majorHAnsi" w:hAnsiTheme="majorHAnsi" w:cs="宋体"/>
          <w:bCs/>
          <w:sz w:val="24"/>
        </w:rP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11F5EC4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）估值错误调整采用尽量恢复至假设未发生估值错误的正确情形的方式。</w:t>
      </w:r>
    </w:p>
    <w:p w14:paraId="227603E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、估值错误处理程序</w:t>
      </w:r>
    </w:p>
    <w:p w14:paraId="2480E14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估值错误被发现后，有关的当事人应当及时进行处理，处理的程序如下：</w:t>
      </w:r>
    </w:p>
    <w:p w14:paraId="7F4E4BC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）查明估值错误发生的原因，列明所有的当事人，并根据估值错误发生的原因确定估值错误的责任方；</w:t>
      </w:r>
    </w:p>
    <w:p w14:paraId="79BD46D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）根据估值错误处理原则或当事人协商的方法对因估值错误造成的损失进行评估；</w:t>
      </w:r>
    </w:p>
    <w:p w14:paraId="6D5284C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）根据估值错误处理原则或当事人协商的方法由估值错误的责任方进行更正和赔偿损失；</w:t>
      </w:r>
    </w:p>
    <w:p w14:paraId="11BCEA2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）根据估值错误处理的方法，需要修改基金登记机构交易数据的，由基</w:t>
      </w:r>
      <w:r w:rsidRPr="00CF7289">
        <w:rPr>
          <w:rFonts w:asciiTheme="majorHAnsi" w:hAnsiTheme="majorHAnsi" w:cs="宋体"/>
          <w:bCs/>
          <w:sz w:val="24"/>
        </w:rPr>
        <w:lastRenderedPageBreak/>
        <w:t>金登记机构进行更正，并就估值错误的更正向有关当事人进行确认。</w:t>
      </w:r>
    </w:p>
    <w:p w14:paraId="17700A5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、基金份额净值估值错误处理的方法如下：</w:t>
      </w:r>
    </w:p>
    <w:p w14:paraId="4048ED6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）基金份额净值计算出现错误时，基金管理人应当立即予以纠正，通报基金托管人，并采取合理的措施防止损失进一步扩大。</w:t>
      </w:r>
    </w:p>
    <w:p w14:paraId="48C8DE7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）错误偏差达到基金份额净值的</w:t>
      </w:r>
      <w:r w:rsidRPr="00CF7289">
        <w:rPr>
          <w:rFonts w:asciiTheme="majorHAnsi" w:hAnsiTheme="majorHAnsi" w:cs="宋体"/>
          <w:bCs/>
          <w:sz w:val="24"/>
        </w:rPr>
        <w:t>0.25%</w:t>
      </w:r>
      <w:r w:rsidRPr="00CF7289">
        <w:rPr>
          <w:rFonts w:asciiTheme="majorHAnsi" w:hAnsiTheme="majorHAnsi" w:cs="宋体"/>
          <w:bCs/>
          <w:sz w:val="24"/>
        </w:rPr>
        <w:t>时，基金管理人应当通报基金托管人；错误偏差达到基金份额净值的</w:t>
      </w:r>
      <w:r w:rsidRPr="00CF7289">
        <w:rPr>
          <w:rFonts w:asciiTheme="majorHAnsi" w:hAnsiTheme="majorHAnsi" w:cs="宋体"/>
          <w:bCs/>
          <w:sz w:val="24"/>
        </w:rPr>
        <w:t>0.5%</w:t>
      </w:r>
      <w:r w:rsidRPr="00CF7289">
        <w:rPr>
          <w:rFonts w:asciiTheme="majorHAnsi" w:hAnsiTheme="majorHAnsi" w:cs="宋体"/>
          <w:bCs/>
          <w:sz w:val="24"/>
        </w:rPr>
        <w:t>时，基金管理人应当公告并报中国证监会备案。</w:t>
      </w:r>
    </w:p>
    <w:p w14:paraId="5D0C393A" w14:textId="77777777" w:rsidR="008422B9" w:rsidRPr="00CF7289" w:rsidRDefault="00BD751F" w:rsidP="008422B9">
      <w:pPr>
        <w:spacing w:line="360" w:lineRule="auto"/>
        <w:ind w:firstLineChars="200" w:firstLine="480"/>
        <w:rPr>
          <w:rFonts w:asciiTheme="majorHAnsi" w:hAnsiTheme="majorHAnsi"/>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w:t>
      </w:r>
      <w:r w:rsidR="008422B9" w:rsidRPr="00CF7289">
        <w:rPr>
          <w:rFonts w:asciiTheme="majorHAnsi" w:hAnsiTheme="majorHAnsi"/>
          <w:bCs/>
          <w:sz w:val="24"/>
        </w:rPr>
        <w:t>当基金份额净值计算差错给基金和基金份额持有人造成损失需要进行赔偿时，基金管理人和基金托管人应根据实际情况界定双方承担的责任，经确认后按以下条款进行赔偿：</w:t>
      </w:r>
    </w:p>
    <w:p w14:paraId="38FC3B6A" w14:textId="77777777" w:rsidR="008422B9" w:rsidRPr="00CF7289" w:rsidRDefault="008422B9" w:rsidP="008422B9">
      <w:pPr>
        <w:spacing w:line="360" w:lineRule="auto"/>
        <w:ind w:firstLineChars="200" w:firstLine="480"/>
        <w:rPr>
          <w:rFonts w:asciiTheme="majorHAnsi" w:hAnsiTheme="majorHAnsi"/>
          <w:bCs/>
          <w:sz w:val="24"/>
        </w:rPr>
      </w:pPr>
      <w:r w:rsidRPr="00CF7289">
        <w:rPr>
          <w:rFonts w:asciiTheme="majorHAnsi" w:hAnsiTheme="majorHAnsi"/>
          <w:bCs/>
          <w:sz w:val="24"/>
        </w:rPr>
        <w:t>①</w:t>
      </w:r>
      <w:r w:rsidRPr="00CF7289">
        <w:rPr>
          <w:rFonts w:asciiTheme="majorHAnsi" w:hAnsiTheme="majorHAnsi"/>
          <w:bCs/>
          <w:sz w:val="24"/>
        </w:rPr>
        <w:t>本基金的基金会计责任方由基金管理人担任，与本基金有关的会计问题，如经双方在平等基础上充分讨论后，尚不能达成一致时，按基金管理人的建议执行，由此给基金份额持有人和基金财产造成的损失，由基金管理人负责赔付。</w:t>
      </w:r>
    </w:p>
    <w:p w14:paraId="3F802714" w14:textId="77777777" w:rsidR="008422B9" w:rsidRPr="00CF7289" w:rsidRDefault="008422B9" w:rsidP="008422B9">
      <w:pPr>
        <w:spacing w:line="360" w:lineRule="auto"/>
        <w:ind w:firstLineChars="200" w:firstLine="480"/>
        <w:rPr>
          <w:rFonts w:asciiTheme="majorHAnsi" w:hAnsiTheme="majorHAnsi"/>
          <w:bCs/>
          <w:sz w:val="24"/>
        </w:rPr>
      </w:pPr>
      <w:r w:rsidRPr="00CF7289">
        <w:rPr>
          <w:rFonts w:asciiTheme="majorHAnsi" w:hAnsiTheme="majorHAnsi"/>
          <w:bCs/>
          <w:sz w:val="24"/>
        </w:rPr>
        <w:t>②</w:t>
      </w:r>
      <w:r w:rsidRPr="00CF7289">
        <w:rPr>
          <w:rFonts w:asciiTheme="majorHAnsi" w:hAnsiTheme="majorHAnsi"/>
          <w:bCs/>
          <w:sz w:val="24"/>
        </w:rP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p>
    <w:p w14:paraId="3267EE60" w14:textId="77777777" w:rsidR="008422B9" w:rsidRPr="00CF7289" w:rsidRDefault="008422B9" w:rsidP="008422B9">
      <w:pPr>
        <w:spacing w:line="360" w:lineRule="auto"/>
        <w:ind w:firstLineChars="200" w:firstLine="480"/>
        <w:rPr>
          <w:rFonts w:asciiTheme="majorHAnsi" w:hAnsiTheme="majorHAnsi"/>
          <w:bCs/>
          <w:sz w:val="24"/>
        </w:rPr>
      </w:pPr>
      <w:r w:rsidRPr="00CF7289">
        <w:rPr>
          <w:rFonts w:asciiTheme="majorHAnsi" w:hAnsiTheme="majorHAnsi"/>
          <w:bCs/>
          <w:sz w:val="24"/>
        </w:rPr>
        <w:t>③</w:t>
      </w:r>
      <w:r w:rsidRPr="00CF7289">
        <w:rPr>
          <w:rFonts w:asciiTheme="majorHAnsi" w:hAnsiTheme="majorHAnsi"/>
          <w:bCs/>
          <w:sz w:val="24"/>
        </w:rP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p>
    <w:p w14:paraId="5830B6FC" w14:textId="77777777" w:rsidR="008422B9" w:rsidRPr="00CF7289" w:rsidRDefault="008422B9" w:rsidP="008422B9">
      <w:pPr>
        <w:spacing w:line="360" w:lineRule="auto"/>
        <w:ind w:firstLineChars="200" w:firstLine="480"/>
        <w:rPr>
          <w:rFonts w:asciiTheme="majorHAnsi" w:hAnsiTheme="majorHAnsi"/>
          <w:bCs/>
          <w:sz w:val="24"/>
        </w:rPr>
      </w:pPr>
      <w:r w:rsidRPr="00CF7289">
        <w:rPr>
          <w:rFonts w:asciiTheme="majorHAnsi" w:hAnsiTheme="majorHAnsi"/>
          <w:bCs/>
          <w:sz w:val="24"/>
        </w:rPr>
        <w:t>④</w:t>
      </w:r>
      <w:r w:rsidRPr="00CF7289">
        <w:rPr>
          <w:rFonts w:asciiTheme="majorHAnsi" w:hAnsiTheme="majorHAnsi"/>
          <w:bCs/>
          <w:sz w:val="24"/>
        </w:rPr>
        <w:t>由于基金管理人提供的信息错误（包括但不限于基金申购或赎回金额等），进而导致基金份额净值计算错误而引起的基金份额持有人和基金财产的损失，由基金管理人负责赔付。</w:t>
      </w:r>
      <w:r w:rsidRPr="00CF7289">
        <w:rPr>
          <w:rFonts w:asciiTheme="majorHAnsi" w:hAnsiTheme="majorHAnsi"/>
          <w:bCs/>
          <w:sz w:val="24"/>
        </w:rPr>
        <w:t xml:space="preserve"> </w:t>
      </w:r>
    </w:p>
    <w:p w14:paraId="5FE8C0C7" w14:textId="77777777" w:rsidR="008422B9" w:rsidRPr="00CF7289" w:rsidRDefault="008422B9" w:rsidP="008422B9">
      <w:pPr>
        <w:spacing w:line="360" w:lineRule="auto"/>
        <w:ind w:firstLineChars="200" w:firstLine="480"/>
        <w:rPr>
          <w:rFonts w:asciiTheme="majorHAnsi" w:hAnsiTheme="majorHAnsi"/>
          <w:bCs/>
          <w:sz w:val="24"/>
        </w:rPr>
      </w:pPr>
      <w:r w:rsidRPr="00CF7289">
        <w:rPr>
          <w:rFonts w:asciiTheme="majorHAnsi" w:hAnsiTheme="majorHAnsi"/>
          <w:bCs/>
          <w:sz w:val="24"/>
        </w:rPr>
        <w:t>（</w:t>
      </w:r>
      <w:r w:rsidRPr="00CF7289">
        <w:rPr>
          <w:rFonts w:asciiTheme="majorHAnsi" w:hAnsiTheme="majorHAnsi"/>
          <w:bCs/>
          <w:sz w:val="24"/>
        </w:rPr>
        <w:t>4</w:t>
      </w:r>
      <w:r w:rsidRPr="00CF7289">
        <w:rPr>
          <w:rFonts w:asciiTheme="majorHAnsi" w:hAnsiTheme="majorHAnsi"/>
          <w:bCs/>
          <w:sz w:val="24"/>
        </w:rPr>
        <w:t>）基金管理人和基金托管人由于各自技术系统设置而产生的净值计算尾差，以基金管理人计算结果为准。</w:t>
      </w:r>
    </w:p>
    <w:p w14:paraId="7F388D52" w14:textId="77777777" w:rsidR="00BD751F" w:rsidRPr="00CF7289" w:rsidRDefault="008422B9" w:rsidP="008422B9">
      <w:pPr>
        <w:spacing w:line="360" w:lineRule="auto"/>
        <w:ind w:firstLineChars="200" w:firstLine="480"/>
        <w:rPr>
          <w:rFonts w:asciiTheme="majorHAnsi" w:hAnsiTheme="majorHAnsi" w:cs="宋体"/>
          <w:bCs/>
          <w:sz w:val="24"/>
        </w:rPr>
      </w:pPr>
      <w:r w:rsidRPr="00CF7289">
        <w:rPr>
          <w:rFonts w:asciiTheme="majorHAnsi" w:hAnsiTheme="majorHAnsi"/>
          <w:bCs/>
          <w:sz w:val="24"/>
        </w:rPr>
        <w:t>（</w:t>
      </w:r>
      <w:r w:rsidRPr="00CF7289">
        <w:rPr>
          <w:rFonts w:asciiTheme="majorHAnsi" w:hAnsiTheme="majorHAnsi"/>
          <w:bCs/>
          <w:sz w:val="24"/>
        </w:rPr>
        <w:t>5</w:t>
      </w:r>
      <w:r w:rsidRPr="00CF7289">
        <w:rPr>
          <w:rFonts w:asciiTheme="majorHAnsi" w:hAnsiTheme="majorHAnsi"/>
          <w:bCs/>
          <w:sz w:val="24"/>
        </w:rPr>
        <w:t>）</w:t>
      </w:r>
      <w:r w:rsidR="00BD751F" w:rsidRPr="00CF7289">
        <w:rPr>
          <w:rFonts w:asciiTheme="majorHAnsi" w:hAnsiTheme="majorHAnsi" w:cs="宋体"/>
          <w:bCs/>
          <w:sz w:val="24"/>
        </w:rPr>
        <w:t>前述内容如法律法规或监管机关另有规定的，从其规定处理。</w:t>
      </w:r>
    </w:p>
    <w:p w14:paraId="37928CBC" w14:textId="77777777" w:rsidR="00BD751F" w:rsidRPr="00CF7289" w:rsidRDefault="00BD751F">
      <w:pPr>
        <w:spacing w:line="360" w:lineRule="auto"/>
        <w:ind w:firstLineChars="200" w:firstLine="480"/>
        <w:rPr>
          <w:rFonts w:asciiTheme="majorHAnsi" w:hAnsiTheme="majorHAnsi" w:cs="宋体"/>
          <w:bCs/>
          <w:sz w:val="24"/>
        </w:rPr>
      </w:pPr>
    </w:p>
    <w:p w14:paraId="0C2DCB3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六、暂停估值的情形</w:t>
      </w:r>
    </w:p>
    <w:p w14:paraId="53D991F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1</w:t>
      </w:r>
      <w:r w:rsidRPr="00CF7289">
        <w:rPr>
          <w:rFonts w:asciiTheme="majorHAnsi" w:hAnsiTheme="majorHAnsi" w:cs="宋体"/>
          <w:bCs/>
          <w:sz w:val="24"/>
        </w:rPr>
        <w:t>、基金投资所涉及的证券、期货交易市场遇法定节假日或因其他原因暂停营业时；</w:t>
      </w:r>
    </w:p>
    <w:p w14:paraId="5CC15ECF" w14:textId="77777777" w:rsidR="00BD751F"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、因不可抗力致使基金管理人、基金托管人无法准确评估基金资产价值时；</w:t>
      </w:r>
    </w:p>
    <w:p w14:paraId="015F203E" w14:textId="3884CDED" w:rsidR="00405152" w:rsidRPr="00CF7289" w:rsidRDefault="00405152">
      <w:pPr>
        <w:spacing w:line="360" w:lineRule="auto"/>
        <w:ind w:firstLineChars="200" w:firstLine="480"/>
        <w:rPr>
          <w:rFonts w:asciiTheme="majorHAnsi" w:hAnsiTheme="majorHAnsi" w:cs="宋体"/>
          <w:bCs/>
          <w:sz w:val="24"/>
        </w:rPr>
      </w:pPr>
      <w:r w:rsidRPr="00405152">
        <w:rPr>
          <w:rFonts w:asciiTheme="majorHAnsi" w:hAnsiTheme="majorHAnsi" w:cs="宋体" w:hint="eastAsia"/>
          <w:bCs/>
          <w:sz w:val="24"/>
        </w:rPr>
        <w:t>3</w:t>
      </w:r>
      <w:r w:rsidRPr="00405152">
        <w:rPr>
          <w:rFonts w:asciiTheme="majorHAnsi" w:hAnsiTheme="majorHAnsi" w:cs="宋体" w:hint="eastAsia"/>
          <w:bCs/>
          <w:sz w:val="24"/>
        </w:rPr>
        <w:t>、</w:t>
      </w:r>
      <w:ins w:id="708" w:author="郑雅雯" w:date="2020-08-10T16:27:00Z">
        <w:r w:rsidR="0064337F" w:rsidRPr="0064337F">
          <w:rPr>
            <w:rFonts w:asciiTheme="majorHAnsi" w:hAnsiTheme="majorHAnsi" w:cs="宋体" w:hint="eastAsia"/>
            <w:bCs/>
            <w:sz w:val="24"/>
          </w:rPr>
          <w:t>当特定资产占前一估值日基金资产净值</w:t>
        </w:r>
        <w:r w:rsidR="0064337F" w:rsidRPr="0064337F">
          <w:rPr>
            <w:rFonts w:asciiTheme="majorHAnsi" w:hAnsiTheme="majorHAnsi" w:cs="宋体" w:hint="eastAsia"/>
            <w:bCs/>
            <w:sz w:val="24"/>
          </w:rPr>
          <w:t>50%</w:t>
        </w:r>
        <w:r w:rsidR="0064337F" w:rsidRPr="0064337F">
          <w:rPr>
            <w:rFonts w:asciiTheme="majorHAnsi" w:hAnsiTheme="majorHAnsi" w:cs="宋体" w:hint="eastAsia"/>
            <w:bCs/>
            <w:sz w:val="24"/>
          </w:rPr>
          <w:t>以上的，经与基金托管人协商</w:t>
        </w:r>
      </w:ins>
      <w:ins w:id="709" w:author="郑雅雯" w:date="2020-08-12T00:41:00Z">
        <w:r w:rsidR="00023FCF">
          <w:rPr>
            <w:rFonts w:asciiTheme="majorHAnsi" w:hAnsiTheme="majorHAnsi" w:cs="宋体" w:hint="eastAsia"/>
            <w:bCs/>
            <w:sz w:val="24"/>
          </w:rPr>
          <w:t>确认后</w:t>
        </w:r>
      </w:ins>
      <w:ins w:id="710" w:author="郑雅雯" w:date="2020-08-12T00:42:00Z">
        <w:r w:rsidR="00023FCF">
          <w:rPr>
            <w:rFonts w:asciiTheme="majorHAnsi" w:hAnsiTheme="majorHAnsi" w:cs="宋体" w:hint="eastAsia"/>
            <w:bCs/>
            <w:sz w:val="24"/>
          </w:rPr>
          <w:t>，</w:t>
        </w:r>
        <w:r w:rsidR="00023FCF" w:rsidRPr="00023FCF">
          <w:rPr>
            <w:rFonts w:asciiTheme="majorHAnsi" w:hAnsiTheme="majorHAnsi" w:cs="宋体" w:hint="eastAsia"/>
            <w:bCs/>
            <w:sz w:val="24"/>
          </w:rPr>
          <w:t>基金管理人应当暂停估值</w:t>
        </w:r>
      </w:ins>
      <w:del w:id="711" w:author="郑雅雯" w:date="2020-08-10T16:27:00Z">
        <w:r w:rsidRPr="00405152" w:rsidDel="0064337F">
          <w:rPr>
            <w:rFonts w:asciiTheme="majorHAnsi" w:hAnsiTheme="majorHAnsi" w:cs="宋体" w:hint="eastAsia"/>
            <w:bCs/>
            <w:sz w:val="24"/>
          </w:rPr>
          <w:delText>当前一估值日基金资产净值</w:delText>
        </w:r>
        <w:r w:rsidRPr="00405152" w:rsidDel="0064337F">
          <w:rPr>
            <w:rFonts w:asciiTheme="majorHAnsi" w:hAnsiTheme="majorHAnsi" w:cs="宋体" w:hint="eastAsia"/>
            <w:bCs/>
            <w:sz w:val="24"/>
          </w:rPr>
          <w:delText>50%</w:delText>
        </w:r>
        <w:r w:rsidRPr="00405152" w:rsidDel="0064337F">
          <w:rPr>
            <w:rFonts w:asciiTheme="majorHAnsi" w:hAnsiTheme="majorHAnsi" w:cs="宋体" w:hint="eastAsia"/>
            <w:bCs/>
            <w:sz w:val="24"/>
          </w:rPr>
          <w:delText>以上的资产出现无可参考的活跃市场价格且采用估值技术仍导致公允价值存在重大不确定性时，基金管理人经与基金托管人协商一致的</w:delText>
        </w:r>
      </w:del>
      <w:r w:rsidRPr="00405152">
        <w:rPr>
          <w:rFonts w:asciiTheme="majorHAnsi" w:hAnsiTheme="majorHAnsi" w:cs="宋体" w:hint="eastAsia"/>
          <w:bCs/>
          <w:sz w:val="24"/>
        </w:rPr>
        <w:t>；</w:t>
      </w:r>
    </w:p>
    <w:p w14:paraId="3964935C" w14:textId="77777777" w:rsidR="00BD751F" w:rsidRPr="00CF7289" w:rsidRDefault="00405152">
      <w:pPr>
        <w:spacing w:line="360" w:lineRule="auto"/>
        <w:ind w:firstLineChars="200" w:firstLine="480"/>
        <w:rPr>
          <w:rFonts w:asciiTheme="majorHAnsi" w:hAnsiTheme="majorHAnsi" w:cs="宋体"/>
          <w:bCs/>
          <w:sz w:val="24"/>
        </w:rPr>
      </w:pPr>
      <w:r>
        <w:rPr>
          <w:rFonts w:asciiTheme="majorHAnsi" w:hAnsiTheme="majorHAnsi" w:cs="宋体"/>
          <w:bCs/>
          <w:sz w:val="24"/>
        </w:rPr>
        <w:t>4</w:t>
      </w:r>
      <w:r w:rsidR="00BD751F" w:rsidRPr="00CF7289">
        <w:rPr>
          <w:rFonts w:asciiTheme="majorHAnsi" w:hAnsiTheme="majorHAnsi" w:cs="宋体"/>
          <w:bCs/>
          <w:sz w:val="24"/>
        </w:rPr>
        <w:t>、中国证监会和基金合同认定的其它情形。</w:t>
      </w:r>
    </w:p>
    <w:p w14:paraId="62760A09" w14:textId="77777777" w:rsidR="00BD751F" w:rsidRPr="00CF7289" w:rsidRDefault="00BD751F">
      <w:pPr>
        <w:spacing w:line="360" w:lineRule="auto"/>
        <w:ind w:firstLineChars="200" w:firstLine="480"/>
        <w:rPr>
          <w:rFonts w:asciiTheme="majorHAnsi" w:hAnsiTheme="majorHAnsi" w:cs="宋体"/>
          <w:bCs/>
          <w:sz w:val="24"/>
        </w:rPr>
      </w:pPr>
    </w:p>
    <w:p w14:paraId="656BE9D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七、基金净值的确认</w:t>
      </w:r>
    </w:p>
    <w:p w14:paraId="77F7A104" w14:textId="77777777" w:rsidR="00BD751F" w:rsidRDefault="00BD751F">
      <w:pPr>
        <w:spacing w:line="360" w:lineRule="auto"/>
        <w:ind w:firstLineChars="200" w:firstLine="480"/>
        <w:rPr>
          <w:ins w:id="712" w:author="郑雅雯" w:date="2020-08-10T16:28:00Z"/>
          <w:rFonts w:asciiTheme="majorHAnsi" w:hAnsiTheme="majorHAnsi" w:cs="宋体"/>
          <w:bCs/>
          <w:sz w:val="24"/>
        </w:rPr>
      </w:pPr>
      <w:r w:rsidRPr="00CF7289">
        <w:rPr>
          <w:rFonts w:asciiTheme="majorHAnsi" w:hAnsiTheme="majorHAnsi" w:cs="宋体"/>
          <w:bCs/>
          <w:sz w:val="24"/>
        </w:rP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p>
    <w:p w14:paraId="6F886C82" w14:textId="77777777" w:rsidR="0064337F" w:rsidRDefault="0064337F">
      <w:pPr>
        <w:spacing w:line="360" w:lineRule="auto"/>
        <w:ind w:firstLineChars="200" w:firstLine="480"/>
        <w:rPr>
          <w:ins w:id="713" w:author="郑雅雯" w:date="2020-08-10T16:28:00Z"/>
          <w:rFonts w:asciiTheme="majorHAnsi" w:hAnsiTheme="majorHAnsi" w:cs="宋体"/>
          <w:bCs/>
          <w:sz w:val="24"/>
        </w:rPr>
      </w:pPr>
    </w:p>
    <w:p w14:paraId="425C582C" w14:textId="26296055" w:rsidR="0064337F" w:rsidRPr="00C95030" w:rsidRDefault="0064337F" w:rsidP="0064337F">
      <w:pPr>
        <w:spacing w:line="360" w:lineRule="auto"/>
        <w:ind w:firstLineChars="200" w:firstLine="480"/>
        <w:rPr>
          <w:ins w:id="714" w:author="郑雅雯" w:date="2020-08-10T16:28:00Z"/>
          <w:rFonts w:ascii="宋体" w:hAnsi="宋体" w:cs="宋体"/>
          <w:bCs/>
          <w:sz w:val="24"/>
        </w:rPr>
      </w:pPr>
      <w:ins w:id="715" w:author="郑雅雯" w:date="2020-08-10T16:28:00Z">
        <w:r w:rsidRPr="00CF7289">
          <w:rPr>
            <w:rFonts w:asciiTheme="majorHAnsi" w:hAnsiTheme="majorHAnsi" w:cs="宋体"/>
            <w:bCs/>
            <w:sz w:val="24"/>
          </w:rPr>
          <w:t>八</w:t>
        </w:r>
        <w:r w:rsidRPr="00C95030">
          <w:rPr>
            <w:rFonts w:ascii="宋体" w:hAnsi="宋体" w:cs="宋体" w:hint="eastAsia"/>
            <w:bCs/>
            <w:sz w:val="24"/>
          </w:rPr>
          <w:t>、实施侧袋机制期间的基金资产估值</w:t>
        </w:r>
      </w:ins>
    </w:p>
    <w:p w14:paraId="5FB7A4B2" w14:textId="643971EB" w:rsidR="0064337F" w:rsidRPr="00CF7289" w:rsidRDefault="0064337F" w:rsidP="0064337F">
      <w:pPr>
        <w:spacing w:line="360" w:lineRule="auto"/>
        <w:ind w:firstLineChars="200" w:firstLine="480"/>
        <w:rPr>
          <w:rFonts w:asciiTheme="majorHAnsi" w:hAnsiTheme="majorHAnsi" w:cs="宋体"/>
          <w:bCs/>
          <w:sz w:val="24"/>
        </w:rPr>
      </w:pPr>
      <w:ins w:id="716" w:author="郑雅雯" w:date="2020-08-10T16:28:00Z">
        <w:r w:rsidRPr="00C95030">
          <w:rPr>
            <w:rFonts w:ascii="宋体" w:hAnsi="宋体" w:cs="宋体" w:hint="eastAsia"/>
            <w:bCs/>
            <w:sz w:val="24"/>
          </w:rPr>
          <w:t>本基金实施侧袋机制的，应根据本部分的约定对主袋账户资产进行估值并披露主袋账户的基金净值</w:t>
        </w:r>
        <w:r>
          <w:rPr>
            <w:rFonts w:ascii="宋体" w:hAnsi="宋体" w:cs="宋体" w:hint="eastAsia"/>
            <w:bCs/>
            <w:sz w:val="24"/>
          </w:rPr>
          <w:t>信息</w:t>
        </w:r>
        <w:r w:rsidRPr="00C95030">
          <w:rPr>
            <w:rFonts w:ascii="宋体" w:hAnsi="宋体" w:cs="宋体" w:hint="eastAsia"/>
            <w:bCs/>
            <w:sz w:val="24"/>
          </w:rPr>
          <w:t>，暂停披露侧袋账户份额净值</w:t>
        </w:r>
        <w:r>
          <w:rPr>
            <w:rFonts w:ascii="宋体" w:hAnsi="宋体" w:cs="宋体" w:hint="eastAsia"/>
            <w:bCs/>
            <w:sz w:val="24"/>
          </w:rPr>
          <w:t>。</w:t>
        </w:r>
      </w:ins>
    </w:p>
    <w:p w14:paraId="71E91F92" w14:textId="77777777" w:rsidR="00BD751F" w:rsidRPr="00CF7289" w:rsidRDefault="00BD751F">
      <w:pPr>
        <w:spacing w:line="360" w:lineRule="auto"/>
        <w:ind w:firstLineChars="200" w:firstLine="480"/>
        <w:rPr>
          <w:rFonts w:asciiTheme="majorHAnsi" w:hAnsiTheme="majorHAnsi" w:cs="宋体"/>
          <w:bCs/>
          <w:sz w:val="24"/>
        </w:rPr>
      </w:pPr>
    </w:p>
    <w:p w14:paraId="176D0D77" w14:textId="60A45311" w:rsidR="00BD751F" w:rsidRPr="00CF7289" w:rsidRDefault="0064337F">
      <w:pPr>
        <w:spacing w:line="360" w:lineRule="auto"/>
        <w:ind w:firstLineChars="200" w:firstLine="480"/>
        <w:rPr>
          <w:rFonts w:asciiTheme="majorHAnsi" w:hAnsiTheme="majorHAnsi" w:cs="宋体"/>
          <w:bCs/>
          <w:sz w:val="24"/>
        </w:rPr>
      </w:pPr>
      <w:ins w:id="717" w:author="郑雅雯" w:date="2020-08-10T16:28:00Z">
        <w:r w:rsidRPr="00C95030">
          <w:rPr>
            <w:rFonts w:ascii="宋体" w:hAnsi="宋体" w:cs="宋体" w:hint="eastAsia"/>
            <w:bCs/>
            <w:sz w:val="24"/>
          </w:rPr>
          <w:t>九</w:t>
        </w:r>
      </w:ins>
      <w:del w:id="718" w:author="郑雅雯" w:date="2020-08-10T16:28:00Z">
        <w:r w:rsidR="00BD751F" w:rsidRPr="00CF7289" w:rsidDel="0064337F">
          <w:rPr>
            <w:rFonts w:asciiTheme="majorHAnsi" w:hAnsiTheme="majorHAnsi" w:cs="宋体"/>
            <w:bCs/>
            <w:sz w:val="24"/>
          </w:rPr>
          <w:delText>八</w:delText>
        </w:r>
      </w:del>
      <w:r w:rsidR="00BD751F" w:rsidRPr="00CF7289">
        <w:rPr>
          <w:rFonts w:asciiTheme="majorHAnsi" w:hAnsiTheme="majorHAnsi" w:cs="宋体"/>
          <w:bCs/>
          <w:sz w:val="24"/>
        </w:rPr>
        <w:t>、特殊情况的处理</w:t>
      </w:r>
    </w:p>
    <w:p w14:paraId="4DAA5796" w14:textId="55C7F378"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、基金管理人或基金托管人按估值方法的</w:t>
      </w:r>
      <w:r w:rsidR="00FE2088" w:rsidRPr="00CF7289">
        <w:rPr>
          <w:rFonts w:asciiTheme="majorHAnsi" w:hAnsiTheme="majorHAnsi" w:cs="宋体"/>
          <w:bCs/>
          <w:sz w:val="24"/>
        </w:rPr>
        <w:t>第</w:t>
      </w:r>
      <w:ins w:id="719" w:author="brightljy@126.com" w:date="2020-09-07T13:30:00Z">
        <w:r w:rsidR="00385808">
          <w:rPr>
            <w:rFonts w:asciiTheme="majorHAnsi" w:hAnsiTheme="majorHAnsi" w:cs="宋体"/>
            <w:bCs/>
            <w:sz w:val="24"/>
          </w:rPr>
          <w:t>8</w:t>
        </w:r>
        <w:r w:rsidR="00385808">
          <w:rPr>
            <w:rFonts w:asciiTheme="majorHAnsi" w:hAnsiTheme="majorHAnsi" w:cs="宋体" w:hint="eastAsia"/>
            <w:bCs/>
            <w:sz w:val="24"/>
          </w:rPr>
          <w:t>、</w:t>
        </w:r>
      </w:ins>
      <w:ins w:id="720" w:author="Llinks" w:date="2020-08-18T19:50:00Z">
        <w:r w:rsidR="005968FC">
          <w:rPr>
            <w:rFonts w:asciiTheme="majorHAnsi" w:hAnsiTheme="majorHAnsi" w:cs="宋体"/>
            <w:bCs/>
            <w:sz w:val="24"/>
          </w:rPr>
          <w:t>9</w:t>
        </w:r>
      </w:ins>
      <w:ins w:id="721" w:author="贺祎琪" w:date="2020-08-13T14:20:00Z">
        <w:del w:id="722" w:author="Llinks" w:date="2020-08-18T19:50:00Z">
          <w:r w:rsidR="006A3A3E" w:rsidDel="005968FC">
            <w:rPr>
              <w:rFonts w:asciiTheme="majorHAnsi" w:hAnsiTheme="majorHAnsi" w:cs="宋体"/>
              <w:bCs/>
              <w:sz w:val="24"/>
            </w:rPr>
            <w:delText>8</w:delText>
          </w:r>
        </w:del>
      </w:ins>
      <w:del w:id="723" w:author="贺祎琪" w:date="2020-08-13T14:20:00Z">
        <w:r w:rsidR="001E2C9E" w:rsidRPr="00CF7289" w:rsidDel="006A3A3E">
          <w:rPr>
            <w:rFonts w:asciiTheme="majorHAnsi" w:hAnsiTheme="majorHAnsi" w:cs="宋体" w:hint="eastAsia"/>
            <w:bCs/>
            <w:sz w:val="24"/>
          </w:rPr>
          <w:delText>6</w:delText>
        </w:r>
      </w:del>
      <w:r w:rsidRPr="00CF7289">
        <w:rPr>
          <w:rFonts w:asciiTheme="majorHAnsi" w:hAnsiTheme="majorHAnsi" w:cs="宋体"/>
          <w:bCs/>
          <w:sz w:val="24"/>
        </w:rPr>
        <w:t>项进行估值时，所造成的误差不作为基金资产估值错误处理。</w:t>
      </w:r>
      <w:bookmarkStart w:id="724" w:name="_GoBack"/>
      <w:bookmarkEnd w:id="724"/>
    </w:p>
    <w:p w14:paraId="1AEEE8A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由于不可抗力，或证券、期货交易所、证券登记结算机构及存款银行等第三方机构发送的数据错误等原因，基金管理人和基金托管人虽然已经采取必要、适当、合理的措施进行检查，但未能发现错误的，由此造成的基金资产估值错误，基金管理人和基金托管人免除赔偿责任。但基金管理人、基金托管人应当积极采取必要的措施消除或减轻由此造成的影响。</w:t>
      </w:r>
    </w:p>
    <w:p w14:paraId="5A608D0F"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sz w:val="30"/>
        </w:rPr>
        <w:br w:type="page"/>
      </w:r>
      <w:bookmarkStart w:id="725" w:name="_Toc15779"/>
      <w:bookmarkStart w:id="726" w:name="_Toc19752"/>
      <w:bookmarkStart w:id="727" w:name="_Toc3365"/>
      <w:bookmarkStart w:id="728" w:name="_Toc19706"/>
      <w:bookmarkStart w:id="729" w:name="_Toc12105"/>
      <w:bookmarkStart w:id="730" w:name="_Toc32227"/>
      <w:bookmarkStart w:id="731" w:name="_Toc13987"/>
      <w:bookmarkStart w:id="732" w:name="_Toc32041"/>
      <w:bookmarkStart w:id="733" w:name="_Toc24601"/>
      <w:bookmarkStart w:id="734" w:name="_Toc6493"/>
      <w:r w:rsidRPr="00CF7289">
        <w:rPr>
          <w:rFonts w:asciiTheme="majorHAnsi" w:hAnsiTheme="majorHAnsi" w:cs="宋体"/>
          <w:color w:val="auto"/>
          <w:sz w:val="30"/>
        </w:rPr>
        <w:lastRenderedPageBreak/>
        <w:t>第十五部分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基金费用与税收</w:t>
      </w:r>
      <w:bookmarkEnd w:id="681"/>
      <w:bookmarkEnd w:id="682"/>
      <w:bookmarkEnd w:id="683"/>
      <w:bookmarkEnd w:id="725"/>
      <w:bookmarkEnd w:id="726"/>
      <w:bookmarkEnd w:id="727"/>
      <w:bookmarkEnd w:id="728"/>
      <w:bookmarkEnd w:id="729"/>
      <w:bookmarkEnd w:id="730"/>
      <w:bookmarkEnd w:id="731"/>
      <w:bookmarkEnd w:id="732"/>
      <w:bookmarkEnd w:id="733"/>
      <w:bookmarkEnd w:id="734"/>
    </w:p>
    <w:p w14:paraId="45106758" w14:textId="77777777" w:rsidR="00BD751F" w:rsidRPr="00CF7289" w:rsidRDefault="00BD751F">
      <w:pPr>
        <w:spacing w:line="360" w:lineRule="auto"/>
        <w:ind w:firstLineChars="200" w:firstLine="480"/>
        <w:rPr>
          <w:rFonts w:asciiTheme="majorHAnsi" w:hAnsiTheme="majorHAnsi" w:cs="宋体"/>
          <w:bCs/>
          <w:sz w:val="24"/>
        </w:rPr>
      </w:pPr>
    </w:p>
    <w:p w14:paraId="21596E37"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一、基金费用的种类</w:t>
      </w:r>
    </w:p>
    <w:p w14:paraId="7EE6064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、基金管理人的管理费；</w:t>
      </w:r>
    </w:p>
    <w:p w14:paraId="598AB00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、基金托管人的托管费；</w:t>
      </w:r>
    </w:p>
    <w:p w14:paraId="388FA9E0" w14:textId="77777777" w:rsidR="00BD751F"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w:t>
      </w:r>
      <w:r w:rsidRPr="00CF7289">
        <w:rPr>
          <w:rFonts w:asciiTheme="majorHAnsi" w:hAnsiTheme="majorHAnsi" w:cs="宋体"/>
          <w:bCs/>
          <w:sz w:val="24"/>
        </w:rPr>
        <w:t>C</w:t>
      </w:r>
      <w:r w:rsidRPr="00CF7289">
        <w:rPr>
          <w:rFonts w:asciiTheme="majorHAnsi" w:hAnsiTheme="majorHAnsi" w:cs="宋体"/>
          <w:bCs/>
          <w:sz w:val="24"/>
        </w:rPr>
        <w:t>类基金份额的销售服务费；</w:t>
      </w:r>
    </w:p>
    <w:p w14:paraId="7A74CC17" w14:textId="77777777" w:rsidR="003A30C3" w:rsidRPr="00CF7289" w:rsidRDefault="003A30C3" w:rsidP="003A30C3">
      <w:pPr>
        <w:spacing w:line="360" w:lineRule="auto"/>
        <w:ind w:firstLineChars="200" w:firstLine="480"/>
        <w:rPr>
          <w:rFonts w:asciiTheme="majorHAnsi" w:hAnsiTheme="majorHAnsi" w:cs="宋体"/>
          <w:bCs/>
          <w:sz w:val="24"/>
        </w:rPr>
      </w:pPr>
      <w:r>
        <w:rPr>
          <w:rFonts w:asciiTheme="majorHAnsi" w:hAnsiTheme="majorHAnsi" w:cs="宋体"/>
          <w:bCs/>
          <w:sz w:val="24"/>
        </w:rPr>
        <w:t>4</w:t>
      </w:r>
      <w:r w:rsidRPr="00CF7289">
        <w:rPr>
          <w:rFonts w:asciiTheme="majorHAnsi" w:hAnsiTheme="majorHAnsi" w:cs="宋体"/>
          <w:bCs/>
          <w:sz w:val="24"/>
        </w:rPr>
        <w:t>、</w:t>
      </w:r>
      <w:r w:rsidRPr="00CF7289">
        <w:rPr>
          <w:rFonts w:asciiTheme="majorHAnsi" w:hAnsiTheme="majorHAnsi" w:cs="宋体" w:hint="eastAsia"/>
          <w:bCs/>
          <w:sz w:val="24"/>
        </w:rPr>
        <w:t>《基金合同》生效后的标的指数许可</w:t>
      </w:r>
      <w:r w:rsidR="00075683" w:rsidRPr="00CF7289">
        <w:rPr>
          <w:rFonts w:asciiTheme="majorHAnsi" w:hAnsiTheme="majorHAnsi" w:cs="宋体" w:hint="eastAsia"/>
          <w:bCs/>
          <w:sz w:val="24"/>
        </w:rPr>
        <w:t>使用</w:t>
      </w:r>
      <w:r w:rsidRPr="00CF7289">
        <w:rPr>
          <w:rFonts w:asciiTheme="majorHAnsi" w:hAnsiTheme="majorHAnsi" w:cs="宋体" w:hint="eastAsia"/>
          <w:bCs/>
          <w:sz w:val="24"/>
        </w:rPr>
        <w:t>费；</w:t>
      </w:r>
    </w:p>
    <w:p w14:paraId="6DC686C3" w14:textId="77777777" w:rsidR="00BD751F" w:rsidRPr="00CF7289" w:rsidRDefault="003A30C3">
      <w:pPr>
        <w:spacing w:line="360" w:lineRule="auto"/>
        <w:ind w:firstLineChars="200" w:firstLine="480"/>
        <w:rPr>
          <w:rFonts w:asciiTheme="majorHAnsi" w:hAnsiTheme="majorHAnsi" w:cs="宋体"/>
          <w:bCs/>
          <w:sz w:val="24"/>
        </w:rPr>
      </w:pPr>
      <w:r>
        <w:rPr>
          <w:rFonts w:asciiTheme="majorHAnsi" w:hAnsiTheme="majorHAnsi" w:cs="宋体"/>
          <w:bCs/>
          <w:sz w:val="24"/>
        </w:rPr>
        <w:t>5</w:t>
      </w:r>
      <w:r w:rsidR="00BD751F" w:rsidRPr="00CF7289">
        <w:rPr>
          <w:rFonts w:asciiTheme="majorHAnsi" w:hAnsiTheme="majorHAnsi" w:cs="宋体"/>
          <w:bCs/>
          <w:sz w:val="24"/>
        </w:rPr>
        <w:t>、《基金合同》生效后与基金相关的信息披露费用；</w:t>
      </w:r>
    </w:p>
    <w:p w14:paraId="742CE325" w14:textId="77777777" w:rsidR="00BD751F" w:rsidRPr="00CF7289" w:rsidRDefault="003A30C3">
      <w:pPr>
        <w:spacing w:line="360" w:lineRule="auto"/>
        <w:ind w:firstLineChars="200" w:firstLine="480"/>
        <w:rPr>
          <w:rFonts w:asciiTheme="majorHAnsi" w:hAnsiTheme="majorHAnsi" w:cs="宋体"/>
          <w:bCs/>
          <w:sz w:val="24"/>
        </w:rPr>
      </w:pPr>
      <w:r>
        <w:rPr>
          <w:rFonts w:asciiTheme="majorHAnsi" w:hAnsiTheme="majorHAnsi" w:cs="宋体"/>
          <w:bCs/>
          <w:sz w:val="24"/>
        </w:rPr>
        <w:t>6</w:t>
      </w:r>
      <w:r w:rsidR="00BD751F" w:rsidRPr="00CF7289">
        <w:rPr>
          <w:rFonts w:asciiTheme="majorHAnsi" w:hAnsiTheme="majorHAnsi" w:cs="宋体"/>
          <w:bCs/>
          <w:sz w:val="24"/>
        </w:rPr>
        <w:t>、《基金合同》生效后与基金相关的会计师费、律师费、诉讼费和仲裁费；</w:t>
      </w:r>
    </w:p>
    <w:p w14:paraId="7912E977" w14:textId="77777777" w:rsidR="00BD751F" w:rsidRPr="00CF7289" w:rsidRDefault="00FA3128" w:rsidP="00FA3128">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7</w:t>
      </w:r>
      <w:r w:rsidRPr="00CF7289">
        <w:rPr>
          <w:rFonts w:asciiTheme="majorHAnsi" w:hAnsiTheme="majorHAnsi" w:cs="宋体" w:hint="eastAsia"/>
          <w:bCs/>
          <w:sz w:val="24"/>
        </w:rPr>
        <w:t>、</w:t>
      </w:r>
      <w:r w:rsidR="00BD751F" w:rsidRPr="00CF7289">
        <w:rPr>
          <w:rFonts w:asciiTheme="majorHAnsi" w:hAnsiTheme="majorHAnsi" w:cs="宋体"/>
          <w:bCs/>
          <w:sz w:val="24"/>
        </w:rPr>
        <w:t>基金份额持有人大会费用；</w:t>
      </w:r>
    </w:p>
    <w:p w14:paraId="65937124" w14:textId="77777777" w:rsidR="00BD751F" w:rsidRPr="00CF7289" w:rsidRDefault="00FA312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8</w:t>
      </w:r>
      <w:r w:rsidR="00BD751F" w:rsidRPr="00CF7289">
        <w:rPr>
          <w:rFonts w:asciiTheme="majorHAnsi" w:hAnsiTheme="majorHAnsi" w:cs="宋体"/>
          <w:bCs/>
          <w:sz w:val="24"/>
        </w:rPr>
        <w:t>、基金的证券、期货交易费用；</w:t>
      </w:r>
    </w:p>
    <w:p w14:paraId="6468561B" w14:textId="77777777" w:rsidR="00BD751F" w:rsidRPr="00CF7289" w:rsidRDefault="00FA312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9</w:t>
      </w:r>
      <w:r w:rsidR="00BD751F" w:rsidRPr="00CF7289">
        <w:rPr>
          <w:rFonts w:asciiTheme="majorHAnsi" w:hAnsiTheme="majorHAnsi" w:cs="宋体"/>
          <w:bCs/>
          <w:sz w:val="24"/>
        </w:rPr>
        <w:t>、基金的银行汇划费用；</w:t>
      </w:r>
    </w:p>
    <w:p w14:paraId="11BC3675" w14:textId="77777777" w:rsidR="00BD751F" w:rsidRDefault="00FA3128">
      <w:pPr>
        <w:spacing w:line="360" w:lineRule="auto"/>
        <w:ind w:firstLineChars="200" w:firstLine="480"/>
        <w:rPr>
          <w:ins w:id="735" w:author="郑雅雯" w:date="2020-08-10T16:28:00Z"/>
          <w:rFonts w:asciiTheme="majorHAnsi" w:hAnsiTheme="majorHAnsi" w:cs="宋体"/>
          <w:bCs/>
          <w:sz w:val="24"/>
        </w:rPr>
      </w:pPr>
      <w:r w:rsidRPr="00CF7289">
        <w:rPr>
          <w:rFonts w:asciiTheme="majorHAnsi" w:hAnsiTheme="majorHAnsi" w:cs="宋体"/>
          <w:bCs/>
          <w:sz w:val="24"/>
        </w:rPr>
        <w:t>10</w:t>
      </w:r>
      <w:r w:rsidR="00BD751F" w:rsidRPr="00CF7289">
        <w:rPr>
          <w:rFonts w:asciiTheme="majorHAnsi" w:hAnsiTheme="majorHAnsi" w:cs="宋体"/>
          <w:bCs/>
          <w:sz w:val="24"/>
        </w:rPr>
        <w:t>、账户开户费用、账户维护费用；</w:t>
      </w:r>
    </w:p>
    <w:p w14:paraId="1B13A957" w14:textId="1328BDA2" w:rsidR="0064337F" w:rsidRPr="00CF7289" w:rsidRDefault="0064337F">
      <w:pPr>
        <w:spacing w:line="360" w:lineRule="auto"/>
        <w:ind w:firstLineChars="200" w:firstLine="480"/>
        <w:rPr>
          <w:rFonts w:asciiTheme="majorHAnsi" w:hAnsiTheme="majorHAnsi" w:cs="宋体"/>
          <w:bCs/>
          <w:sz w:val="24"/>
        </w:rPr>
      </w:pPr>
      <w:ins w:id="736" w:author="郑雅雯" w:date="2020-08-10T16:28:00Z">
        <w:r>
          <w:rPr>
            <w:rFonts w:asciiTheme="majorHAnsi" w:hAnsiTheme="majorHAnsi" w:cs="宋体" w:hint="eastAsia"/>
            <w:bCs/>
            <w:sz w:val="24"/>
          </w:rPr>
          <w:t>1</w:t>
        </w:r>
        <w:r>
          <w:rPr>
            <w:rFonts w:asciiTheme="majorHAnsi" w:hAnsiTheme="majorHAnsi" w:cs="宋体"/>
            <w:bCs/>
            <w:sz w:val="24"/>
          </w:rPr>
          <w:t>1</w:t>
        </w:r>
        <w:r>
          <w:rPr>
            <w:rFonts w:asciiTheme="majorHAnsi" w:hAnsiTheme="majorHAnsi" w:cs="宋体" w:hint="eastAsia"/>
            <w:bCs/>
            <w:sz w:val="24"/>
          </w:rPr>
          <w:t>、</w:t>
        </w:r>
        <w:r w:rsidRPr="00386A24">
          <w:rPr>
            <w:rFonts w:ascii="宋体" w:hAnsi="宋体" w:cs="宋体" w:hint="eastAsia"/>
            <w:bCs/>
            <w:sz w:val="24"/>
          </w:rPr>
          <w:t>因参与</w:t>
        </w:r>
      </w:ins>
      <w:ins w:id="737" w:author="郑雅雯" w:date="2020-08-12T09:17:00Z">
        <w:r w:rsidR="00B11950">
          <w:rPr>
            <w:rFonts w:ascii="宋体" w:hAnsi="宋体" w:cs="宋体" w:hint="eastAsia"/>
            <w:bCs/>
            <w:sz w:val="24"/>
          </w:rPr>
          <w:t>融资、</w:t>
        </w:r>
      </w:ins>
      <w:ins w:id="738" w:author="郑雅雯" w:date="2020-08-10T16:28:00Z">
        <w:r w:rsidRPr="00386A24">
          <w:rPr>
            <w:rFonts w:ascii="宋体" w:hAnsi="宋体" w:cs="宋体" w:hint="eastAsia"/>
            <w:bCs/>
            <w:sz w:val="24"/>
          </w:rPr>
          <w:t>转融通证券出借业务而产生的各项合理费用</w:t>
        </w:r>
        <w:r>
          <w:rPr>
            <w:rFonts w:ascii="宋体" w:hAnsi="宋体" w:cs="宋体" w:hint="eastAsia"/>
            <w:bCs/>
            <w:sz w:val="24"/>
          </w:rPr>
          <w:t>；</w:t>
        </w:r>
      </w:ins>
    </w:p>
    <w:p w14:paraId="7C81E883" w14:textId="6A41D689" w:rsidR="00BD751F" w:rsidRPr="00CF7289" w:rsidRDefault="00FA3128">
      <w:pPr>
        <w:spacing w:line="360" w:lineRule="auto"/>
        <w:ind w:firstLineChars="200" w:firstLine="480"/>
        <w:rPr>
          <w:rFonts w:asciiTheme="majorHAnsi" w:hAnsiTheme="majorHAnsi" w:cs="宋体"/>
          <w:bCs/>
          <w:sz w:val="24"/>
        </w:rPr>
      </w:pPr>
      <w:del w:id="739" w:author="郑雅雯" w:date="2020-08-10T16:29:00Z">
        <w:r w:rsidRPr="00CF7289" w:rsidDel="005E076C">
          <w:rPr>
            <w:rFonts w:asciiTheme="majorHAnsi" w:hAnsiTheme="majorHAnsi" w:cs="宋体"/>
            <w:bCs/>
            <w:sz w:val="24"/>
          </w:rPr>
          <w:delText>11</w:delText>
        </w:r>
      </w:del>
      <w:ins w:id="740" w:author="郑雅雯" w:date="2020-08-10T16:29:00Z">
        <w:r w:rsidR="005E076C" w:rsidRPr="00CF7289">
          <w:rPr>
            <w:rFonts w:asciiTheme="majorHAnsi" w:hAnsiTheme="majorHAnsi" w:cs="宋体"/>
            <w:bCs/>
            <w:sz w:val="24"/>
          </w:rPr>
          <w:t>1</w:t>
        </w:r>
        <w:r w:rsidR="005E076C">
          <w:rPr>
            <w:rFonts w:asciiTheme="majorHAnsi" w:hAnsiTheme="majorHAnsi" w:cs="宋体"/>
            <w:bCs/>
            <w:sz w:val="24"/>
          </w:rPr>
          <w:t>2</w:t>
        </w:r>
      </w:ins>
      <w:r w:rsidR="00BD751F" w:rsidRPr="00CF7289">
        <w:rPr>
          <w:rFonts w:asciiTheme="majorHAnsi" w:hAnsiTheme="majorHAnsi" w:cs="宋体"/>
          <w:bCs/>
          <w:sz w:val="24"/>
        </w:rPr>
        <w:t>、按照国家有关规定和《基金合同》约定，可以在基金财产中列支的其他费用。</w:t>
      </w:r>
    </w:p>
    <w:p w14:paraId="1EC1EAC5" w14:textId="77777777" w:rsidR="00BD751F" w:rsidRPr="00CF7289" w:rsidRDefault="00BD751F">
      <w:pPr>
        <w:spacing w:line="360" w:lineRule="auto"/>
        <w:ind w:firstLineChars="200" w:firstLine="480"/>
        <w:rPr>
          <w:rFonts w:asciiTheme="majorHAnsi" w:hAnsiTheme="majorHAnsi" w:cs="宋体"/>
          <w:bCs/>
          <w:sz w:val="24"/>
        </w:rPr>
      </w:pPr>
    </w:p>
    <w:p w14:paraId="105840BD"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二、基金费用计提方法、计提标准和支付方式</w:t>
      </w:r>
    </w:p>
    <w:p w14:paraId="24B85CD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、基金管理人的管理费</w:t>
      </w:r>
      <w:r w:rsidRPr="00CF7289">
        <w:rPr>
          <w:rFonts w:asciiTheme="majorHAnsi" w:hAnsiTheme="majorHAnsi" w:cs="宋体"/>
          <w:bCs/>
          <w:sz w:val="24"/>
        </w:rPr>
        <w:t xml:space="preserve"> </w:t>
      </w:r>
    </w:p>
    <w:p w14:paraId="4FCE773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本基金的管理费按前一日基金资产净值的</w:t>
      </w:r>
      <w:r w:rsidRPr="00CF7289">
        <w:rPr>
          <w:rFonts w:asciiTheme="majorHAnsi" w:hAnsiTheme="majorHAnsi" w:cs="宋体"/>
          <w:bCs/>
          <w:sz w:val="24"/>
        </w:rPr>
        <w:t>0.</w:t>
      </w:r>
      <w:r w:rsidR="00FE2088" w:rsidRPr="00CF7289">
        <w:rPr>
          <w:rFonts w:asciiTheme="majorHAnsi" w:hAnsiTheme="majorHAnsi" w:cs="宋体"/>
          <w:bCs/>
          <w:sz w:val="24"/>
        </w:rPr>
        <w:t>80</w:t>
      </w:r>
      <w:r w:rsidRPr="00CF7289">
        <w:rPr>
          <w:rFonts w:asciiTheme="majorHAnsi" w:hAnsiTheme="majorHAnsi" w:cs="宋体"/>
          <w:bCs/>
          <w:sz w:val="24"/>
        </w:rPr>
        <w:t>%</w:t>
      </w:r>
      <w:r w:rsidRPr="00CF7289">
        <w:rPr>
          <w:rFonts w:asciiTheme="majorHAnsi" w:hAnsiTheme="majorHAnsi" w:cs="宋体"/>
          <w:bCs/>
          <w:sz w:val="24"/>
        </w:rPr>
        <w:t>年费率计提。管理费的计算方法如下：</w:t>
      </w:r>
    </w:p>
    <w:p w14:paraId="3EBFCA3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H</w:t>
      </w:r>
      <w:r w:rsidRPr="00CF7289">
        <w:rPr>
          <w:rFonts w:asciiTheme="majorHAnsi" w:hAnsiTheme="majorHAnsi" w:cs="宋体"/>
          <w:bCs/>
          <w:sz w:val="24"/>
        </w:rPr>
        <w:t>＝</w:t>
      </w:r>
      <w:r w:rsidRPr="00CF7289">
        <w:rPr>
          <w:rFonts w:asciiTheme="majorHAnsi" w:hAnsiTheme="majorHAnsi" w:cs="宋体"/>
          <w:bCs/>
          <w:sz w:val="24"/>
        </w:rPr>
        <w:t>E×0.</w:t>
      </w:r>
      <w:r w:rsidR="00FE2088" w:rsidRPr="00CF7289">
        <w:rPr>
          <w:rFonts w:asciiTheme="majorHAnsi" w:hAnsiTheme="majorHAnsi" w:cs="宋体"/>
          <w:bCs/>
          <w:sz w:val="24"/>
        </w:rPr>
        <w:t>80</w:t>
      </w:r>
      <w:r w:rsidRPr="00CF7289">
        <w:rPr>
          <w:rFonts w:asciiTheme="majorHAnsi" w:hAnsiTheme="majorHAnsi" w:cs="宋体"/>
          <w:bCs/>
          <w:sz w:val="24"/>
        </w:rPr>
        <w:t>%÷</w:t>
      </w:r>
      <w:r w:rsidRPr="00CF7289">
        <w:rPr>
          <w:rFonts w:asciiTheme="majorHAnsi" w:hAnsiTheme="majorHAnsi" w:cs="宋体"/>
          <w:bCs/>
          <w:sz w:val="24"/>
        </w:rPr>
        <w:t>当年天数</w:t>
      </w:r>
    </w:p>
    <w:p w14:paraId="5EBDDFB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H</w:t>
      </w:r>
      <w:r w:rsidRPr="00CF7289">
        <w:rPr>
          <w:rFonts w:asciiTheme="majorHAnsi" w:hAnsiTheme="majorHAnsi" w:cs="宋体"/>
          <w:bCs/>
          <w:sz w:val="24"/>
        </w:rPr>
        <w:t>为每日应计提的基金管理费</w:t>
      </w:r>
    </w:p>
    <w:p w14:paraId="353C8F1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E</w:t>
      </w:r>
      <w:r w:rsidRPr="00CF7289">
        <w:rPr>
          <w:rFonts w:asciiTheme="majorHAnsi" w:hAnsiTheme="majorHAnsi" w:cs="宋体"/>
          <w:bCs/>
          <w:sz w:val="24"/>
        </w:rPr>
        <w:t>为前一日的基金资产净值</w:t>
      </w:r>
    </w:p>
    <w:p w14:paraId="6F49C80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基金管理费每日计算，逐日累计至每月月末，按月支付，经基金管理人与基金托管人双方核对无误后，基金托管人</w:t>
      </w:r>
      <w:r w:rsidRPr="00CF7289">
        <w:rPr>
          <w:rFonts w:asciiTheme="majorHAnsi" w:hAnsiTheme="majorHAnsi" w:cs="宋体"/>
          <w:bCs/>
          <w:sz w:val="24"/>
          <w:szCs w:val="24"/>
        </w:rPr>
        <w:t>按照</w:t>
      </w:r>
      <w:r w:rsidRPr="00CF7289">
        <w:rPr>
          <w:rFonts w:asciiTheme="majorHAnsi" w:hAnsiTheme="majorHAnsi" w:cs="宋体"/>
          <w:sz w:val="24"/>
          <w:szCs w:val="24"/>
        </w:rPr>
        <w:t>与基金管理人协商一致的方式</w:t>
      </w:r>
      <w:r w:rsidRPr="00CF7289">
        <w:rPr>
          <w:rFonts w:asciiTheme="majorHAnsi" w:hAnsiTheme="majorHAnsi" w:cs="宋体"/>
          <w:bCs/>
          <w:sz w:val="24"/>
        </w:rPr>
        <w:t>于次月前</w:t>
      </w:r>
      <w:r w:rsidRPr="00CF7289">
        <w:rPr>
          <w:rFonts w:asciiTheme="majorHAnsi" w:hAnsiTheme="majorHAnsi" w:cs="宋体"/>
          <w:bCs/>
          <w:sz w:val="24"/>
        </w:rPr>
        <w:t>3</w:t>
      </w:r>
      <w:r w:rsidRPr="00CF7289">
        <w:rPr>
          <w:rFonts w:asciiTheme="majorHAnsi" w:hAnsiTheme="majorHAnsi" w:cs="宋体"/>
          <w:bCs/>
          <w:sz w:val="24"/>
        </w:rPr>
        <w:t>个工作日内从基金财产中一次性支付给基金管理人。若遇法定节假日、公休假等，支付日期顺延。</w:t>
      </w:r>
    </w:p>
    <w:p w14:paraId="7C8CC07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、基金托管人的托管费</w:t>
      </w:r>
    </w:p>
    <w:p w14:paraId="3EC066F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本基金的托管费按前一日基金资产净值的</w:t>
      </w:r>
      <w:r w:rsidRPr="00CF7289">
        <w:rPr>
          <w:rFonts w:asciiTheme="majorHAnsi" w:hAnsiTheme="majorHAnsi" w:cs="宋体"/>
          <w:bCs/>
          <w:sz w:val="24"/>
        </w:rPr>
        <w:t>0.</w:t>
      </w:r>
      <w:r w:rsidR="00FE2088" w:rsidRPr="00CF7289">
        <w:rPr>
          <w:rFonts w:asciiTheme="majorHAnsi" w:hAnsiTheme="majorHAnsi" w:cs="宋体"/>
          <w:bCs/>
          <w:sz w:val="24"/>
        </w:rPr>
        <w:t>1</w:t>
      </w:r>
      <w:r w:rsidRPr="00CF7289">
        <w:rPr>
          <w:rFonts w:asciiTheme="majorHAnsi" w:hAnsiTheme="majorHAnsi" w:cs="宋体"/>
          <w:bCs/>
          <w:sz w:val="24"/>
        </w:rPr>
        <w:t>%</w:t>
      </w:r>
      <w:r w:rsidRPr="00CF7289">
        <w:rPr>
          <w:rFonts w:asciiTheme="majorHAnsi" w:hAnsiTheme="majorHAnsi" w:cs="宋体"/>
          <w:bCs/>
          <w:sz w:val="24"/>
        </w:rPr>
        <w:t>的年费率计提。托管费的计算方法如下：</w:t>
      </w:r>
    </w:p>
    <w:p w14:paraId="763B654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H</w:t>
      </w:r>
      <w:r w:rsidRPr="00CF7289">
        <w:rPr>
          <w:rFonts w:asciiTheme="majorHAnsi" w:hAnsiTheme="majorHAnsi" w:cs="宋体"/>
          <w:bCs/>
          <w:sz w:val="24"/>
        </w:rPr>
        <w:t>＝</w:t>
      </w:r>
      <w:r w:rsidRPr="00CF7289">
        <w:rPr>
          <w:rFonts w:asciiTheme="majorHAnsi" w:hAnsiTheme="majorHAnsi" w:cs="宋体"/>
          <w:bCs/>
          <w:sz w:val="24"/>
        </w:rPr>
        <w:t>E×0.</w:t>
      </w:r>
      <w:r w:rsidR="00FE2088" w:rsidRPr="00CF7289">
        <w:rPr>
          <w:rFonts w:asciiTheme="majorHAnsi" w:hAnsiTheme="majorHAnsi" w:cs="宋体"/>
          <w:bCs/>
          <w:sz w:val="24"/>
        </w:rPr>
        <w:t>1</w:t>
      </w:r>
      <w:r w:rsidRPr="00CF7289">
        <w:rPr>
          <w:rFonts w:asciiTheme="majorHAnsi" w:hAnsiTheme="majorHAnsi" w:cs="宋体"/>
          <w:bCs/>
          <w:sz w:val="24"/>
        </w:rPr>
        <w:t>%÷</w:t>
      </w:r>
      <w:r w:rsidRPr="00CF7289">
        <w:rPr>
          <w:rFonts w:asciiTheme="majorHAnsi" w:hAnsiTheme="majorHAnsi" w:cs="宋体"/>
          <w:bCs/>
          <w:sz w:val="24"/>
        </w:rPr>
        <w:t>当年天数</w:t>
      </w:r>
    </w:p>
    <w:p w14:paraId="5FA83FA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H</w:t>
      </w:r>
      <w:r w:rsidRPr="00CF7289">
        <w:rPr>
          <w:rFonts w:asciiTheme="majorHAnsi" w:hAnsiTheme="majorHAnsi" w:cs="宋体"/>
          <w:bCs/>
          <w:sz w:val="24"/>
        </w:rPr>
        <w:t>为每日应计提的基金托管费</w:t>
      </w:r>
    </w:p>
    <w:p w14:paraId="54A00B1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E</w:t>
      </w:r>
      <w:r w:rsidRPr="00CF7289">
        <w:rPr>
          <w:rFonts w:asciiTheme="majorHAnsi" w:hAnsiTheme="majorHAnsi" w:cs="宋体"/>
          <w:bCs/>
          <w:sz w:val="24"/>
        </w:rPr>
        <w:t>为前一日的基金资产净值</w:t>
      </w:r>
    </w:p>
    <w:p w14:paraId="1AD66E7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基金托管费每日计算，逐日累计至每月月末，按月支付，经基金管理人与基金托管人双方核对无误后，基金托管人按照与基金管理人协商一致的方式于次月前</w:t>
      </w:r>
      <w:r w:rsidRPr="00CF7289">
        <w:rPr>
          <w:rFonts w:asciiTheme="majorHAnsi" w:hAnsiTheme="majorHAnsi" w:cs="宋体"/>
          <w:bCs/>
          <w:sz w:val="24"/>
        </w:rPr>
        <w:t>5</w:t>
      </w:r>
      <w:r w:rsidRPr="00CF7289">
        <w:rPr>
          <w:rFonts w:asciiTheme="majorHAnsi" w:hAnsiTheme="majorHAnsi" w:cs="宋体"/>
          <w:bCs/>
          <w:sz w:val="24"/>
        </w:rPr>
        <w:t>个工作日内从基金财产中一次性支取。若遇法定节假日、公休日等</w:t>
      </w:r>
      <w:r w:rsidR="006475CF" w:rsidRPr="00CF7289">
        <w:rPr>
          <w:rFonts w:asciiTheme="majorHAnsi" w:hAnsiTheme="majorHAnsi" w:cs="宋体" w:hint="eastAsia"/>
          <w:bCs/>
          <w:sz w:val="24"/>
        </w:rPr>
        <w:t>，</w:t>
      </w:r>
      <w:r w:rsidRPr="00CF7289">
        <w:rPr>
          <w:rFonts w:asciiTheme="majorHAnsi" w:hAnsiTheme="majorHAnsi" w:cs="宋体"/>
          <w:bCs/>
          <w:sz w:val="24"/>
        </w:rPr>
        <w:t>支付日期顺延。</w:t>
      </w:r>
    </w:p>
    <w:p w14:paraId="2F5971E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w:t>
      </w:r>
      <w:r w:rsidRPr="00CF7289">
        <w:rPr>
          <w:rFonts w:asciiTheme="majorHAnsi" w:hAnsiTheme="majorHAnsi" w:cs="宋体"/>
          <w:bCs/>
          <w:sz w:val="24"/>
        </w:rPr>
        <w:t>C</w:t>
      </w:r>
      <w:r w:rsidRPr="00CF7289">
        <w:rPr>
          <w:rFonts w:asciiTheme="majorHAnsi" w:hAnsiTheme="majorHAnsi" w:cs="宋体"/>
          <w:bCs/>
          <w:sz w:val="24"/>
        </w:rPr>
        <w:t>类基金份额的销售服务费</w:t>
      </w:r>
    </w:p>
    <w:p w14:paraId="157453A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w:t>
      </w:r>
      <w:r w:rsidRPr="00CF7289">
        <w:rPr>
          <w:rFonts w:asciiTheme="majorHAnsi" w:hAnsiTheme="majorHAnsi" w:cs="宋体"/>
          <w:bCs/>
          <w:sz w:val="24"/>
        </w:rPr>
        <w:t>A</w:t>
      </w:r>
      <w:r w:rsidRPr="00CF7289">
        <w:rPr>
          <w:rFonts w:asciiTheme="majorHAnsi" w:hAnsiTheme="majorHAnsi" w:cs="宋体"/>
          <w:bCs/>
          <w:sz w:val="24"/>
        </w:rPr>
        <w:t>类基金份额不收取销售服务费，仅就</w:t>
      </w:r>
      <w:r w:rsidRPr="00CF7289">
        <w:rPr>
          <w:rFonts w:asciiTheme="majorHAnsi" w:hAnsiTheme="majorHAnsi" w:cs="宋体"/>
          <w:bCs/>
          <w:sz w:val="24"/>
        </w:rPr>
        <w:t>C</w:t>
      </w:r>
      <w:r w:rsidRPr="00CF7289">
        <w:rPr>
          <w:rFonts w:asciiTheme="majorHAnsi" w:hAnsiTheme="majorHAnsi" w:cs="宋体"/>
          <w:bCs/>
          <w:sz w:val="24"/>
        </w:rPr>
        <w:t>类基金份额所代表的基金资产收取销售服务费。本基金销售服务费按前一日</w:t>
      </w:r>
      <w:r w:rsidRPr="00CF7289">
        <w:rPr>
          <w:rFonts w:asciiTheme="majorHAnsi" w:hAnsiTheme="majorHAnsi" w:cs="宋体"/>
          <w:bCs/>
          <w:sz w:val="24"/>
        </w:rPr>
        <w:t>C</w:t>
      </w:r>
      <w:r w:rsidRPr="00CF7289">
        <w:rPr>
          <w:rFonts w:asciiTheme="majorHAnsi" w:hAnsiTheme="majorHAnsi" w:cs="宋体"/>
          <w:bCs/>
          <w:sz w:val="24"/>
        </w:rPr>
        <w:t>类基金份额基金资产净值的</w:t>
      </w:r>
      <w:r w:rsidRPr="00CF7289">
        <w:rPr>
          <w:rFonts w:asciiTheme="majorHAnsi" w:hAnsiTheme="majorHAnsi" w:cs="宋体"/>
          <w:bCs/>
          <w:sz w:val="24"/>
        </w:rPr>
        <w:t>0.</w:t>
      </w:r>
      <w:r w:rsidR="00CB5158">
        <w:rPr>
          <w:rFonts w:asciiTheme="majorHAnsi" w:hAnsiTheme="majorHAnsi" w:cs="宋体" w:hint="eastAsia"/>
          <w:bCs/>
          <w:sz w:val="24"/>
        </w:rPr>
        <w:t>1</w:t>
      </w:r>
      <w:r w:rsidRPr="00CF7289">
        <w:rPr>
          <w:rFonts w:asciiTheme="majorHAnsi" w:hAnsiTheme="majorHAnsi" w:cs="宋体"/>
          <w:bCs/>
          <w:sz w:val="24"/>
        </w:rPr>
        <w:t>0%</w:t>
      </w:r>
      <w:r w:rsidRPr="00CF7289">
        <w:rPr>
          <w:rFonts w:asciiTheme="majorHAnsi" w:hAnsiTheme="majorHAnsi" w:cs="宋体"/>
          <w:bCs/>
          <w:sz w:val="24"/>
        </w:rPr>
        <w:t>的年费率计提。销售服务费的计算方法如下：</w:t>
      </w:r>
    </w:p>
    <w:p w14:paraId="2AB9531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H</w:t>
      </w:r>
      <w:r w:rsidRPr="00CF7289">
        <w:rPr>
          <w:rFonts w:asciiTheme="majorHAnsi" w:hAnsiTheme="majorHAnsi" w:cs="宋体"/>
          <w:bCs/>
          <w:sz w:val="24"/>
        </w:rPr>
        <w:t>＝</w:t>
      </w:r>
      <w:r w:rsidRPr="00CF7289">
        <w:rPr>
          <w:rFonts w:asciiTheme="majorHAnsi" w:hAnsiTheme="majorHAnsi" w:cs="宋体"/>
          <w:bCs/>
          <w:sz w:val="24"/>
        </w:rPr>
        <w:t>E×0.</w:t>
      </w:r>
      <w:r w:rsidR="00CB5158">
        <w:rPr>
          <w:rFonts w:asciiTheme="majorHAnsi" w:hAnsiTheme="majorHAnsi" w:cs="宋体" w:hint="eastAsia"/>
          <w:bCs/>
          <w:sz w:val="24"/>
        </w:rPr>
        <w:t>1</w:t>
      </w:r>
      <w:r w:rsidRPr="00CF7289">
        <w:rPr>
          <w:rFonts w:asciiTheme="majorHAnsi" w:hAnsiTheme="majorHAnsi" w:cs="宋体"/>
          <w:bCs/>
          <w:sz w:val="24"/>
        </w:rPr>
        <w:t>0%÷</w:t>
      </w:r>
      <w:r w:rsidRPr="00CF7289">
        <w:rPr>
          <w:rFonts w:asciiTheme="majorHAnsi" w:hAnsiTheme="majorHAnsi" w:cs="宋体"/>
          <w:bCs/>
          <w:sz w:val="24"/>
        </w:rPr>
        <w:t>当年天数</w:t>
      </w:r>
    </w:p>
    <w:p w14:paraId="22B50F5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 xml:space="preserve">H </w:t>
      </w:r>
      <w:r w:rsidRPr="00CF7289">
        <w:rPr>
          <w:rFonts w:asciiTheme="majorHAnsi" w:hAnsiTheme="majorHAnsi" w:cs="宋体"/>
          <w:bCs/>
          <w:sz w:val="24"/>
        </w:rPr>
        <w:t>为</w:t>
      </w:r>
      <w:r w:rsidRPr="00CF7289">
        <w:rPr>
          <w:rFonts w:asciiTheme="majorHAnsi" w:hAnsiTheme="majorHAnsi" w:cs="宋体"/>
          <w:bCs/>
          <w:sz w:val="24"/>
        </w:rPr>
        <w:t>C</w:t>
      </w:r>
      <w:r w:rsidRPr="00CF7289">
        <w:rPr>
          <w:rFonts w:asciiTheme="majorHAnsi" w:hAnsiTheme="majorHAnsi" w:cs="宋体"/>
          <w:bCs/>
          <w:sz w:val="24"/>
        </w:rPr>
        <w:t>类基金份额每日应计提的销售服务费</w:t>
      </w:r>
    </w:p>
    <w:p w14:paraId="1719633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 xml:space="preserve">E </w:t>
      </w:r>
      <w:r w:rsidRPr="00CF7289">
        <w:rPr>
          <w:rFonts w:asciiTheme="majorHAnsi" w:hAnsiTheme="majorHAnsi" w:cs="宋体"/>
          <w:bCs/>
          <w:sz w:val="24"/>
        </w:rPr>
        <w:t>为</w:t>
      </w:r>
      <w:r w:rsidRPr="00CF7289">
        <w:rPr>
          <w:rFonts w:asciiTheme="majorHAnsi" w:hAnsiTheme="majorHAnsi" w:cs="宋体"/>
          <w:bCs/>
          <w:sz w:val="24"/>
        </w:rPr>
        <w:t>C</w:t>
      </w:r>
      <w:r w:rsidRPr="00CF7289">
        <w:rPr>
          <w:rFonts w:asciiTheme="majorHAnsi" w:hAnsiTheme="majorHAnsi" w:cs="宋体"/>
          <w:bCs/>
          <w:sz w:val="24"/>
        </w:rPr>
        <w:t>类基金份额前一日的基金资产净值</w:t>
      </w:r>
    </w:p>
    <w:p w14:paraId="440088E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销售服务费每日计提，逐日累计至每月月末，按月支付。经基金管理人与基金托管人双方核对无误后，基金托管人</w:t>
      </w:r>
      <w:r w:rsidRPr="00CF7289">
        <w:rPr>
          <w:rFonts w:asciiTheme="majorHAnsi" w:hAnsiTheme="majorHAnsi" w:cs="宋体"/>
          <w:bCs/>
          <w:sz w:val="24"/>
          <w:szCs w:val="24"/>
        </w:rPr>
        <w:t>按照</w:t>
      </w:r>
      <w:r w:rsidRPr="00CF7289">
        <w:rPr>
          <w:rFonts w:asciiTheme="majorHAnsi" w:hAnsiTheme="majorHAnsi" w:cs="宋体"/>
          <w:sz w:val="24"/>
          <w:szCs w:val="24"/>
        </w:rPr>
        <w:t>与基金管理人协商一致的方式</w:t>
      </w:r>
      <w:r w:rsidRPr="00CF7289">
        <w:rPr>
          <w:rFonts w:asciiTheme="majorHAnsi" w:hAnsiTheme="majorHAnsi" w:cs="宋体"/>
          <w:bCs/>
          <w:sz w:val="24"/>
        </w:rPr>
        <w:t>于次月前</w:t>
      </w:r>
      <w:r w:rsidRPr="00CF7289">
        <w:rPr>
          <w:rFonts w:asciiTheme="majorHAnsi" w:hAnsiTheme="majorHAnsi" w:cs="宋体"/>
          <w:bCs/>
          <w:sz w:val="24"/>
        </w:rPr>
        <w:t>3</w:t>
      </w:r>
      <w:r w:rsidRPr="00CF7289">
        <w:rPr>
          <w:rFonts w:asciiTheme="majorHAnsi" w:hAnsiTheme="majorHAnsi" w:cs="宋体"/>
          <w:bCs/>
          <w:sz w:val="24"/>
        </w:rPr>
        <w:t>个工作日内从基金财产中一次性支付</w:t>
      </w:r>
      <w:r w:rsidR="002E58D2" w:rsidRPr="00CF7289">
        <w:rPr>
          <w:rFonts w:asciiTheme="majorHAnsi" w:hAnsiTheme="majorHAnsi" w:cs="宋体"/>
          <w:bCs/>
          <w:sz w:val="24"/>
        </w:rPr>
        <w:t>，</w:t>
      </w:r>
      <w:r w:rsidR="002E58D2" w:rsidRPr="00CF7289">
        <w:rPr>
          <w:rFonts w:asciiTheme="majorHAnsi" w:hAnsiTheme="majorHAnsi"/>
          <w:bCs/>
          <w:sz w:val="24"/>
        </w:rPr>
        <w:t>由登记机构代收，登记机构收到后按相关合同规定支付给基金销售机构等</w:t>
      </w:r>
      <w:r w:rsidRPr="00CF7289">
        <w:rPr>
          <w:rFonts w:asciiTheme="majorHAnsi" w:hAnsiTheme="majorHAnsi" w:cs="宋体"/>
          <w:bCs/>
          <w:sz w:val="24"/>
        </w:rPr>
        <w:t>。若遇法定节假日、休息日等，支付日期顺延。</w:t>
      </w:r>
    </w:p>
    <w:p w14:paraId="638FED4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销售服务费可用于本基金市场推广、销售以及基金份额持有人服务等各项费用。</w:t>
      </w:r>
    </w:p>
    <w:p w14:paraId="238F09A6" w14:textId="77777777" w:rsidR="00FA3128" w:rsidRPr="00CF7289" w:rsidRDefault="00BD751F" w:rsidP="00FA312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w:t>
      </w:r>
      <w:r w:rsidR="00FA3128" w:rsidRPr="00CF7289">
        <w:rPr>
          <w:rFonts w:asciiTheme="majorHAnsi" w:hAnsiTheme="majorHAnsi" w:cs="宋体"/>
          <w:bCs/>
          <w:sz w:val="24"/>
        </w:rPr>
        <w:t>标的指数许可使用费</w:t>
      </w:r>
    </w:p>
    <w:p w14:paraId="4171F002" w14:textId="77777777" w:rsidR="009A727A" w:rsidRPr="00CF7289" w:rsidRDefault="009A727A" w:rsidP="009A727A">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《基金合同》生效后的标的指数</w:t>
      </w:r>
      <w:r w:rsidR="00AF5B9A" w:rsidRPr="00CF7289">
        <w:rPr>
          <w:rFonts w:asciiTheme="majorHAnsi" w:hAnsiTheme="majorHAnsi" w:cs="宋体" w:hint="eastAsia"/>
          <w:bCs/>
          <w:sz w:val="24"/>
        </w:rPr>
        <w:t>许可使用</w:t>
      </w:r>
      <w:r w:rsidRPr="00CF7289">
        <w:rPr>
          <w:rFonts w:asciiTheme="majorHAnsi" w:hAnsiTheme="majorHAnsi" w:cs="宋体" w:hint="eastAsia"/>
          <w:bCs/>
          <w:sz w:val="24"/>
        </w:rPr>
        <w:t>费按照基金管理人与中证指数有限公司签署的指数使用许可协议的约定，从基金财产中向中证指数有限公司支付。标的指数许可使用费按前一日基金资产净值</w:t>
      </w:r>
      <w:r w:rsidRPr="00CF7289">
        <w:rPr>
          <w:rFonts w:asciiTheme="majorHAnsi" w:hAnsiTheme="majorHAnsi" w:cs="宋体" w:hint="eastAsia"/>
          <w:bCs/>
          <w:sz w:val="24"/>
        </w:rPr>
        <w:t>0.016%</w:t>
      </w:r>
      <w:r w:rsidRPr="00CF7289">
        <w:rPr>
          <w:rFonts w:asciiTheme="majorHAnsi" w:hAnsiTheme="majorHAnsi" w:cs="宋体" w:hint="eastAsia"/>
          <w:bCs/>
          <w:sz w:val="24"/>
        </w:rPr>
        <w:t>的年费率计提。具体计算方法如下：</w:t>
      </w:r>
    </w:p>
    <w:p w14:paraId="4B115A3D" w14:textId="77777777" w:rsidR="009A727A" w:rsidRPr="00CF7289" w:rsidRDefault="009A727A" w:rsidP="009A727A">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H</w:t>
      </w:r>
      <w:r w:rsidRPr="00CF7289">
        <w:rPr>
          <w:rFonts w:asciiTheme="majorHAnsi" w:hAnsiTheme="majorHAnsi" w:cs="宋体" w:hint="eastAsia"/>
          <w:bCs/>
          <w:sz w:val="24"/>
        </w:rPr>
        <w:t>＝</w:t>
      </w:r>
      <w:r w:rsidRPr="00CF7289">
        <w:rPr>
          <w:rFonts w:asciiTheme="majorHAnsi" w:hAnsiTheme="majorHAnsi" w:cs="宋体" w:hint="eastAsia"/>
          <w:bCs/>
          <w:sz w:val="24"/>
        </w:rPr>
        <w:t>E</w:t>
      </w:r>
      <w:r w:rsidRPr="00CF7289">
        <w:rPr>
          <w:rFonts w:asciiTheme="majorHAnsi" w:hAnsiTheme="majorHAnsi" w:cs="宋体" w:hint="eastAsia"/>
          <w:bCs/>
          <w:sz w:val="24"/>
        </w:rPr>
        <w:t>×</w:t>
      </w:r>
      <w:r w:rsidRPr="00CF7289">
        <w:rPr>
          <w:rFonts w:asciiTheme="majorHAnsi" w:hAnsiTheme="majorHAnsi" w:cs="宋体" w:hint="eastAsia"/>
          <w:bCs/>
          <w:sz w:val="24"/>
        </w:rPr>
        <w:t>0.016%</w:t>
      </w:r>
      <w:r w:rsidRPr="00CF7289">
        <w:rPr>
          <w:rFonts w:asciiTheme="majorHAnsi" w:hAnsiTheme="majorHAnsi" w:cs="宋体" w:hint="eastAsia"/>
          <w:bCs/>
          <w:sz w:val="24"/>
        </w:rPr>
        <w:t>÷当年天数</w:t>
      </w:r>
    </w:p>
    <w:p w14:paraId="73BFA402" w14:textId="77777777" w:rsidR="009A727A" w:rsidRPr="00CF7289" w:rsidRDefault="009A727A" w:rsidP="009A727A">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lastRenderedPageBreak/>
        <w:t>H</w:t>
      </w:r>
      <w:r w:rsidRPr="00CF7289">
        <w:rPr>
          <w:rFonts w:asciiTheme="majorHAnsi" w:hAnsiTheme="majorHAnsi" w:cs="宋体" w:hint="eastAsia"/>
          <w:bCs/>
          <w:sz w:val="24"/>
        </w:rPr>
        <w:t>为每日应计提的</w:t>
      </w:r>
      <w:r w:rsidR="00AF5B9A">
        <w:rPr>
          <w:rFonts w:asciiTheme="majorHAnsi" w:hAnsiTheme="majorHAnsi" w:cs="宋体" w:hint="eastAsia"/>
          <w:bCs/>
          <w:sz w:val="24"/>
        </w:rPr>
        <w:t>标的</w:t>
      </w:r>
      <w:r w:rsidRPr="00CF7289">
        <w:rPr>
          <w:rFonts w:asciiTheme="majorHAnsi" w:hAnsiTheme="majorHAnsi" w:cs="宋体" w:hint="eastAsia"/>
          <w:bCs/>
          <w:sz w:val="24"/>
        </w:rPr>
        <w:t>指数许可使用费</w:t>
      </w:r>
    </w:p>
    <w:p w14:paraId="1A03D65E" w14:textId="77777777" w:rsidR="009A727A" w:rsidRPr="00CF7289" w:rsidRDefault="009A727A" w:rsidP="009A727A">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E</w:t>
      </w:r>
      <w:r w:rsidRPr="00CF7289">
        <w:rPr>
          <w:rFonts w:asciiTheme="majorHAnsi" w:hAnsiTheme="majorHAnsi" w:cs="宋体" w:hint="eastAsia"/>
          <w:bCs/>
          <w:sz w:val="24"/>
        </w:rPr>
        <w:t>为本基金前一日的基金资产净值</w:t>
      </w:r>
    </w:p>
    <w:p w14:paraId="20438E85" w14:textId="77777777" w:rsidR="009A727A" w:rsidRPr="00CF7289" w:rsidRDefault="00AF5B9A" w:rsidP="009A727A">
      <w:pPr>
        <w:spacing w:line="360" w:lineRule="auto"/>
        <w:ind w:firstLineChars="200" w:firstLine="480"/>
        <w:rPr>
          <w:rFonts w:asciiTheme="majorHAnsi" w:hAnsiTheme="majorHAnsi" w:cs="宋体"/>
          <w:bCs/>
          <w:sz w:val="24"/>
        </w:rPr>
      </w:pPr>
      <w:r>
        <w:rPr>
          <w:rFonts w:asciiTheme="majorHAnsi" w:hAnsiTheme="majorHAnsi" w:cs="宋体" w:hint="eastAsia"/>
          <w:bCs/>
          <w:sz w:val="24"/>
        </w:rPr>
        <w:t>标的</w:t>
      </w:r>
      <w:r w:rsidR="009A727A" w:rsidRPr="00CF7289">
        <w:rPr>
          <w:rFonts w:asciiTheme="majorHAnsi" w:hAnsiTheme="majorHAnsi" w:cs="宋体" w:hint="eastAsia"/>
          <w:bCs/>
          <w:sz w:val="24"/>
        </w:rPr>
        <w:t>指数许可使用费每日计提，逐日累计，按季支付。标的指数许可使用费的收取下限为每季度人民币</w:t>
      </w:r>
      <w:r w:rsidR="009D20CB">
        <w:rPr>
          <w:rFonts w:asciiTheme="majorHAnsi" w:hAnsiTheme="majorHAnsi" w:cs="宋体" w:hint="eastAsia"/>
          <w:bCs/>
          <w:sz w:val="24"/>
        </w:rPr>
        <w:t>壹</w:t>
      </w:r>
      <w:r w:rsidR="009A727A" w:rsidRPr="00CF7289">
        <w:rPr>
          <w:rFonts w:asciiTheme="majorHAnsi" w:hAnsiTheme="majorHAnsi" w:cs="宋体" w:hint="eastAsia"/>
          <w:bCs/>
          <w:sz w:val="24"/>
        </w:rPr>
        <w:t>万元（</w:t>
      </w:r>
      <w:r w:rsidR="009A727A" w:rsidRPr="00CF7289">
        <w:rPr>
          <w:rFonts w:asciiTheme="majorHAnsi" w:hAnsiTheme="majorHAnsi" w:cs="宋体" w:hint="eastAsia"/>
          <w:bCs/>
          <w:sz w:val="24"/>
        </w:rPr>
        <w:t>10,000</w:t>
      </w:r>
      <w:r w:rsidR="009A727A" w:rsidRPr="00CF7289">
        <w:rPr>
          <w:rFonts w:asciiTheme="majorHAnsi" w:hAnsiTheme="majorHAnsi" w:cs="宋体" w:hint="eastAsia"/>
          <w:bCs/>
          <w:sz w:val="24"/>
        </w:rPr>
        <w:t>元），计费期间不足一季度的，根据实际天数按比例计算。</w:t>
      </w:r>
    </w:p>
    <w:p w14:paraId="5ABF4AE6" w14:textId="35CE9670" w:rsidR="00FA3128" w:rsidRPr="00CF7289" w:rsidRDefault="009A727A" w:rsidP="00FA3128">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如果</w:t>
      </w:r>
      <w:r w:rsidR="00AF5B9A">
        <w:rPr>
          <w:rFonts w:asciiTheme="majorHAnsi" w:hAnsiTheme="majorHAnsi" w:cs="宋体" w:hint="eastAsia"/>
          <w:bCs/>
          <w:sz w:val="24"/>
        </w:rPr>
        <w:t>标的</w:t>
      </w:r>
      <w:r w:rsidRPr="00CF7289">
        <w:rPr>
          <w:rFonts w:asciiTheme="majorHAnsi" w:hAnsiTheme="majorHAnsi" w:cs="宋体" w:hint="eastAsia"/>
          <w:bCs/>
          <w:sz w:val="24"/>
        </w:rPr>
        <w:t>指数许可使用费的计算方法或费率发生调整，本基金将采用调整后的方法或费率计算</w:t>
      </w:r>
      <w:r w:rsidR="00AF5B9A">
        <w:rPr>
          <w:rFonts w:asciiTheme="majorHAnsi" w:hAnsiTheme="majorHAnsi" w:cs="宋体" w:hint="eastAsia"/>
          <w:bCs/>
          <w:sz w:val="24"/>
        </w:rPr>
        <w:t>标的</w:t>
      </w:r>
      <w:r w:rsidRPr="00CF7289">
        <w:rPr>
          <w:rFonts w:asciiTheme="majorHAnsi" w:hAnsiTheme="majorHAnsi" w:cs="宋体" w:hint="eastAsia"/>
          <w:bCs/>
          <w:sz w:val="24"/>
        </w:rPr>
        <w:t>指数许可使用费。基金管理人应及时按照《信息披露管理办法》的规定在</w:t>
      </w:r>
      <w:del w:id="741" w:author="郑雅雯" w:date="2020-08-11T18:39:00Z">
        <w:r w:rsidRPr="00CF7289" w:rsidDel="00265871">
          <w:rPr>
            <w:rFonts w:asciiTheme="majorHAnsi" w:hAnsiTheme="majorHAnsi" w:cs="宋体" w:hint="eastAsia"/>
            <w:bCs/>
            <w:sz w:val="24"/>
          </w:rPr>
          <w:delText>指定媒介</w:delText>
        </w:r>
      </w:del>
      <w:ins w:id="742" w:author="郑雅雯" w:date="2020-08-11T18:39:00Z">
        <w:r w:rsidR="00265871">
          <w:rPr>
            <w:rFonts w:asciiTheme="majorHAnsi" w:hAnsiTheme="majorHAnsi" w:cs="宋体" w:hint="eastAsia"/>
            <w:bCs/>
            <w:sz w:val="24"/>
          </w:rPr>
          <w:t>规定媒介</w:t>
        </w:r>
      </w:ins>
      <w:r w:rsidRPr="00CF7289">
        <w:rPr>
          <w:rFonts w:asciiTheme="majorHAnsi" w:hAnsiTheme="majorHAnsi" w:cs="宋体" w:hint="eastAsia"/>
          <w:bCs/>
          <w:sz w:val="24"/>
        </w:rPr>
        <w:t>进行公告，此项调整无须召开基金份额持有人大会审议。</w:t>
      </w:r>
    </w:p>
    <w:p w14:paraId="77A93770" w14:textId="514108BB" w:rsidR="00BD751F" w:rsidRPr="00CF7289" w:rsidRDefault="00FA3128" w:rsidP="00FA312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w:t>
      </w:r>
      <w:r w:rsidR="00BD751F" w:rsidRPr="00CF7289">
        <w:rPr>
          <w:rFonts w:asciiTheme="majorHAnsi" w:hAnsiTheme="majorHAnsi" w:cs="宋体"/>
          <w:bCs/>
          <w:sz w:val="24"/>
        </w:rPr>
        <w:t>上述</w:t>
      </w:r>
      <w:r w:rsidR="00BD751F" w:rsidRPr="00CF7289">
        <w:rPr>
          <w:rFonts w:asciiTheme="majorHAnsi" w:hAnsiTheme="majorHAnsi" w:cs="宋体"/>
          <w:bCs/>
          <w:sz w:val="24"/>
        </w:rPr>
        <w:t>“</w:t>
      </w:r>
      <w:r w:rsidR="00BD751F" w:rsidRPr="00CF7289">
        <w:rPr>
          <w:rFonts w:asciiTheme="majorHAnsi" w:hAnsiTheme="majorHAnsi" w:cs="宋体"/>
          <w:bCs/>
          <w:sz w:val="24"/>
        </w:rPr>
        <w:t>一、基金费用的种类中第</w:t>
      </w:r>
      <w:r w:rsidR="003A30C3">
        <w:rPr>
          <w:rFonts w:asciiTheme="majorHAnsi" w:hAnsiTheme="majorHAnsi" w:cs="宋体"/>
          <w:bCs/>
          <w:sz w:val="24"/>
        </w:rPr>
        <w:t>5</w:t>
      </w:r>
      <w:r w:rsidR="00BD751F" w:rsidRPr="00CF7289">
        <w:rPr>
          <w:rFonts w:asciiTheme="majorHAnsi" w:hAnsiTheme="majorHAnsi" w:cs="宋体"/>
          <w:bCs/>
          <w:sz w:val="24"/>
        </w:rPr>
        <w:t>－</w:t>
      </w:r>
      <w:del w:id="743" w:author="郑雅雯" w:date="2020-08-10T16:29:00Z">
        <w:r w:rsidRPr="00CF7289" w:rsidDel="005E076C">
          <w:rPr>
            <w:rFonts w:asciiTheme="majorHAnsi" w:hAnsiTheme="majorHAnsi" w:cs="宋体"/>
            <w:bCs/>
            <w:sz w:val="24"/>
          </w:rPr>
          <w:delText>11</w:delText>
        </w:r>
      </w:del>
      <w:ins w:id="744" w:author="郑雅雯" w:date="2020-08-10T16:29:00Z">
        <w:r w:rsidR="005E076C" w:rsidRPr="00CF7289">
          <w:rPr>
            <w:rFonts w:asciiTheme="majorHAnsi" w:hAnsiTheme="majorHAnsi" w:cs="宋体"/>
            <w:bCs/>
            <w:sz w:val="24"/>
          </w:rPr>
          <w:t>1</w:t>
        </w:r>
        <w:r w:rsidR="005E076C">
          <w:rPr>
            <w:rFonts w:asciiTheme="majorHAnsi" w:hAnsiTheme="majorHAnsi" w:cs="宋体"/>
            <w:bCs/>
            <w:sz w:val="24"/>
          </w:rPr>
          <w:t>2</w:t>
        </w:r>
      </w:ins>
      <w:r w:rsidR="00BD751F" w:rsidRPr="00CF7289">
        <w:rPr>
          <w:rFonts w:asciiTheme="majorHAnsi" w:hAnsiTheme="majorHAnsi" w:cs="宋体"/>
          <w:bCs/>
          <w:sz w:val="24"/>
        </w:rPr>
        <w:t>项费用</w:t>
      </w:r>
      <w:r w:rsidR="00BD751F" w:rsidRPr="00CF7289">
        <w:rPr>
          <w:rFonts w:asciiTheme="majorHAnsi" w:hAnsiTheme="majorHAnsi" w:cs="宋体"/>
          <w:bCs/>
          <w:sz w:val="24"/>
        </w:rPr>
        <w:t>”</w:t>
      </w:r>
      <w:r w:rsidR="00BD751F" w:rsidRPr="00CF7289">
        <w:rPr>
          <w:rFonts w:asciiTheme="majorHAnsi" w:hAnsiTheme="majorHAnsi" w:cs="宋体"/>
          <w:bCs/>
          <w:sz w:val="24"/>
        </w:rPr>
        <w:t>，根据有关法规及相应协议规定，按费用实际支出金额列入当期费用，由基金托管人从基金财产中支付。</w:t>
      </w:r>
    </w:p>
    <w:p w14:paraId="31C0B461" w14:textId="77777777" w:rsidR="00BD751F" w:rsidRPr="00CF7289" w:rsidRDefault="00FA3128">
      <w:pPr>
        <w:spacing w:line="360" w:lineRule="auto"/>
        <w:ind w:firstLineChars="200" w:firstLine="480"/>
        <w:rPr>
          <w:rFonts w:asciiTheme="majorHAnsi" w:hAnsiTheme="majorHAnsi"/>
          <w:bCs/>
          <w:sz w:val="24"/>
        </w:rPr>
      </w:pPr>
      <w:r w:rsidRPr="00CF7289">
        <w:rPr>
          <w:rFonts w:asciiTheme="majorHAnsi" w:hAnsiTheme="majorHAnsi"/>
          <w:bCs/>
          <w:sz w:val="24"/>
        </w:rPr>
        <w:t>6</w:t>
      </w:r>
      <w:r w:rsidR="004B76F7" w:rsidRPr="00CF7289">
        <w:rPr>
          <w:rFonts w:asciiTheme="majorHAnsi" w:hAnsiTheme="majorHAnsi"/>
          <w:bCs/>
          <w:sz w:val="24"/>
        </w:rPr>
        <w:t>、证券账户开户费用：证券账户开户费经基金管理人与基金托管人核对无误后，自</w:t>
      </w:r>
      <w:r w:rsidR="008B008E" w:rsidRPr="00CF7289">
        <w:rPr>
          <w:rFonts w:asciiTheme="majorHAnsi" w:hAnsiTheme="majorHAnsi"/>
          <w:bCs/>
          <w:sz w:val="24"/>
        </w:rPr>
        <w:t>本基金</w:t>
      </w:r>
      <w:r w:rsidR="004B76F7" w:rsidRPr="00CF7289">
        <w:rPr>
          <w:rFonts w:asciiTheme="majorHAnsi" w:hAnsiTheme="majorHAnsi"/>
          <w:bCs/>
          <w:sz w:val="24"/>
        </w:rPr>
        <w:t>成立一个月内由基金托管人从基金财产中划付，如基金财产余额不足支付该开户费用，由基金管理人于</w:t>
      </w:r>
      <w:r w:rsidR="008B008E" w:rsidRPr="00CF7289">
        <w:rPr>
          <w:rFonts w:asciiTheme="majorHAnsi" w:hAnsiTheme="majorHAnsi"/>
          <w:bCs/>
          <w:sz w:val="24"/>
        </w:rPr>
        <w:t>基金</w:t>
      </w:r>
      <w:r w:rsidR="004B76F7" w:rsidRPr="00CF7289">
        <w:rPr>
          <w:rFonts w:asciiTheme="majorHAnsi" w:hAnsiTheme="majorHAnsi"/>
          <w:bCs/>
          <w:sz w:val="24"/>
        </w:rPr>
        <w:t>成立一个月后的</w:t>
      </w:r>
      <w:r w:rsidR="004B76F7" w:rsidRPr="00CF7289">
        <w:rPr>
          <w:rFonts w:asciiTheme="majorHAnsi" w:hAnsiTheme="majorHAnsi"/>
          <w:bCs/>
          <w:sz w:val="24"/>
        </w:rPr>
        <w:t>5</w:t>
      </w:r>
      <w:r w:rsidR="004B76F7" w:rsidRPr="00CF7289">
        <w:rPr>
          <w:rFonts w:asciiTheme="majorHAnsi" w:hAnsiTheme="majorHAnsi"/>
          <w:bCs/>
          <w:sz w:val="24"/>
        </w:rPr>
        <w:t>个工作日内进行垫付，基金托管人不承担垫付开户费用义务。</w:t>
      </w:r>
    </w:p>
    <w:p w14:paraId="48D4CE45" w14:textId="77777777" w:rsidR="00FA3128" w:rsidRPr="00CF7289" w:rsidRDefault="00FA3128">
      <w:pPr>
        <w:spacing w:line="360" w:lineRule="auto"/>
        <w:ind w:firstLineChars="200" w:firstLine="480"/>
        <w:rPr>
          <w:rFonts w:asciiTheme="majorHAnsi" w:hAnsiTheme="majorHAnsi" w:cs="宋体"/>
          <w:bCs/>
          <w:sz w:val="24"/>
        </w:rPr>
      </w:pPr>
    </w:p>
    <w:p w14:paraId="26FA0F86"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三、不列入基金费用的项目</w:t>
      </w:r>
    </w:p>
    <w:p w14:paraId="6232551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下列费用不列入基金费用：</w:t>
      </w:r>
    </w:p>
    <w:p w14:paraId="3FF6D27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、基金管理人和基金托管人因未履行或未完全履行义务导致的费用支出或基金财产的损失；</w:t>
      </w:r>
    </w:p>
    <w:p w14:paraId="7AF4A57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、基金管理人和基金托管人处理与基金运作无关的事项发生的费用；</w:t>
      </w:r>
    </w:p>
    <w:p w14:paraId="167C098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、《基金合同》生效前的相关费用；</w:t>
      </w:r>
    </w:p>
    <w:p w14:paraId="2F86C82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、其他根据相关法律法规及中国证监会的有关规定不得列入基金费用的项目。</w:t>
      </w:r>
      <w:bookmarkStart w:id="745" w:name="_Hlt88827255"/>
      <w:bookmarkEnd w:id="745"/>
    </w:p>
    <w:p w14:paraId="60BA4667" w14:textId="77777777" w:rsidR="00BD751F" w:rsidRDefault="00BD751F">
      <w:pPr>
        <w:spacing w:line="360" w:lineRule="auto"/>
        <w:ind w:firstLineChars="200" w:firstLine="480"/>
        <w:rPr>
          <w:ins w:id="746" w:author="郑雅雯" w:date="2020-08-10T16:29:00Z"/>
          <w:rFonts w:asciiTheme="majorHAnsi" w:hAnsiTheme="majorHAnsi" w:cs="宋体"/>
          <w:bCs/>
          <w:sz w:val="24"/>
        </w:rPr>
      </w:pPr>
    </w:p>
    <w:p w14:paraId="1D00B554" w14:textId="77777777" w:rsidR="005E076C" w:rsidRPr="006C401F" w:rsidRDefault="005E076C" w:rsidP="005E076C">
      <w:pPr>
        <w:spacing w:line="360" w:lineRule="auto"/>
        <w:ind w:firstLineChars="200" w:firstLine="480"/>
        <w:rPr>
          <w:ins w:id="747" w:author="郑雅雯" w:date="2020-08-10T16:29:00Z"/>
          <w:rFonts w:ascii="宋体" w:hAnsi="宋体" w:cs="宋体"/>
          <w:bCs/>
          <w:sz w:val="24"/>
        </w:rPr>
      </w:pPr>
      <w:ins w:id="748" w:author="郑雅雯" w:date="2020-08-10T16:29:00Z">
        <w:r w:rsidRPr="006C401F">
          <w:rPr>
            <w:rFonts w:ascii="宋体" w:hAnsi="宋体" w:cs="宋体" w:hint="eastAsia"/>
            <w:bCs/>
            <w:sz w:val="24"/>
          </w:rPr>
          <w:t>四、实施侧袋机制期间的基金费用</w:t>
        </w:r>
      </w:ins>
    </w:p>
    <w:p w14:paraId="3F391EFF" w14:textId="77777777" w:rsidR="005E076C" w:rsidRDefault="005E076C" w:rsidP="005E076C">
      <w:pPr>
        <w:spacing w:line="360" w:lineRule="auto"/>
        <w:ind w:firstLineChars="200" w:firstLine="480"/>
        <w:rPr>
          <w:ins w:id="749" w:author="郑雅雯" w:date="2020-08-10T16:29:00Z"/>
          <w:rFonts w:ascii="宋体" w:hAnsi="宋体" w:cs="宋体"/>
          <w:bCs/>
          <w:sz w:val="24"/>
        </w:rPr>
      </w:pPr>
      <w:ins w:id="750" w:author="郑雅雯" w:date="2020-08-10T16:29:00Z">
        <w:r w:rsidRPr="006C401F">
          <w:rPr>
            <w:rFonts w:ascii="宋体" w:hAnsi="宋体" w:cs="宋体" w:hint="eastAsia"/>
            <w:bCs/>
            <w:sz w:val="24"/>
          </w:rPr>
          <w:t>本基金实施侧袋机制的，与侧袋账户有关的费用可以从侧袋账户中列支，但应待侧袋账户资产变现后方可列支，有关费用可酌情收取或减免，但不得收取管理费，详见招募说明书的规定。</w:t>
        </w:r>
      </w:ins>
    </w:p>
    <w:p w14:paraId="503D324D" w14:textId="77777777" w:rsidR="005E076C" w:rsidRPr="00CF7289" w:rsidRDefault="005E076C">
      <w:pPr>
        <w:spacing w:line="360" w:lineRule="auto"/>
        <w:ind w:firstLineChars="200" w:firstLine="480"/>
        <w:rPr>
          <w:rFonts w:asciiTheme="majorHAnsi" w:hAnsiTheme="majorHAnsi" w:cs="宋体"/>
          <w:bCs/>
          <w:sz w:val="24"/>
        </w:rPr>
      </w:pPr>
    </w:p>
    <w:p w14:paraId="652BD860" w14:textId="43AE251C" w:rsidR="00BD751F" w:rsidRPr="00CF7289" w:rsidRDefault="00BD751F" w:rsidP="00993134">
      <w:pPr>
        <w:spacing w:line="360" w:lineRule="auto"/>
        <w:ind w:firstLineChars="200" w:firstLine="480"/>
        <w:rPr>
          <w:rFonts w:asciiTheme="majorHAnsi" w:hAnsiTheme="majorHAnsi" w:cs="宋体"/>
          <w:bCs/>
          <w:sz w:val="24"/>
        </w:rPr>
      </w:pPr>
      <w:del w:id="751" w:author="郑雅雯" w:date="2020-08-10T16:29:00Z">
        <w:r w:rsidRPr="00CF7289" w:rsidDel="005E076C">
          <w:rPr>
            <w:rFonts w:asciiTheme="majorHAnsi" w:hAnsiTheme="majorHAnsi" w:cs="宋体" w:hint="eastAsia"/>
            <w:bCs/>
            <w:sz w:val="24"/>
          </w:rPr>
          <w:lastRenderedPageBreak/>
          <w:delText>四</w:delText>
        </w:r>
      </w:del>
      <w:ins w:id="752" w:author="郑雅雯" w:date="2020-08-10T16:29:00Z">
        <w:r w:rsidR="005E076C">
          <w:rPr>
            <w:rFonts w:asciiTheme="majorHAnsi" w:hAnsiTheme="majorHAnsi" w:cs="宋体" w:hint="eastAsia"/>
            <w:bCs/>
            <w:sz w:val="24"/>
          </w:rPr>
          <w:t>五</w:t>
        </w:r>
      </w:ins>
      <w:r w:rsidRPr="00CF7289">
        <w:rPr>
          <w:rFonts w:asciiTheme="majorHAnsi" w:hAnsiTheme="majorHAnsi" w:cs="宋体"/>
          <w:bCs/>
          <w:sz w:val="24"/>
        </w:rPr>
        <w:t>、基金税收</w:t>
      </w:r>
    </w:p>
    <w:p w14:paraId="5E18B77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本基金运作过程中涉及的各纳税主体，其纳税义务按国家税收法律、法规执行。</w:t>
      </w:r>
    </w:p>
    <w:p w14:paraId="7543FD5D" w14:textId="77777777" w:rsidR="00BD751F" w:rsidRPr="00CF7289" w:rsidRDefault="00BD751F">
      <w:pPr>
        <w:spacing w:line="360" w:lineRule="auto"/>
        <w:ind w:firstLineChars="200" w:firstLine="480"/>
        <w:rPr>
          <w:rFonts w:asciiTheme="majorHAnsi" w:hAnsiTheme="majorHAnsi" w:cs="宋体"/>
          <w:bCs/>
          <w:sz w:val="24"/>
        </w:rPr>
      </w:pPr>
    </w:p>
    <w:p w14:paraId="4C5BD983" w14:textId="77777777" w:rsidR="00BD751F" w:rsidRPr="00CF7289" w:rsidRDefault="00BD751F">
      <w:pPr>
        <w:spacing w:line="360" w:lineRule="auto"/>
        <w:ind w:firstLineChars="200" w:firstLine="480"/>
        <w:rPr>
          <w:rFonts w:asciiTheme="majorHAnsi" w:hAnsiTheme="majorHAnsi" w:cs="宋体"/>
          <w:bCs/>
          <w:sz w:val="24"/>
        </w:rPr>
      </w:pPr>
    </w:p>
    <w:p w14:paraId="7AB452D3" w14:textId="77777777" w:rsidR="00BD751F" w:rsidRPr="00CF7289" w:rsidRDefault="00BD751F">
      <w:pPr>
        <w:pStyle w:val="1"/>
        <w:spacing w:before="0" w:after="0"/>
        <w:jc w:val="center"/>
        <w:rPr>
          <w:rFonts w:asciiTheme="majorHAnsi" w:hAnsiTheme="majorHAnsi" w:cs="宋体"/>
          <w:color w:val="auto"/>
          <w:sz w:val="30"/>
        </w:rPr>
      </w:pPr>
      <w:bookmarkStart w:id="753" w:name="_Toc93226149"/>
      <w:bookmarkStart w:id="754" w:name="_Toc92662707"/>
      <w:bookmarkStart w:id="755" w:name="_Toc128310499"/>
      <w:bookmarkStart w:id="756" w:name="_Toc139991746"/>
      <w:bookmarkStart w:id="757" w:name="_Toc22552"/>
      <w:bookmarkStart w:id="758" w:name="_Toc141703896"/>
      <w:r w:rsidRPr="00CF7289">
        <w:rPr>
          <w:rFonts w:asciiTheme="majorHAnsi" w:hAnsiTheme="majorHAnsi" w:cs="宋体"/>
          <w:b w:val="0"/>
          <w:bCs/>
          <w:color w:val="auto"/>
          <w:sz w:val="30"/>
        </w:rPr>
        <w:br w:type="page"/>
      </w:r>
      <w:bookmarkStart w:id="759" w:name="_Toc19558"/>
      <w:bookmarkStart w:id="760" w:name="_Toc15525"/>
      <w:bookmarkStart w:id="761" w:name="_Toc3656"/>
      <w:bookmarkStart w:id="762" w:name="_Toc25883"/>
      <w:bookmarkStart w:id="763" w:name="_Toc178"/>
      <w:bookmarkStart w:id="764" w:name="_Toc12761"/>
      <w:bookmarkStart w:id="765" w:name="_Toc20052"/>
      <w:bookmarkStart w:id="766" w:name="_Toc1617"/>
      <w:bookmarkStart w:id="767" w:name="_Toc21829"/>
      <w:bookmarkStart w:id="768" w:name="_Toc15351"/>
      <w:r w:rsidRPr="00CF7289">
        <w:rPr>
          <w:rFonts w:asciiTheme="majorHAnsi" w:hAnsiTheme="majorHAnsi" w:cs="宋体"/>
          <w:color w:val="auto"/>
          <w:sz w:val="30"/>
        </w:rPr>
        <w:lastRenderedPageBreak/>
        <w:t>第十六部分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w:t>
      </w:r>
      <w:bookmarkEnd w:id="753"/>
      <w:bookmarkEnd w:id="754"/>
      <w:r w:rsidRPr="00CF7289">
        <w:rPr>
          <w:rFonts w:asciiTheme="majorHAnsi" w:hAnsiTheme="majorHAnsi" w:cs="宋体"/>
          <w:color w:val="auto"/>
          <w:sz w:val="30"/>
        </w:rPr>
        <w:t>的收益与分配</w:t>
      </w:r>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p>
    <w:p w14:paraId="72DA597E" w14:textId="77777777" w:rsidR="00BD751F" w:rsidRPr="00CF7289" w:rsidRDefault="00BD751F">
      <w:pPr>
        <w:rPr>
          <w:rFonts w:asciiTheme="majorHAnsi" w:hAnsiTheme="majorHAnsi" w:cs="宋体"/>
          <w:bCs/>
        </w:rPr>
      </w:pPr>
    </w:p>
    <w:p w14:paraId="3DA825E4" w14:textId="77777777" w:rsidR="00BD751F" w:rsidRPr="00CF7289" w:rsidRDefault="00BD751F" w:rsidP="00993134">
      <w:pPr>
        <w:spacing w:line="360" w:lineRule="auto"/>
        <w:ind w:firstLineChars="225" w:firstLine="540"/>
        <w:rPr>
          <w:rFonts w:asciiTheme="majorHAnsi" w:hAnsiTheme="majorHAnsi" w:cs="宋体"/>
          <w:bCs/>
          <w:sz w:val="24"/>
        </w:rPr>
      </w:pPr>
      <w:r w:rsidRPr="00CF7289">
        <w:rPr>
          <w:rFonts w:asciiTheme="majorHAnsi" w:hAnsiTheme="majorHAnsi" w:cs="宋体"/>
          <w:bCs/>
          <w:sz w:val="24"/>
        </w:rPr>
        <w:t>一、基金利润的构成</w:t>
      </w:r>
    </w:p>
    <w:p w14:paraId="76C2840D"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基金利润指基金利息收入、投资收益、公允价值变动收益和其他收入扣除相关费用后的余额，基金已实现收益指基金利润减去公允价值变动收益后的余额。</w:t>
      </w:r>
    </w:p>
    <w:p w14:paraId="1F50D9F7" w14:textId="77777777" w:rsidR="00BD751F" w:rsidRPr="00CF7289" w:rsidRDefault="00BD751F">
      <w:pPr>
        <w:spacing w:line="360" w:lineRule="auto"/>
        <w:ind w:firstLineChars="225" w:firstLine="540"/>
        <w:rPr>
          <w:rFonts w:asciiTheme="majorHAnsi" w:hAnsiTheme="majorHAnsi" w:cs="宋体"/>
          <w:bCs/>
          <w:sz w:val="24"/>
        </w:rPr>
      </w:pPr>
    </w:p>
    <w:p w14:paraId="7BC69A4A" w14:textId="77777777" w:rsidR="00BD751F" w:rsidRPr="00CF7289" w:rsidRDefault="00BD751F" w:rsidP="00993134">
      <w:pPr>
        <w:spacing w:line="360" w:lineRule="auto"/>
        <w:ind w:firstLineChars="225" w:firstLine="540"/>
        <w:rPr>
          <w:rFonts w:asciiTheme="majorHAnsi" w:hAnsiTheme="majorHAnsi" w:cs="宋体"/>
          <w:bCs/>
          <w:sz w:val="24"/>
        </w:rPr>
      </w:pPr>
      <w:r w:rsidRPr="00CF7289">
        <w:rPr>
          <w:rFonts w:asciiTheme="majorHAnsi" w:hAnsiTheme="majorHAnsi" w:cs="宋体"/>
          <w:bCs/>
          <w:sz w:val="24"/>
        </w:rPr>
        <w:t>二、基金可供分配利润</w:t>
      </w:r>
    </w:p>
    <w:p w14:paraId="0D1A069E"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基金可供分配利润指截至收益分配基准日基金未分配利润与未分配利润中已实现收益的孰低数。</w:t>
      </w:r>
    </w:p>
    <w:p w14:paraId="3A7C8715" w14:textId="77777777" w:rsidR="00BD751F" w:rsidRPr="00CF7289" w:rsidRDefault="00BD751F">
      <w:pPr>
        <w:spacing w:line="360" w:lineRule="auto"/>
        <w:ind w:firstLineChars="225" w:firstLine="540"/>
        <w:rPr>
          <w:rFonts w:asciiTheme="majorHAnsi" w:hAnsiTheme="majorHAnsi" w:cs="宋体"/>
          <w:bCs/>
          <w:sz w:val="24"/>
        </w:rPr>
      </w:pPr>
    </w:p>
    <w:p w14:paraId="5657067F" w14:textId="77777777" w:rsidR="00BD751F" w:rsidRPr="00CF7289" w:rsidRDefault="00BD751F" w:rsidP="00993134">
      <w:pPr>
        <w:spacing w:line="360" w:lineRule="auto"/>
        <w:ind w:firstLineChars="225" w:firstLine="540"/>
        <w:rPr>
          <w:rFonts w:asciiTheme="majorHAnsi" w:hAnsiTheme="majorHAnsi" w:cs="宋体"/>
          <w:bCs/>
          <w:sz w:val="24"/>
        </w:rPr>
      </w:pPr>
      <w:r w:rsidRPr="00CF7289">
        <w:rPr>
          <w:rFonts w:asciiTheme="majorHAnsi" w:hAnsiTheme="majorHAnsi" w:cs="宋体"/>
          <w:bCs/>
          <w:sz w:val="24"/>
        </w:rPr>
        <w:t>三、基金收益分配原则</w:t>
      </w:r>
    </w:p>
    <w:p w14:paraId="63A1161E"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、在符合有关基金分红条件的前提下，本基金每年收益分配次数最多为</w:t>
      </w:r>
      <w:r w:rsidRPr="00CF7289">
        <w:rPr>
          <w:rFonts w:asciiTheme="majorHAnsi" w:hAnsiTheme="majorHAnsi" w:cs="宋体"/>
          <w:bCs/>
          <w:sz w:val="24"/>
        </w:rPr>
        <w:t>12</w:t>
      </w:r>
      <w:r w:rsidRPr="00CF7289">
        <w:rPr>
          <w:rFonts w:asciiTheme="majorHAnsi" w:hAnsiTheme="majorHAnsi" w:cs="宋体"/>
          <w:bCs/>
          <w:sz w:val="24"/>
        </w:rPr>
        <w:t>次，每份基金份额每次收益分配比例不得低于收益分配基准日每份基金份额该次可供分配利润的</w:t>
      </w:r>
      <w:r w:rsidRPr="00CF7289">
        <w:rPr>
          <w:rFonts w:asciiTheme="majorHAnsi" w:hAnsiTheme="majorHAnsi" w:cs="宋体"/>
          <w:bCs/>
          <w:sz w:val="24"/>
        </w:rPr>
        <w:t>10%</w:t>
      </w:r>
      <w:r w:rsidRPr="00CF7289">
        <w:rPr>
          <w:rFonts w:asciiTheme="majorHAnsi" w:hAnsiTheme="majorHAnsi" w:cs="宋体"/>
          <w:bCs/>
          <w:sz w:val="24"/>
        </w:rPr>
        <w:t>，若《基金合同》生效不满</w:t>
      </w:r>
      <w:r w:rsidRPr="00CF7289">
        <w:rPr>
          <w:rFonts w:asciiTheme="majorHAnsi" w:hAnsiTheme="majorHAnsi" w:cs="宋体"/>
          <w:bCs/>
          <w:sz w:val="24"/>
        </w:rPr>
        <w:t>3</w:t>
      </w:r>
      <w:r w:rsidRPr="00CF7289">
        <w:rPr>
          <w:rFonts w:asciiTheme="majorHAnsi" w:hAnsiTheme="majorHAnsi" w:cs="宋体"/>
          <w:bCs/>
          <w:sz w:val="24"/>
        </w:rPr>
        <w:t>个月可不进行收益分配；</w:t>
      </w:r>
    </w:p>
    <w:p w14:paraId="35DA70E3"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、本基金收益分配方式分两种：现金分红与红利再投资，投资者可选择现金红利或将现金红利自动转为</w:t>
      </w:r>
      <w:r w:rsidR="006475CF" w:rsidRPr="00CF7289">
        <w:rPr>
          <w:rFonts w:asciiTheme="majorHAnsi" w:hAnsiTheme="majorHAnsi" w:cs="宋体" w:hint="eastAsia"/>
          <w:bCs/>
          <w:sz w:val="24"/>
        </w:rPr>
        <w:t>该类别</w:t>
      </w:r>
      <w:r w:rsidRPr="00CF7289">
        <w:rPr>
          <w:rFonts w:asciiTheme="majorHAnsi" w:hAnsiTheme="majorHAnsi" w:cs="宋体"/>
          <w:bCs/>
          <w:sz w:val="24"/>
        </w:rPr>
        <w:t>基金份额进行再投资；若投资者不选择，本基金默认的收益分配方式是现金分红；</w:t>
      </w:r>
    </w:p>
    <w:p w14:paraId="18299533"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、基金收益分配后基金份额净值不能低于面值</w:t>
      </w:r>
      <w:r w:rsidR="006475CF" w:rsidRPr="00CF7289">
        <w:rPr>
          <w:rFonts w:asciiTheme="majorHAnsi" w:hAnsiTheme="majorHAnsi" w:cs="宋体" w:hint="eastAsia"/>
          <w:bCs/>
          <w:sz w:val="24"/>
        </w:rPr>
        <w:t>，</w:t>
      </w:r>
      <w:r w:rsidRPr="00CF7289">
        <w:rPr>
          <w:rFonts w:asciiTheme="majorHAnsi" w:hAnsiTheme="majorHAnsi" w:cs="宋体"/>
          <w:bCs/>
          <w:sz w:val="24"/>
        </w:rPr>
        <w:t>即基金收益分配基准日的基金份额净值减去每单位基金份额收益分配金额后不能低于面值；</w:t>
      </w:r>
    </w:p>
    <w:p w14:paraId="0E4D8C1D"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、同一类别的每一基金份额享有同等分配权。由于本基金</w:t>
      </w:r>
      <w:r w:rsidRPr="00CF7289">
        <w:rPr>
          <w:rFonts w:asciiTheme="majorHAnsi" w:hAnsiTheme="majorHAnsi" w:cs="宋体"/>
          <w:bCs/>
          <w:sz w:val="24"/>
        </w:rPr>
        <w:t>A</w:t>
      </w:r>
      <w:r w:rsidRPr="00CF7289">
        <w:rPr>
          <w:rFonts w:asciiTheme="majorHAnsi" w:hAnsiTheme="majorHAnsi" w:cs="宋体"/>
          <w:bCs/>
          <w:sz w:val="24"/>
        </w:rPr>
        <w:t>类基金份额与</w:t>
      </w:r>
      <w:r w:rsidRPr="00CF7289">
        <w:rPr>
          <w:rFonts w:asciiTheme="majorHAnsi" w:hAnsiTheme="majorHAnsi" w:cs="宋体"/>
          <w:bCs/>
          <w:sz w:val="24"/>
        </w:rPr>
        <w:t>C</w:t>
      </w:r>
      <w:r w:rsidRPr="00CF7289">
        <w:rPr>
          <w:rFonts w:asciiTheme="majorHAnsi" w:hAnsiTheme="majorHAnsi" w:cs="宋体"/>
          <w:bCs/>
          <w:sz w:val="24"/>
        </w:rPr>
        <w:t>类基金份额的基金费用不同，不同类别的基金份额对应的可供分配利润或将不同；</w:t>
      </w:r>
    </w:p>
    <w:p w14:paraId="5004EC0E" w14:textId="77777777" w:rsidR="00BD751F" w:rsidRPr="00CF7289" w:rsidRDefault="00BD751F" w:rsidP="00A014CA">
      <w:pPr>
        <w:spacing w:line="360" w:lineRule="auto"/>
        <w:ind w:firstLineChars="225" w:firstLine="54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、法律法规或监管机关另有规定的，从其规定。</w:t>
      </w:r>
    </w:p>
    <w:p w14:paraId="67E0C5C7" w14:textId="77777777" w:rsidR="00BD751F" w:rsidRPr="00CF7289" w:rsidRDefault="00BD751F">
      <w:pPr>
        <w:spacing w:line="360" w:lineRule="auto"/>
        <w:ind w:firstLineChars="225" w:firstLine="540"/>
        <w:rPr>
          <w:rFonts w:asciiTheme="majorHAnsi" w:hAnsiTheme="majorHAnsi" w:cs="宋体"/>
          <w:bCs/>
          <w:sz w:val="24"/>
        </w:rPr>
      </w:pPr>
    </w:p>
    <w:p w14:paraId="35104453" w14:textId="77777777" w:rsidR="00BD751F" w:rsidRPr="00CF7289" w:rsidRDefault="00BD751F" w:rsidP="00993134">
      <w:pPr>
        <w:spacing w:line="360" w:lineRule="auto"/>
        <w:ind w:firstLineChars="225" w:firstLine="540"/>
        <w:rPr>
          <w:rFonts w:asciiTheme="majorHAnsi" w:hAnsiTheme="majorHAnsi" w:cs="宋体"/>
          <w:bCs/>
          <w:sz w:val="24"/>
        </w:rPr>
      </w:pPr>
      <w:r w:rsidRPr="00CF7289">
        <w:rPr>
          <w:rFonts w:asciiTheme="majorHAnsi" w:hAnsiTheme="majorHAnsi" w:cs="宋体"/>
          <w:bCs/>
          <w:sz w:val="24"/>
        </w:rPr>
        <w:t>四、收益分配方案</w:t>
      </w:r>
    </w:p>
    <w:p w14:paraId="4C1A069C"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基金收益分配方案中应载明截止收益分配基准日的可供分配利润、基金收益分配对象、分配时间、分配数额及比例、分配方式等内容。</w:t>
      </w:r>
    </w:p>
    <w:p w14:paraId="1D7C5C13" w14:textId="77777777" w:rsidR="00BD751F" w:rsidRPr="00CF7289" w:rsidRDefault="00BD751F">
      <w:pPr>
        <w:spacing w:line="360" w:lineRule="auto"/>
        <w:ind w:firstLineChars="225" w:firstLine="540"/>
        <w:rPr>
          <w:rFonts w:asciiTheme="majorHAnsi" w:hAnsiTheme="majorHAnsi" w:cs="宋体"/>
          <w:bCs/>
          <w:sz w:val="24"/>
        </w:rPr>
      </w:pPr>
    </w:p>
    <w:p w14:paraId="46E510BB" w14:textId="77777777" w:rsidR="00BD751F" w:rsidRPr="00CF7289" w:rsidRDefault="00BD751F" w:rsidP="00993134">
      <w:pPr>
        <w:spacing w:line="360" w:lineRule="auto"/>
        <w:ind w:firstLineChars="225" w:firstLine="540"/>
        <w:rPr>
          <w:rFonts w:asciiTheme="majorHAnsi" w:hAnsiTheme="majorHAnsi" w:cs="宋体"/>
          <w:bCs/>
          <w:sz w:val="24"/>
        </w:rPr>
      </w:pPr>
      <w:r w:rsidRPr="00CF7289">
        <w:rPr>
          <w:rFonts w:asciiTheme="majorHAnsi" w:hAnsiTheme="majorHAnsi" w:cs="宋体"/>
          <w:bCs/>
          <w:sz w:val="24"/>
        </w:rPr>
        <w:t>五、收益分配方案的确定、公告与实施</w:t>
      </w:r>
    </w:p>
    <w:p w14:paraId="5CBFA8E1" w14:textId="516E24A6"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lastRenderedPageBreak/>
        <w:t>本基金收益分配方案由基金管理人拟定，并由基金托管人复核，</w:t>
      </w:r>
      <w:r w:rsidR="009D5C0C" w:rsidRPr="009D5C0C">
        <w:rPr>
          <w:rFonts w:asciiTheme="majorHAnsi" w:hAnsiTheme="majorHAnsi" w:cs="宋体" w:hint="eastAsia"/>
          <w:bCs/>
          <w:sz w:val="24"/>
        </w:rPr>
        <w:t>依照《信息披露办法》的有关规定</w:t>
      </w:r>
      <w:r w:rsidRPr="00CF7289">
        <w:rPr>
          <w:rFonts w:asciiTheme="majorHAnsi" w:hAnsiTheme="majorHAnsi" w:cs="宋体"/>
          <w:bCs/>
          <w:sz w:val="24"/>
        </w:rPr>
        <w:t>在</w:t>
      </w:r>
      <w:del w:id="769" w:author="郑雅雯" w:date="2020-08-11T18:39:00Z">
        <w:r w:rsidRPr="00CF7289" w:rsidDel="00265871">
          <w:rPr>
            <w:rFonts w:asciiTheme="majorHAnsi" w:hAnsiTheme="majorHAnsi" w:cs="宋体"/>
            <w:bCs/>
            <w:sz w:val="24"/>
          </w:rPr>
          <w:delText>指定媒介</w:delText>
        </w:r>
      </w:del>
      <w:ins w:id="770" w:author="郑雅雯" w:date="2020-08-11T18:39:00Z">
        <w:r w:rsidR="00265871">
          <w:rPr>
            <w:rFonts w:asciiTheme="majorHAnsi" w:hAnsiTheme="majorHAnsi" w:cs="宋体"/>
            <w:bCs/>
            <w:sz w:val="24"/>
          </w:rPr>
          <w:t>规定媒介</w:t>
        </w:r>
      </w:ins>
      <w:r w:rsidRPr="00CF7289">
        <w:rPr>
          <w:rFonts w:asciiTheme="majorHAnsi" w:hAnsiTheme="majorHAnsi" w:cs="宋体"/>
          <w:bCs/>
          <w:sz w:val="24"/>
        </w:rPr>
        <w:t>公告。</w:t>
      </w:r>
    </w:p>
    <w:p w14:paraId="3FBE9C80"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基金红利发放日距离收益分配基准日（即可供分配利润计算截止日）的时间不得超过</w:t>
      </w:r>
      <w:r w:rsidRPr="00CF7289">
        <w:rPr>
          <w:rFonts w:asciiTheme="majorHAnsi" w:hAnsiTheme="majorHAnsi" w:cs="宋体"/>
          <w:bCs/>
          <w:sz w:val="24"/>
        </w:rPr>
        <w:t>15</w:t>
      </w:r>
      <w:r w:rsidRPr="00CF7289">
        <w:rPr>
          <w:rFonts w:asciiTheme="majorHAnsi" w:hAnsiTheme="majorHAnsi" w:cs="宋体"/>
          <w:bCs/>
          <w:sz w:val="24"/>
        </w:rPr>
        <w:t>个工作日。</w:t>
      </w:r>
    </w:p>
    <w:p w14:paraId="0E86AF66" w14:textId="77777777" w:rsidR="00BD751F" w:rsidRPr="00CF7289" w:rsidRDefault="00BD751F">
      <w:pPr>
        <w:spacing w:line="360" w:lineRule="auto"/>
        <w:ind w:firstLineChars="225" w:firstLine="540"/>
        <w:rPr>
          <w:rFonts w:asciiTheme="majorHAnsi" w:hAnsiTheme="majorHAnsi" w:cs="宋体"/>
          <w:bCs/>
          <w:sz w:val="24"/>
        </w:rPr>
      </w:pPr>
    </w:p>
    <w:p w14:paraId="600387D0" w14:textId="77777777" w:rsidR="00BD751F" w:rsidRPr="00CF7289" w:rsidRDefault="00BD751F" w:rsidP="00993134">
      <w:pPr>
        <w:spacing w:line="360" w:lineRule="auto"/>
        <w:ind w:firstLineChars="225" w:firstLine="540"/>
        <w:rPr>
          <w:rFonts w:asciiTheme="majorHAnsi" w:hAnsiTheme="majorHAnsi" w:cs="宋体"/>
          <w:bCs/>
          <w:sz w:val="24"/>
        </w:rPr>
      </w:pPr>
      <w:r w:rsidRPr="00CF7289">
        <w:rPr>
          <w:rFonts w:asciiTheme="majorHAnsi" w:hAnsiTheme="majorHAnsi" w:cs="宋体"/>
          <w:bCs/>
          <w:sz w:val="24"/>
        </w:rPr>
        <w:t>六、基金收益分配中发生的费用</w:t>
      </w:r>
    </w:p>
    <w:p w14:paraId="027E1367" w14:textId="77777777" w:rsidR="00BD751F" w:rsidRDefault="00BD751F">
      <w:pPr>
        <w:spacing w:line="360" w:lineRule="auto"/>
        <w:ind w:firstLineChars="225" w:firstLine="540"/>
        <w:rPr>
          <w:ins w:id="771" w:author="郑雅雯" w:date="2020-08-10T16:30:00Z"/>
          <w:rFonts w:asciiTheme="majorHAnsi" w:hAnsiTheme="majorHAnsi" w:cs="宋体"/>
          <w:bCs/>
          <w:sz w:val="24"/>
        </w:rPr>
      </w:pPr>
      <w:r w:rsidRPr="00CF7289">
        <w:rPr>
          <w:rFonts w:asciiTheme="majorHAnsi" w:hAnsiTheme="majorHAnsi" w:cs="宋体"/>
          <w:bCs/>
          <w:sz w:val="24"/>
        </w:rP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p>
    <w:p w14:paraId="0AD288B4" w14:textId="77777777" w:rsidR="005E076C" w:rsidRDefault="005E076C">
      <w:pPr>
        <w:spacing w:line="360" w:lineRule="auto"/>
        <w:ind w:firstLineChars="225" w:firstLine="540"/>
        <w:rPr>
          <w:ins w:id="772" w:author="郑雅雯" w:date="2020-08-10T16:30:00Z"/>
          <w:rFonts w:asciiTheme="majorHAnsi" w:hAnsiTheme="majorHAnsi" w:cs="宋体"/>
          <w:bCs/>
          <w:sz w:val="24"/>
        </w:rPr>
      </w:pPr>
    </w:p>
    <w:p w14:paraId="77635109" w14:textId="77777777" w:rsidR="00574E7A" w:rsidRPr="00474581" w:rsidRDefault="00574E7A" w:rsidP="00574E7A">
      <w:pPr>
        <w:spacing w:line="360" w:lineRule="auto"/>
        <w:ind w:firstLineChars="225" w:firstLine="540"/>
        <w:rPr>
          <w:ins w:id="773" w:author="郑雅雯" w:date="2020-08-10T17:18:00Z"/>
          <w:rFonts w:ascii="宋体" w:hAnsi="宋体" w:cs="宋体"/>
          <w:bCs/>
          <w:sz w:val="24"/>
        </w:rPr>
      </w:pPr>
      <w:ins w:id="774" w:author="郑雅雯" w:date="2020-08-10T17:18:00Z">
        <w:r w:rsidRPr="00474581">
          <w:rPr>
            <w:rFonts w:ascii="宋体" w:hAnsi="宋体" w:cs="宋体" w:hint="eastAsia"/>
            <w:bCs/>
            <w:sz w:val="24"/>
          </w:rPr>
          <w:t>七、实施侧袋机制期间的收益分配</w:t>
        </w:r>
      </w:ins>
    </w:p>
    <w:p w14:paraId="3828C0A1" w14:textId="77777777" w:rsidR="00574E7A" w:rsidRPr="00474581" w:rsidRDefault="00574E7A" w:rsidP="00574E7A">
      <w:pPr>
        <w:spacing w:line="360" w:lineRule="auto"/>
        <w:ind w:firstLineChars="225" w:firstLine="540"/>
        <w:rPr>
          <w:ins w:id="775" w:author="郑雅雯" w:date="2020-08-10T17:18:00Z"/>
          <w:rFonts w:ascii="宋体" w:hAnsi="宋体" w:cs="宋体"/>
          <w:bCs/>
          <w:sz w:val="24"/>
        </w:rPr>
      </w:pPr>
      <w:ins w:id="776" w:author="郑雅雯" w:date="2020-08-10T17:18:00Z">
        <w:r w:rsidRPr="00474581">
          <w:rPr>
            <w:rFonts w:ascii="宋体" w:hAnsi="宋体" w:cs="宋体" w:hint="eastAsia"/>
            <w:bCs/>
            <w:sz w:val="24"/>
          </w:rPr>
          <w:t>本基金实施侧袋机制的，侧袋账户不进行收益分配，详见招募说明书的规定。</w:t>
        </w:r>
      </w:ins>
    </w:p>
    <w:p w14:paraId="49D31996" w14:textId="77777777" w:rsidR="005E076C" w:rsidRPr="00574E7A" w:rsidRDefault="005E076C">
      <w:pPr>
        <w:spacing w:line="360" w:lineRule="auto"/>
        <w:ind w:firstLineChars="225" w:firstLine="540"/>
        <w:rPr>
          <w:rFonts w:asciiTheme="majorHAnsi" w:hAnsiTheme="majorHAnsi" w:cs="宋体"/>
          <w:bCs/>
          <w:sz w:val="24"/>
        </w:rPr>
      </w:pPr>
    </w:p>
    <w:p w14:paraId="39BB0BEB"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kern w:val="44"/>
          <w:sz w:val="21"/>
        </w:rPr>
        <w:br w:type="page"/>
      </w:r>
      <w:bookmarkStart w:id="777" w:name="_Toc93226150"/>
      <w:bookmarkStart w:id="778" w:name="_Toc92662708"/>
      <w:bookmarkStart w:id="779" w:name="_Toc128310500"/>
      <w:bookmarkStart w:id="780" w:name="_Toc141703897"/>
      <w:bookmarkStart w:id="781" w:name="_Toc139991747"/>
      <w:bookmarkStart w:id="782" w:name="_Toc1043"/>
      <w:bookmarkStart w:id="783" w:name="_Toc29695"/>
      <w:bookmarkStart w:id="784" w:name="_Toc23859"/>
      <w:bookmarkStart w:id="785" w:name="_Toc13255"/>
      <w:bookmarkStart w:id="786" w:name="_Toc17499"/>
      <w:bookmarkStart w:id="787" w:name="_Toc28961"/>
      <w:bookmarkStart w:id="788" w:name="_Toc10894"/>
      <w:bookmarkStart w:id="789" w:name="_Toc18007"/>
      <w:bookmarkStart w:id="790" w:name="_Toc31736"/>
      <w:bookmarkStart w:id="791" w:name="_Toc21206"/>
      <w:bookmarkStart w:id="792" w:name="_Toc18747"/>
      <w:r w:rsidRPr="00CF7289">
        <w:rPr>
          <w:rFonts w:asciiTheme="majorHAnsi" w:hAnsiTheme="majorHAnsi" w:cs="宋体"/>
          <w:color w:val="auto"/>
          <w:sz w:val="30"/>
        </w:rPr>
        <w:lastRenderedPageBreak/>
        <w:t>第十七部分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w:t>
      </w:r>
      <w:bookmarkEnd w:id="777"/>
      <w:bookmarkEnd w:id="778"/>
      <w:r w:rsidRPr="00CF7289">
        <w:rPr>
          <w:rFonts w:asciiTheme="majorHAnsi" w:hAnsiTheme="majorHAnsi" w:cs="宋体"/>
          <w:color w:val="auto"/>
          <w:sz w:val="30"/>
        </w:rPr>
        <w:t>的会计与审计</w:t>
      </w:r>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p>
    <w:p w14:paraId="57C5045F" w14:textId="77777777" w:rsidR="00BD751F" w:rsidRPr="00CF7289" w:rsidRDefault="00BD751F" w:rsidP="00993134">
      <w:pPr>
        <w:spacing w:line="360" w:lineRule="auto"/>
        <w:ind w:firstLineChars="200" w:firstLine="480"/>
        <w:rPr>
          <w:rFonts w:asciiTheme="majorHAnsi" w:hAnsiTheme="majorHAnsi" w:cs="宋体"/>
          <w:bCs/>
          <w:sz w:val="24"/>
        </w:rPr>
      </w:pPr>
    </w:p>
    <w:p w14:paraId="3C45A4BA" w14:textId="77777777" w:rsidR="00BD751F" w:rsidRPr="00CF7289" w:rsidRDefault="00BD751F" w:rsidP="00215F09">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一、基金会计政策</w:t>
      </w:r>
    </w:p>
    <w:p w14:paraId="56CD42D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、基金管理人为本基金的基金会计责任方；</w:t>
      </w:r>
    </w:p>
    <w:p w14:paraId="1B8A390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、基金的会计年度为公历年度的</w:t>
      </w:r>
      <w:r w:rsidRPr="00CF7289">
        <w:rPr>
          <w:rFonts w:asciiTheme="majorHAnsi" w:hAnsiTheme="majorHAnsi" w:cs="宋体"/>
          <w:bCs/>
          <w:sz w:val="24"/>
        </w:rPr>
        <w:t>1</w:t>
      </w:r>
      <w:r w:rsidRPr="00CF7289">
        <w:rPr>
          <w:rFonts w:asciiTheme="majorHAnsi" w:hAnsiTheme="majorHAnsi" w:cs="宋体"/>
          <w:bCs/>
          <w:sz w:val="24"/>
        </w:rPr>
        <w:t>月</w:t>
      </w:r>
      <w:r w:rsidRPr="00CF7289">
        <w:rPr>
          <w:rFonts w:asciiTheme="majorHAnsi" w:hAnsiTheme="majorHAnsi" w:cs="宋体"/>
          <w:bCs/>
          <w:sz w:val="24"/>
        </w:rPr>
        <w:t>1</w:t>
      </w:r>
      <w:r w:rsidRPr="00CF7289">
        <w:rPr>
          <w:rFonts w:asciiTheme="majorHAnsi" w:hAnsiTheme="majorHAnsi" w:cs="宋体"/>
          <w:bCs/>
          <w:sz w:val="24"/>
        </w:rPr>
        <w:t>日至</w:t>
      </w:r>
      <w:r w:rsidRPr="00CF7289">
        <w:rPr>
          <w:rFonts w:asciiTheme="majorHAnsi" w:hAnsiTheme="majorHAnsi" w:cs="宋体"/>
          <w:bCs/>
          <w:sz w:val="24"/>
        </w:rPr>
        <w:t>12</w:t>
      </w:r>
      <w:r w:rsidRPr="00CF7289">
        <w:rPr>
          <w:rFonts w:asciiTheme="majorHAnsi" w:hAnsiTheme="majorHAnsi" w:cs="宋体"/>
          <w:bCs/>
          <w:sz w:val="24"/>
        </w:rPr>
        <w:t>月</w:t>
      </w:r>
      <w:r w:rsidRPr="00CF7289">
        <w:rPr>
          <w:rFonts w:asciiTheme="majorHAnsi" w:hAnsiTheme="majorHAnsi" w:cs="宋体"/>
          <w:bCs/>
          <w:sz w:val="24"/>
        </w:rPr>
        <w:t>31</w:t>
      </w:r>
      <w:r w:rsidRPr="00CF7289">
        <w:rPr>
          <w:rFonts w:asciiTheme="majorHAnsi" w:hAnsiTheme="majorHAnsi" w:cs="宋体"/>
          <w:bCs/>
          <w:sz w:val="24"/>
        </w:rPr>
        <w:t>日；基金首次募集的会计年度按如下原则：如果《基金合同》生效少于</w:t>
      </w:r>
      <w:r w:rsidRPr="00CF7289">
        <w:rPr>
          <w:rFonts w:asciiTheme="majorHAnsi" w:hAnsiTheme="majorHAnsi" w:cs="宋体"/>
          <w:bCs/>
          <w:sz w:val="24"/>
        </w:rPr>
        <w:t>2</w:t>
      </w:r>
      <w:r w:rsidRPr="00CF7289">
        <w:rPr>
          <w:rFonts w:asciiTheme="majorHAnsi" w:hAnsiTheme="majorHAnsi" w:cs="宋体"/>
          <w:bCs/>
          <w:sz w:val="24"/>
        </w:rPr>
        <w:t>个月，可以并入下一个会计年度披露；</w:t>
      </w:r>
    </w:p>
    <w:p w14:paraId="20BB86B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、基金核算以人民币为记账本位币，以人民币元为记账单位；</w:t>
      </w:r>
    </w:p>
    <w:p w14:paraId="552C9A0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、会计制度执行国家有关会计制度；</w:t>
      </w:r>
    </w:p>
    <w:p w14:paraId="2B1F216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、本基金独立建账、独立核算；</w:t>
      </w:r>
    </w:p>
    <w:p w14:paraId="6450E16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6</w:t>
      </w:r>
      <w:r w:rsidRPr="00CF7289">
        <w:rPr>
          <w:rFonts w:asciiTheme="majorHAnsi" w:hAnsiTheme="majorHAnsi" w:cs="宋体"/>
          <w:bCs/>
          <w:sz w:val="24"/>
        </w:rPr>
        <w:t>、基金管理人及基金托管人各自保留完整的会计账目、凭证并进行日常的会计核算，按照有关规定编制基金会计报表；</w:t>
      </w:r>
    </w:p>
    <w:p w14:paraId="0DE411B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7</w:t>
      </w:r>
      <w:r w:rsidRPr="00CF7289">
        <w:rPr>
          <w:rFonts w:asciiTheme="majorHAnsi" w:hAnsiTheme="majorHAnsi" w:cs="宋体"/>
          <w:bCs/>
          <w:sz w:val="24"/>
        </w:rPr>
        <w:t>、基金托管人每月与基金管理人就基金的会计核算、报表编制等</w:t>
      </w:r>
      <w:r w:rsidR="003E792C" w:rsidRPr="00CF7289">
        <w:rPr>
          <w:rFonts w:asciiTheme="majorHAnsi" w:hAnsiTheme="majorHAnsi" w:cs="宋体"/>
          <w:bCs/>
          <w:sz w:val="24"/>
        </w:rPr>
        <w:t>以双方认可的方式</w:t>
      </w:r>
      <w:r w:rsidRPr="00CF7289">
        <w:rPr>
          <w:rFonts w:asciiTheme="majorHAnsi" w:hAnsiTheme="majorHAnsi" w:cs="宋体"/>
          <w:bCs/>
          <w:sz w:val="24"/>
        </w:rPr>
        <w:t>进行核对并确认。</w:t>
      </w:r>
    </w:p>
    <w:p w14:paraId="0188AFDE" w14:textId="77777777" w:rsidR="00BD751F" w:rsidRPr="00CF7289" w:rsidRDefault="00BD751F">
      <w:pPr>
        <w:spacing w:line="360" w:lineRule="auto"/>
        <w:ind w:firstLineChars="200" w:firstLine="480"/>
        <w:rPr>
          <w:rFonts w:asciiTheme="majorHAnsi" w:hAnsiTheme="majorHAnsi" w:cs="宋体"/>
          <w:bCs/>
          <w:sz w:val="24"/>
        </w:rPr>
      </w:pPr>
    </w:p>
    <w:p w14:paraId="73CF79F6"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二、基金的年度审计</w:t>
      </w:r>
    </w:p>
    <w:p w14:paraId="7986D9E9" w14:textId="6553A0EE"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、基金管理人聘请与基金管理人、基金托管人相互独立的</w:t>
      </w:r>
      <w:ins w:id="793" w:author="郑雅雯" w:date="2020-08-12T09:24:00Z">
        <w:r w:rsidR="00584020">
          <w:rPr>
            <w:rFonts w:asciiTheme="majorHAnsi" w:hAnsiTheme="majorHAnsi" w:cs="宋体" w:hint="eastAsia"/>
            <w:bCs/>
            <w:sz w:val="24"/>
          </w:rPr>
          <w:t>符合《</w:t>
        </w:r>
      </w:ins>
      <w:ins w:id="794" w:author="Llinks [2]" w:date="2020-08-17T11:40:00Z">
        <w:r w:rsidR="004C52C8">
          <w:rPr>
            <w:rFonts w:asciiTheme="majorHAnsi" w:hAnsiTheme="majorHAnsi" w:cs="宋体" w:hint="eastAsia"/>
            <w:bCs/>
            <w:sz w:val="24"/>
          </w:rPr>
          <w:t>中华人民共和国</w:t>
        </w:r>
      </w:ins>
      <w:ins w:id="795" w:author="郑雅雯" w:date="2020-08-12T09:24:00Z">
        <w:r w:rsidR="00584020">
          <w:rPr>
            <w:rFonts w:asciiTheme="majorHAnsi" w:hAnsiTheme="majorHAnsi" w:cs="宋体" w:hint="eastAsia"/>
            <w:bCs/>
            <w:sz w:val="24"/>
          </w:rPr>
          <w:t>证券法》规定</w:t>
        </w:r>
      </w:ins>
      <w:del w:id="796" w:author="郑雅雯" w:date="2020-08-12T09:24:00Z">
        <w:r w:rsidRPr="00CF7289" w:rsidDel="00584020">
          <w:rPr>
            <w:rFonts w:asciiTheme="majorHAnsi" w:hAnsiTheme="majorHAnsi" w:cs="宋体"/>
            <w:bCs/>
            <w:sz w:val="24"/>
          </w:rPr>
          <w:delText>具有证券</w:delText>
        </w:r>
        <w:bookmarkStart w:id="797" w:name="_Hlk19094182"/>
        <w:r w:rsidR="009D5C0C" w:rsidRPr="001562CA" w:rsidDel="00584020">
          <w:rPr>
            <w:rFonts w:hint="eastAsia"/>
            <w:bCs/>
            <w:sz w:val="24"/>
          </w:rPr>
          <w:delText>、期货相关业务</w:delText>
        </w:r>
        <w:bookmarkEnd w:id="797"/>
        <w:r w:rsidRPr="00CF7289" w:rsidDel="00584020">
          <w:rPr>
            <w:rFonts w:asciiTheme="majorHAnsi" w:hAnsiTheme="majorHAnsi" w:cs="宋体"/>
            <w:bCs/>
            <w:sz w:val="24"/>
          </w:rPr>
          <w:delText>资格</w:delText>
        </w:r>
      </w:del>
      <w:r w:rsidRPr="00CF7289">
        <w:rPr>
          <w:rFonts w:asciiTheme="majorHAnsi" w:hAnsiTheme="majorHAnsi" w:cs="宋体"/>
          <w:bCs/>
          <w:sz w:val="24"/>
        </w:rPr>
        <w:t>的会计师事务所及其注册会计师对本基金的年度财务报表进行审计。</w:t>
      </w:r>
    </w:p>
    <w:p w14:paraId="4562BBA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、会计师事务所更换经办注册会计师，应事先征得基金管理人同意。</w:t>
      </w:r>
    </w:p>
    <w:p w14:paraId="77C5C0D1" w14:textId="0980C59B"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w:t>
      </w:r>
      <w:bookmarkStart w:id="798" w:name="_Hlt4221115"/>
      <w:bookmarkEnd w:id="798"/>
      <w:r w:rsidRPr="00CF7289">
        <w:rPr>
          <w:rFonts w:asciiTheme="majorHAnsi" w:hAnsiTheme="majorHAnsi" w:cs="宋体"/>
          <w:bCs/>
          <w:sz w:val="24"/>
        </w:rPr>
        <w:t>基金管理人认为有充足理由更换会计师事务所，须通报基金托管人。更换会计师事务所需</w:t>
      </w:r>
      <w:r w:rsidR="009D5C0C" w:rsidRPr="009D5C0C">
        <w:rPr>
          <w:rFonts w:asciiTheme="majorHAnsi" w:hAnsiTheme="majorHAnsi" w:cs="宋体" w:hint="eastAsia"/>
          <w:bCs/>
          <w:sz w:val="24"/>
        </w:rPr>
        <w:t>按照《信息披露办法》的有关规定</w:t>
      </w:r>
      <w:r w:rsidRPr="00CF7289">
        <w:rPr>
          <w:rFonts w:asciiTheme="majorHAnsi" w:hAnsiTheme="majorHAnsi" w:cs="宋体"/>
          <w:bCs/>
          <w:sz w:val="24"/>
        </w:rPr>
        <w:t>在</w:t>
      </w:r>
      <w:del w:id="799" w:author="郑雅雯" w:date="2020-08-11T18:39:00Z">
        <w:r w:rsidRPr="00CF7289" w:rsidDel="00265871">
          <w:rPr>
            <w:rFonts w:asciiTheme="majorHAnsi" w:hAnsiTheme="majorHAnsi" w:cs="宋体"/>
            <w:bCs/>
            <w:sz w:val="24"/>
          </w:rPr>
          <w:delText>指定媒介</w:delText>
        </w:r>
      </w:del>
      <w:ins w:id="800" w:author="郑雅雯" w:date="2020-08-11T18:39:00Z">
        <w:r w:rsidR="00265871">
          <w:rPr>
            <w:rFonts w:asciiTheme="majorHAnsi" w:hAnsiTheme="majorHAnsi" w:cs="宋体"/>
            <w:bCs/>
            <w:sz w:val="24"/>
          </w:rPr>
          <w:t>规定媒介</w:t>
        </w:r>
      </w:ins>
      <w:r w:rsidRPr="00CF7289">
        <w:rPr>
          <w:rFonts w:asciiTheme="majorHAnsi" w:hAnsiTheme="majorHAnsi" w:cs="宋体"/>
          <w:bCs/>
          <w:sz w:val="24"/>
        </w:rPr>
        <w:t>公告。</w:t>
      </w:r>
    </w:p>
    <w:p w14:paraId="7883193E"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rPr>
        <w:br w:type="page"/>
      </w:r>
      <w:bookmarkStart w:id="801" w:name="_Toc93226151"/>
      <w:bookmarkStart w:id="802" w:name="_Toc92662709"/>
      <w:bookmarkStart w:id="803" w:name="_Toc3056"/>
      <w:bookmarkStart w:id="804" w:name="_Toc193"/>
      <w:bookmarkStart w:id="805" w:name="_Toc141703898"/>
      <w:bookmarkStart w:id="806" w:name="_Toc139991748"/>
      <w:bookmarkStart w:id="807" w:name="_Toc128310501"/>
      <w:bookmarkStart w:id="808" w:name="_Toc1421"/>
      <w:bookmarkStart w:id="809" w:name="_Toc8512"/>
      <w:bookmarkStart w:id="810" w:name="_Toc11049"/>
      <w:bookmarkStart w:id="811" w:name="_Toc1173"/>
      <w:bookmarkStart w:id="812" w:name="_Toc12028"/>
      <w:bookmarkStart w:id="813" w:name="_Toc31866"/>
      <w:bookmarkStart w:id="814" w:name="_Toc29289"/>
      <w:bookmarkStart w:id="815" w:name="_Toc11802"/>
      <w:bookmarkStart w:id="816" w:name="_Toc21351"/>
      <w:r w:rsidRPr="00CF7289">
        <w:rPr>
          <w:rFonts w:asciiTheme="majorHAnsi" w:hAnsiTheme="majorHAnsi" w:cs="宋体"/>
          <w:color w:val="auto"/>
          <w:sz w:val="30"/>
        </w:rPr>
        <w:lastRenderedPageBreak/>
        <w:t>第十八部分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w:t>
      </w:r>
      <w:bookmarkEnd w:id="801"/>
      <w:bookmarkEnd w:id="802"/>
      <w:r w:rsidRPr="00CF7289">
        <w:rPr>
          <w:rFonts w:asciiTheme="majorHAnsi" w:hAnsiTheme="majorHAnsi" w:cs="宋体"/>
          <w:color w:val="auto"/>
          <w:sz w:val="30"/>
        </w:rPr>
        <w:t>的信息披露</w:t>
      </w:r>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p>
    <w:p w14:paraId="586C6186" w14:textId="77777777" w:rsidR="00BD751F" w:rsidRPr="00CF7289" w:rsidRDefault="00BD751F">
      <w:pPr>
        <w:spacing w:line="360" w:lineRule="auto"/>
        <w:ind w:firstLineChars="200" w:firstLine="480"/>
        <w:rPr>
          <w:rFonts w:asciiTheme="majorHAnsi" w:hAnsiTheme="majorHAnsi" w:cs="宋体"/>
          <w:bCs/>
          <w:sz w:val="24"/>
        </w:rPr>
      </w:pPr>
    </w:p>
    <w:p w14:paraId="50E63136" w14:textId="77777777" w:rsidR="00BD751F" w:rsidRPr="00EC0F92" w:rsidRDefault="00BD751F">
      <w:pPr>
        <w:spacing w:line="360" w:lineRule="auto"/>
        <w:ind w:firstLineChars="200" w:firstLine="480"/>
        <w:rPr>
          <w:rFonts w:asciiTheme="majorHAnsi" w:hAnsiTheme="majorHAnsi" w:cs="宋体"/>
          <w:bCs/>
          <w:sz w:val="24"/>
          <w:szCs w:val="24"/>
        </w:rPr>
      </w:pPr>
      <w:r w:rsidRPr="00CF7289">
        <w:rPr>
          <w:rFonts w:asciiTheme="majorHAnsi" w:hAnsiTheme="majorHAnsi" w:cs="宋体"/>
          <w:bCs/>
          <w:sz w:val="24"/>
        </w:rPr>
        <w:t>一、信</w:t>
      </w:r>
      <w:r w:rsidRPr="0008230E">
        <w:rPr>
          <w:rFonts w:asciiTheme="majorHAnsi" w:hAnsiTheme="majorHAnsi" w:cs="宋体"/>
          <w:bCs/>
          <w:sz w:val="24"/>
          <w:szCs w:val="24"/>
        </w:rPr>
        <w:t>息披露的基本要求</w:t>
      </w:r>
    </w:p>
    <w:p w14:paraId="29FAD529" w14:textId="77777777" w:rsidR="00BD751F" w:rsidRPr="00E54890"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本基金的信息披露应符合《基金法》、《运作办法》、《信息披露办法》、《基金合同》及其他有关规定。相关法律法规关于信息披露的披露方式、登载媒介、报备方式等规定发生变化时，本基金从其最新规定。</w:t>
      </w:r>
    </w:p>
    <w:p w14:paraId="16D058FE" w14:textId="77777777" w:rsidR="00BD751F" w:rsidRPr="00E54890" w:rsidRDefault="00BD751F">
      <w:pPr>
        <w:spacing w:line="360" w:lineRule="auto"/>
        <w:ind w:firstLineChars="200" w:firstLine="480"/>
        <w:rPr>
          <w:rFonts w:asciiTheme="majorHAnsi" w:hAnsiTheme="majorHAnsi" w:cs="宋体"/>
          <w:bCs/>
          <w:sz w:val="24"/>
          <w:szCs w:val="24"/>
        </w:rPr>
      </w:pPr>
    </w:p>
    <w:p w14:paraId="51F2CC9B" w14:textId="77777777" w:rsidR="00BD751F" w:rsidRPr="00B71173" w:rsidRDefault="00BD751F">
      <w:pPr>
        <w:spacing w:line="360" w:lineRule="auto"/>
        <w:ind w:firstLineChars="200" w:firstLine="480"/>
        <w:rPr>
          <w:rFonts w:asciiTheme="majorHAnsi" w:hAnsiTheme="majorHAnsi" w:cs="宋体"/>
          <w:bCs/>
          <w:sz w:val="24"/>
          <w:szCs w:val="24"/>
        </w:rPr>
      </w:pPr>
      <w:r w:rsidRPr="00B71173">
        <w:rPr>
          <w:rFonts w:asciiTheme="majorHAnsi" w:hAnsiTheme="majorHAnsi" w:cs="宋体" w:hint="eastAsia"/>
          <w:bCs/>
          <w:sz w:val="24"/>
          <w:szCs w:val="24"/>
        </w:rPr>
        <w:t>二、信息披露义务人</w:t>
      </w:r>
    </w:p>
    <w:p w14:paraId="6AA04952" w14:textId="3D4F6888" w:rsidR="00BD751F" w:rsidRPr="00E54890" w:rsidRDefault="00BD751F">
      <w:pPr>
        <w:spacing w:line="360" w:lineRule="auto"/>
        <w:ind w:firstLineChars="200" w:firstLine="480"/>
        <w:rPr>
          <w:rFonts w:asciiTheme="majorHAnsi" w:hAnsiTheme="majorHAnsi" w:cs="宋体"/>
          <w:bCs/>
          <w:sz w:val="24"/>
          <w:szCs w:val="24"/>
        </w:rPr>
      </w:pPr>
      <w:r w:rsidRPr="009D5C0C">
        <w:rPr>
          <w:rFonts w:asciiTheme="majorHAnsi" w:hAnsiTheme="majorHAnsi" w:cs="宋体" w:hint="eastAsia"/>
          <w:bCs/>
          <w:sz w:val="24"/>
          <w:szCs w:val="24"/>
        </w:rPr>
        <w:t>本基金信息披露义务人包括基金管理人、基金托管人、召集基金份额持有人大会的基金份额持有人等法律</w:t>
      </w:r>
      <w:r w:rsidR="002033A5" w:rsidRPr="00E16322">
        <w:rPr>
          <w:rFonts w:hint="eastAsia"/>
          <w:sz w:val="24"/>
          <w:szCs w:val="24"/>
        </w:rPr>
        <w:t>、行政</w:t>
      </w:r>
      <w:r w:rsidRPr="0008230E">
        <w:rPr>
          <w:rFonts w:asciiTheme="majorHAnsi" w:hAnsiTheme="majorHAnsi" w:cs="宋体"/>
          <w:bCs/>
          <w:sz w:val="24"/>
          <w:szCs w:val="24"/>
        </w:rPr>
        <w:t>法规和中国证监会规定的自然人、法人和</w:t>
      </w:r>
      <w:r w:rsidR="002033A5" w:rsidRPr="00EC0F92">
        <w:rPr>
          <w:rFonts w:asciiTheme="majorHAnsi" w:hAnsiTheme="majorHAnsi" w:cs="宋体" w:hint="eastAsia"/>
          <w:bCs/>
          <w:sz w:val="24"/>
          <w:szCs w:val="24"/>
        </w:rPr>
        <w:t>非法人</w:t>
      </w:r>
      <w:r w:rsidRPr="00EC0F92">
        <w:rPr>
          <w:rFonts w:asciiTheme="majorHAnsi" w:hAnsiTheme="majorHAnsi" w:cs="宋体" w:hint="eastAsia"/>
          <w:bCs/>
          <w:sz w:val="24"/>
          <w:szCs w:val="24"/>
        </w:rPr>
        <w:t>组织。</w:t>
      </w:r>
    </w:p>
    <w:p w14:paraId="2229C806" w14:textId="2A69F649" w:rsidR="00BD751F" w:rsidRPr="00EC0F92"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本基金信息披露义务人</w:t>
      </w:r>
      <w:r w:rsidR="002033A5" w:rsidRPr="00E16322">
        <w:rPr>
          <w:rFonts w:hint="eastAsia"/>
          <w:bCs/>
          <w:sz w:val="24"/>
          <w:szCs w:val="24"/>
        </w:rPr>
        <w:t>以保护基金份额持有人利益为根本出发点，</w:t>
      </w:r>
      <w:r w:rsidRPr="0008230E">
        <w:rPr>
          <w:rFonts w:asciiTheme="majorHAnsi" w:hAnsiTheme="majorHAnsi" w:cs="宋体"/>
          <w:bCs/>
          <w:sz w:val="24"/>
          <w:szCs w:val="24"/>
        </w:rPr>
        <w:t>按照法律法规和中国证监会的规定披露基金信息，并保证所披露信息的真实性、准确性</w:t>
      </w:r>
      <w:r w:rsidR="002033A5" w:rsidRPr="00EC0F92">
        <w:rPr>
          <w:rFonts w:asciiTheme="majorHAnsi" w:hAnsiTheme="majorHAnsi" w:cs="宋体" w:hint="eastAsia"/>
          <w:bCs/>
          <w:sz w:val="24"/>
          <w:szCs w:val="24"/>
        </w:rPr>
        <w:t>、</w:t>
      </w:r>
      <w:r w:rsidRPr="00EC0F92">
        <w:rPr>
          <w:rFonts w:asciiTheme="majorHAnsi" w:hAnsiTheme="majorHAnsi" w:cs="宋体" w:hint="eastAsia"/>
          <w:bCs/>
          <w:sz w:val="24"/>
          <w:szCs w:val="24"/>
        </w:rPr>
        <w:t>完整性</w:t>
      </w:r>
      <w:r w:rsidR="002033A5" w:rsidRPr="00E16322">
        <w:rPr>
          <w:rFonts w:hint="eastAsia"/>
          <w:bCs/>
          <w:sz w:val="24"/>
          <w:szCs w:val="24"/>
        </w:rPr>
        <w:t>、及时性、简明性和易得性</w:t>
      </w:r>
      <w:r w:rsidRPr="0008230E">
        <w:rPr>
          <w:rFonts w:asciiTheme="majorHAnsi" w:hAnsiTheme="majorHAnsi" w:cs="宋体"/>
          <w:bCs/>
          <w:sz w:val="24"/>
          <w:szCs w:val="24"/>
        </w:rPr>
        <w:t>。</w:t>
      </w:r>
    </w:p>
    <w:p w14:paraId="37EB63F9" w14:textId="448761FD" w:rsidR="00BD751F" w:rsidRPr="00E54890"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本基金信息披露义务人应当在中国证监会规定时间内，将应予披露的基金信息通过</w:t>
      </w:r>
      <w:del w:id="817" w:author="Llinks [2]" w:date="2020-08-17T11:41:00Z">
        <w:r w:rsidRPr="00E54890" w:rsidDel="004C52C8">
          <w:rPr>
            <w:rFonts w:asciiTheme="majorHAnsi" w:hAnsiTheme="majorHAnsi" w:cs="宋体" w:hint="eastAsia"/>
            <w:bCs/>
            <w:sz w:val="24"/>
            <w:szCs w:val="24"/>
          </w:rPr>
          <w:delText>中国证监会</w:delText>
        </w:r>
        <w:r w:rsidR="007C2339" w:rsidDel="004C52C8">
          <w:rPr>
            <w:rFonts w:asciiTheme="majorHAnsi" w:hAnsiTheme="majorHAnsi" w:cs="宋体" w:hint="eastAsia"/>
            <w:bCs/>
            <w:sz w:val="24"/>
            <w:szCs w:val="24"/>
          </w:rPr>
          <w:delText>指定</w:delText>
        </w:r>
        <w:r w:rsidR="002033A5" w:rsidRPr="00E16322" w:rsidDel="004C52C8">
          <w:rPr>
            <w:rFonts w:hint="eastAsia"/>
            <w:bCs/>
            <w:sz w:val="24"/>
            <w:szCs w:val="24"/>
          </w:rPr>
          <w:delText>的全国性报刊（以下简称“指定报刊</w:delText>
        </w:r>
      </w:del>
      <w:ins w:id="818" w:author="郑雅雯" w:date="2020-08-12T09:22:00Z">
        <w:del w:id="819" w:author="Llinks [2]" w:date="2020-08-17T11:41:00Z">
          <w:r w:rsidR="00B11950" w:rsidDel="004C52C8">
            <w:rPr>
              <w:rFonts w:hint="eastAsia"/>
              <w:bCs/>
              <w:sz w:val="24"/>
              <w:szCs w:val="24"/>
            </w:rPr>
            <w:delText>规定报刊</w:delText>
          </w:r>
        </w:del>
      </w:ins>
      <w:del w:id="820" w:author="Llinks [2]" w:date="2020-08-17T11:41:00Z">
        <w:r w:rsidR="002033A5" w:rsidRPr="00E16322" w:rsidDel="004C52C8">
          <w:rPr>
            <w:rFonts w:hint="eastAsia"/>
            <w:bCs/>
            <w:sz w:val="24"/>
            <w:szCs w:val="24"/>
          </w:rPr>
          <w:delText>”）及指定互联网网站（以下简称“指定网站</w:delText>
        </w:r>
      </w:del>
      <w:ins w:id="821" w:author="郑雅雯" w:date="2020-08-12T09:22:00Z">
        <w:del w:id="822" w:author="Llinks [2]" w:date="2020-08-17T11:41:00Z">
          <w:r w:rsidR="00B11950" w:rsidDel="004C52C8">
            <w:rPr>
              <w:rFonts w:hint="eastAsia"/>
              <w:bCs/>
              <w:sz w:val="24"/>
              <w:szCs w:val="24"/>
            </w:rPr>
            <w:delText>规定网站</w:delText>
          </w:r>
        </w:del>
      </w:ins>
      <w:del w:id="823" w:author="Llinks [2]" w:date="2020-08-17T11:41:00Z">
        <w:r w:rsidR="002033A5" w:rsidRPr="00E16322" w:rsidDel="004C52C8">
          <w:rPr>
            <w:rFonts w:hint="eastAsia"/>
            <w:bCs/>
            <w:sz w:val="24"/>
            <w:szCs w:val="24"/>
          </w:rPr>
          <w:delText>”）</w:delText>
        </w:r>
        <w:bookmarkStart w:id="824" w:name="_Hlk19578532"/>
        <w:r w:rsidR="002033A5" w:rsidRPr="00E16322" w:rsidDel="004C52C8">
          <w:rPr>
            <w:rFonts w:hint="eastAsia"/>
            <w:bCs/>
            <w:sz w:val="24"/>
            <w:szCs w:val="24"/>
          </w:rPr>
          <w:delText>等媒介</w:delText>
        </w:r>
      </w:del>
      <w:bookmarkEnd w:id="824"/>
      <w:ins w:id="825" w:author="Llinks [2]" w:date="2020-08-17T11:41:00Z">
        <w:r w:rsidR="004C52C8" w:rsidRPr="004C52C8">
          <w:rPr>
            <w:rFonts w:hint="eastAsia"/>
            <w:bCs/>
            <w:sz w:val="24"/>
            <w:szCs w:val="24"/>
          </w:rPr>
          <w:t>符合中国证监会规定条件的全国性报刊（以下简称“规定报刊”）及《信息披露办法》规定的互联网网站（以下简称“规定网站”）等媒介</w:t>
        </w:r>
      </w:ins>
      <w:r w:rsidRPr="00EC0F92">
        <w:rPr>
          <w:rFonts w:asciiTheme="majorHAnsi" w:hAnsiTheme="majorHAnsi" w:cs="宋体" w:hint="eastAsia"/>
          <w:bCs/>
          <w:sz w:val="24"/>
          <w:szCs w:val="24"/>
        </w:rPr>
        <w:t>披露，并保证基金投资者能够按照《基金合同》约定的时间和方式查阅或者复制公开披露的信息资料。</w:t>
      </w:r>
    </w:p>
    <w:p w14:paraId="5C672078" w14:textId="77777777" w:rsidR="00BD751F" w:rsidRPr="00E54890" w:rsidRDefault="00BD751F">
      <w:pPr>
        <w:spacing w:line="360" w:lineRule="auto"/>
        <w:ind w:firstLineChars="200" w:firstLine="480"/>
        <w:rPr>
          <w:rFonts w:asciiTheme="majorHAnsi" w:hAnsiTheme="majorHAnsi" w:cs="宋体"/>
          <w:bCs/>
          <w:sz w:val="24"/>
          <w:szCs w:val="24"/>
        </w:rPr>
      </w:pPr>
    </w:p>
    <w:p w14:paraId="7B5593B3" w14:textId="77777777" w:rsidR="00BD751F" w:rsidRPr="00E54890"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三、信息披露义务人公开披露基金信息的禁止行为</w:t>
      </w:r>
    </w:p>
    <w:p w14:paraId="1D1040C0" w14:textId="77777777" w:rsidR="00BD751F" w:rsidRPr="00B71173" w:rsidRDefault="00BD751F">
      <w:pPr>
        <w:spacing w:line="360" w:lineRule="auto"/>
        <w:ind w:firstLineChars="200" w:firstLine="480"/>
        <w:rPr>
          <w:rFonts w:asciiTheme="majorHAnsi" w:hAnsiTheme="majorHAnsi" w:cs="宋体"/>
          <w:bCs/>
          <w:sz w:val="24"/>
          <w:szCs w:val="24"/>
        </w:rPr>
      </w:pPr>
      <w:r w:rsidRPr="00B71173">
        <w:rPr>
          <w:rFonts w:asciiTheme="majorHAnsi" w:hAnsiTheme="majorHAnsi" w:cs="宋体" w:hint="eastAsia"/>
          <w:bCs/>
          <w:sz w:val="24"/>
          <w:szCs w:val="24"/>
        </w:rPr>
        <w:t>本基金信息披露义务人承诺公开披露的基金信息，不得有下列行为：</w:t>
      </w:r>
    </w:p>
    <w:p w14:paraId="1390D002" w14:textId="77777777" w:rsidR="00BD751F" w:rsidRPr="009D5C0C" w:rsidRDefault="00BD751F">
      <w:pPr>
        <w:spacing w:line="360" w:lineRule="auto"/>
        <w:ind w:firstLineChars="200" w:firstLine="480"/>
        <w:rPr>
          <w:rFonts w:asciiTheme="majorHAnsi" w:hAnsiTheme="majorHAnsi" w:cs="宋体"/>
          <w:bCs/>
          <w:sz w:val="24"/>
          <w:szCs w:val="24"/>
        </w:rPr>
      </w:pPr>
      <w:r w:rsidRPr="009D5C0C">
        <w:rPr>
          <w:rFonts w:asciiTheme="majorHAnsi" w:hAnsiTheme="majorHAnsi" w:cs="宋体"/>
          <w:bCs/>
          <w:sz w:val="24"/>
          <w:szCs w:val="24"/>
        </w:rPr>
        <w:t>1</w:t>
      </w:r>
      <w:r w:rsidRPr="009D5C0C">
        <w:rPr>
          <w:rFonts w:asciiTheme="majorHAnsi" w:hAnsiTheme="majorHAnsi" w:cs="宋体" w:hint="eastAsia"/>
          <w:bCs/>
          <w:sz w:val="24"/>
          <w:szCs w:val="24"/>
        </w:rPr>
        <w:t>、虚假记载、误导性陈述或者重大遗漏；</w:t>
      </w:r>
    </w:p>
    <w:p w14:paraId="3588906E" w14:textId="77777777" w:rsidR="00BD751F" w:rsidRPr="0032264F" w:rsidRDefault="00BD751F">
      <w:pPr>
        <w:spacing w:line="360" w:lineRule="auto"/>
        <w:ind w:firstLineChars="200" w:firstLine="480"/>
        <w:rPr>
          <w:rFonts w:asciiTheme="majorHAnsi" w:hAnsiTheme="majorHAnsi" w:cs="宋体"/>
          <w:bCs/>
          <w:sz w:val="24"/>
          <w:szCs w:val="24"/>
        </w:rPr>
      </w:pPr>
      <w:r w:rsidRPr="0032264F">
        <w:rPr>
          <w:rFonts w:asciiTheme="majorHAnsi" w:hAnsiTheme="majorHAnsi" w:cs="宋体"/>
          <w:bCs/>
          <w:sz w:val="24"/>
          <w:szCs w:val="24"/>
        </w:rPr>
        <w:t>2</w:t>
      </w:r>
      <w:r w:rsidRPr="0032264F">
        <w:rPr>
          <w:rFonts w:asciiTheme="majorHAnsi" w:hAnsiTheme="majorHAnsi" w:cs="宋体" w:hint="eastAsia"/>
          <w:bCs/>
          <w:sz w:val="24"/>
          <w:szCs w:val="24"/>
        </w:rPr>
        <w:t>、对证券投资业绩进行预测；</w:t>
      </w:r>
    </w:p>
    <w:p w14:paraId="53198C2C" w14:textId="77777777" w:rsidR="00BD751F" w:rsidRPr="00E16322" w:rsidRDefault="00BD751F">
      <w:pPr>
        <w:spacing w:line="360" w:lineRule="auto"/>
        <w:ind w:firstLineChars="200" w:firstLine="480"/>
        <w:rPr>
          <w:rFonts w:asciiTheme="majorHAnsi" w:hAnsiTheme="majorHAnsi" w:cs="宋体"/>
          <w:bCs/>
          <w:sz w:val="24"/>
          <w:szCs w:val="24"/>
        </w:rPr>
      </w:pPr>
      <w:r w:rsidRPr="00F34AA8">
        <w:rPr>
          <w:rFonts w:asciiTheme="majorHAnsi" w:hAnsiTheme="majorHAnsi" w:cs="宋体"/>
          <w:bCs/>
          <w:sz w:val="24"/>
          <w:szCs w:val="24"/>
        </w:rPr>
        <w:t>3</w:t>
      </w:r>
      <w:r w:rsidRPr="008E7CE9">
        <w:rPr>
          <w:rFonts w:asciiTheme="majorHAnsi" w:hAnsiTheme="majorHAnsi" w:cs="宋体" w:hint="eastAsia"/>
          <w:bCs/>
          <w:sz w:val="24"/>
          <w:szCs w:val="24"/>
        </w:rPr>
        <w:t>、违规承诺收益或者承担损失；</w:t>
      </w:r>
    </w:p>
    <w:p w14:paraId="16236760" w14:textId="77777777" w:rsidR="00BD751F" w:rsidRPr="00E16322" w:rsidRDefault="00BD751F">
      <w:pPr>
        <w:spacing w:line="360" w:lineRule="auto"/>
        <w:ind w:firstLineChars="200" w:firstLine="480"/>
        <w:rPr>
          <w:rFonts w:asciiTheme="majorHAnsi" w:hAnsiTheme="majorHAnsi" w:cs="宋体"/>
          <w:bCs/>
          <w:sz w:val="24"/>
          <w:szCs w:val="24"/>
        </w:rPr>
      </w:pPr>
      <w:r w:rsidRPr="00E16322">
        <w:rPr>
          <w:rFonts w:asciiTheme="majorHAnsi" w:hAnsiTheme="majorHAnsi" w:cs="宋体"/>
          <w:bCs/>
          <w:sz w:val="24"/>
          <w:szCs w:val="24"/>
        </w:rPr>
        <w:t>4</w:t>
      </w:r>
      <w:r w:rsidRPr="00E16322">
        <w:rPr>
          <w:rFonts w:asciiTheme="majorHAnsi" w:hAnsiTheme="majorHAnsi" w:cs="宋体" w:hint="eastAsia"/>
          <w:bCs/>
          <w:sz w:val="24"/>
          <w:szCs w:val="24"/>
        </w:rPr>
        <w:t>、诋毁其他基金管理人、基金托管人或者基金销售机构；</w:t>
      </w:r>
    </w:p>
    <w:p w14:paraId="67419D39" w14:textId="5CDDC34B" w:rsidR="00BD751F" w:rsidRPr="00EC0F92" w:rsidRDefault="00BD751F">
      <w:pPr>
        <w:spacing w:line="360" w:lineRule="auto"/>
        <w:ind w:firstLineChars="200" w:firstLine="480"/>
        <w:rPr>
          <w:rFonts w:asciiTheme="majorHAnsi" w:hAnsiTheme="majorHAnsi" w:cs="宋体"/>
          <w:bCs/>
          <w:sz w:val="24"/>
          <w:szCs w:val="24"/>
        </w:rPr>
      </w:pPr>
      <w:r w:rsidRPr="00E16322">
        <w:rPr>
          <w:rFonts w:asciiTheme="majorHAnsi" w:hAnsiTheme="majorHAnsi" w:cs="宋体"/>
          <w:bCs/>
          <w:sz w:val="24"/>
          <w:szCs w:val="24"/>
        </w:rPr>
        <w:t>5</w:t>
      </w:r>
      <w:r w:rsidRPr="00E16322">
        <w:rPr>
          <w:rFonts w:asciiTheme="majorHAnsi" w:hAnsiTheme="majorHAnsi" w:cs="宋体" w:hint="eastAsia"/>
          <w:bCs/>
          <w:sz w:val="24"/>
          <w:szCs w:val="24"/>
        </w:rPr>
        <w:t>、登载任何自然人、法人</w:t>
      </w:r>
      <w:r w:rsidR="002033A5" w:rsidRPr="00E16322">
        <w:rPr>
          <w:rFonts w:hint="eastAsia"/>
          <w:sz w:val="24"/>
          <w:szCs w:val="24"/>
        </w:rPr>
        <w:t>和非法人</w:t>
      </w:r>
      <w:r w:rsidRPr="00EC0F92">
        <w:rPr>
          <w:rFonts w:asciiTheme="majorHAnsi" w:hAnsiTheme="majorHAnsi" w:cs="宋体" w:hint="eastAsia"/>
          <w:bCs/>
          <w:sz w:val="24"/>
          <w:szCs w:val="24"/>
        </w:rPr>
        <w:t>组织的祝贺性、恭维性或推荐性的文字；</w:t>
      </w:r>
    </w:p>
    <w:p w14:paraId="5B397B42" w14:textId="77777777" w:rsidR="00BD751F" w:rsidRPr="00E54890"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bCs/>
          <w:sz w:val="24"/>
          <w:szCs w:val="24"/>
        </w:rPr>
        <w:t>6</w:t>
      </w:r>
      <w:r w:rsidRPr="00E54890">
        <w:rPr>
          <w:rFonts w:asciiTheme="majorHAnsi" w:hAnsiTheme="majorHAnsi" w:cs="宋体" w:hint="eastAsia"/>
          <w:bCs/>
          <w:sz w:val="24"/>
          <w:szCs w:val="24"/>
        </w:rPr>
        <w:t>、中国证监会禁止的其他行为。</w:t>
      </w:r>
    </w:p>
    <w:p w14:paraId="473A6DDD" w14:textId="77777777" w:rsidR="00BD751F" w:rsidRPr="00E54890" w:rsidRDefault="00BD751F">
      <w:pPr>
        <w:spacing w:line="360" w:lineRule="auto"/>
        <w:ind w:firstLineChars="200" w:firstLine="480"/>
        <w:rPr>
          <w:rFonts w:asciiTheme="majorHAnsi" w:hAnsiTheme="majorHAnsi" w:cs="宋体"/>
          <w:bCs/>
          <w:sz w:val="24"/>
          <w:szCs w:val="24"/>
        </w:rPr>
      </w:pPr>
    </w:p>
    <w:p w14:paraId="27959DCA" w14:textId="77777777" w:rsidR="00BD751F" w:rsidRPr="00E54890"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四、信息披露文本规范</w:t>
      </w:r>
    </w:p>
    <w:p w14:paraId="31D31471" w14:textId="2985AEAE" w:rsidR="00BD751F" w:rsidRPr="00EC0F92" w:rsidRDefault="00BD751F">
      <w:pPr>
        <w:spacing w:line="360" w:lineRule="auto"/>
        <w:ind w:firstLineChars="200" w:firstLine="480"/>
        <w:rPr>
          <w:rFonts w:asciiTheme="majorHAnsi" w:hAnsiTheme="majorHAnsi" w:cs="宋体"/>
          <w:bCs/>
          <w:sz w:val="24"/>
          <w:szCs w:val="24"/>
        </w:rPr>
      </w:pPr>
      <w:r w:rsidRPr="00B71173">
        <w:rPr>
          <w:rFonts w:asciiTheme="majorHAnsi" w:hAnsiTheme="majorHAnsi" w:cs="宋体" w:hint="eastAsia"/>
          <w:bCs/>
          <w:sz w:val="24"/>
          <w:szCs w:val="24"/>
        </w:rPr>
        <w:t>本基金公开披露的信息应采用中文文本。同时采用外文文本的，基金信息披露义务人应保证</w:t>
      </w:r>
      <w:r w:rsidR="002033A5" w:rsidRPr="00E16322">
        <w:rPr>
          <w:rFonts w:hint="eastAsia"/>
          <w:sz w:val="24"/>
          <w:szCs w:val="24"/>
        </w:rPr>
        <w:t>不同文本的内容一致。不同文本之间</w:t>
      </w:r>
      <w:r w:rsidRPr="0008230E">
        <w:rPr>
          <w:rFonts w:asciiTheme="majorHAnsi" w:hAnsiTheme="majorHAnsi" w:cs="宋体"/>
          <w:bCs/>
          <w:sz w:val="24"/>
          <w:szCs w:val="24"/>
        </w:rPr>
        <w:t>发生歧义的，以中文文本为准。</w:t>
      </w:r>
    </w:p>
    <w:p w14:paraId="09C40686" w14:textId="77777777" w:rsidR="00BD751F" w:rsidRPr="00E54890"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本基金公开披露的信息采用阿拉伯数字；除特别说明外，货币单位为人民币元。</w:t>
      </w:r>
    </w:p>
    <w:p w14:paraId="403B037E" w14:textId="77777777" w:rsidR="00BD751F" w:rsidRPr="00E54890" w:rsidRDefault="00BD751F">
      <w:pPr>
        <w:spacing w:line="360" w:lineRule="auto"/>
        <w:ind w:firstLineChars="200" w:firstLine="480"/>
        <w:rPr>
          <w:rFonts w:asciiTheme="majorHAnsi" w:hAnsiTheme="majorHAnsi" w:cs="宋体"/>
          <w:bCs/>
          <w:sz w:val="24"/>
          <w:szCs w:val="24"/>
        </w:rPr>
      </w:pPr>
    </w:p>
    <w:p w14:paraId="3301D72F" w14:textId="77777777" w:rsidR="00BD751F" w:rsidRPr="00B71173" w:rsidRDefault="00BD751F">
      <w:pPr>
        <w:spacing w:line="360" w:lineRule="auto"/>
        <w:ind w:firstLineChars="200" w:firstLine="480"/>
        <w:rPr>
          <w:rFonts w:asciiTheme="majorHAnsi" w:hAnsiTheme="majorHAnsi" w:cs="宋体"/>
          <w:bCs/>
          <w:sz w:val="24"/>
          <w:szCs w:val="24"/>
        </w:rPr>
      </w:pPr>
      <w:r w:rsidRPr="00B71173">
        <w:rPr>
          <w:rFonts w:asciiTheme="majorHAnsi" w:hAnsiTheme="majorHAnsi" w:cs="宋体" w:hint="eastAsia"/>
          <w:bCs/>
          <w:sz w:val="24"/>
          <w:szCs w:val="24"/>
        </w:rPr>
        <w:t>五、公开披露的基金信息</w:t>
      </w:r>
    </w:p>
    <w:p w14:paraId="68A8FAD1" w14:textId="77777777" w:rsidR="00BD751F" w:rsidRPr="009D5C0C" w:rsidRDefault="00BD751F">
      <w:pPr>
        <w:spacing w:line="360" w:lineRule="auto"/>
        <w:ind w:firstLineChars="200" w:firstLine="480"/>
        <w:rPr>
          <w:rFonts w:asciiTheme="majorHAnsi" w:hAnsiTheme="majorHAnsi" w:cs="宋体"/>
          <w:bCs/>
          <w:sz w:val="24"/>
          <w:szCs w:val="24"/>
        </w:rPr>
      </w:pPr>
      <w:r w:rsidRPr="009D5C0C">
        <w:rPr>
          <w:rFonts w:asciiTheme="majorHAnsi" w:hAnsiTheme="majorHAnsi" w:cs="宋体" w:hint="eastAsia"/>
          <w:bCs/>
          <w:sz w:val="24"/>
          <w:szCs w:val="24"/>
        </w:rPr>
        <w:t>公开披露的基金信息包括：</w:t>
      </w:r>
    </w:p>
    <w:p w14:paraId="35AB0E7A" w14:textId="77777777" w:rsidR="00BD751F" w:rsidRPr="0008230E" w:rsidRDefault="00BD751F">
      <w:pPr>
        <w:spacing w:line="360" w:lineRule="auto"/>
        <w:ind w:firstLineChars="200" w:firstLine="480"/>
        <w:rPr>
          <w:rFonts w:asciiTheme="majorHAnsi" w:hAnsiTheme="majorHAnsi" w:cs="宋体"/>
          <w:bCs/>
          <w:sz w:val="24"/>
          <w:szCs w:val="24"/>
        </w:rPr>
      </w:pPr>
      <w:r w:rsidRPr="009D5C0C">
        <w:rPr>
          <w:rFonts w:asciiTheme="majorHAnsi" w:hAnsiTheme="majorHAnsi" w:cs="宋体" w:hint="eastAsia"/>
          <w:bCs/>
          <w:sz w:val="24"/>
          <w:szCs w:val="24"/>
        </w:rPr>
        <w:t>（一）基金招募说明书、《基金合同》、基金托管协议</w:t>
      </w:r>
      <w:r w:rsidR="002033A5" w:rsidRPr="00E16322">
        <w:rPr>
          <w:rFonts w:hint="eastAsia"/>
          <w:bCs/>
          <w:sz w:val="24"/>
          <w:szCs w:val="24"/>
        </w:rPr>
        <w:t>、基金产品资料概要</w:t>
      </w:r>
    </w:p>
    <w:p w14:paraId="7E571D08" w14:textId="77777777" w:rsidR="00BD751F" w:rsidRPr="00E54890" w:rsidRDefault="00BD751F">
      <w:pPr>
        <w:spacing w:line="360" w:lineRule="auto"/>
        <w:ind w:firstLineChars="200" w:firstLine="480"/>
        <w:rPr>
          <w:rFonts w:asciiTheme="majorHAnsi" w:hAnsiTheme="majorHAnsi" w:cs="宋体"/>
          <w:bCs/>
          <w:sz w:val="24"/>
          <w:szCs w:val="24"/>
        </w:rPr>
      </w:pPr>
      <w:r w:rsidRPr="00EC0F92">
        <w:rPr>
          <w:rFonts w:asciiTheme="majorHAnsi" w:hAnsiTheme="majorHAnsi" w:cs="宋体"/>
          <w:bCs/>
          <w:sz w:val="24"/>
          <w:szCs w:val="24"/>
        </w:rPr>
        <w:t>1</w:t>
      </w:r>
      <w:r w:rsidRPr="00EC0F92">
        <w:rPr>
          <w:rFonts w:asciiTheme="majorHAnsi" w:hAnsiTheme="majorHAnsi" w:cs="宋体" w:hint="eastAsia"/>
          <w:bCs/>
          <w:sz w:val="24"/>
          <w:szCs w:val="24"/>
        </w:rPr>
        <w:t>、《基金合同》是界定《基金合同》当事人的各项权利、义务关系，明确基金份额持有人大会召开的规则及具体程序，说明基金产品的特性等涉及基金投资者重大利益的事项的法律文件。</w:t>
      </w:r>
    </w:p>
    <w:p w14:paraId="6F01BD61" w14:textId="716C34D9" w:rsidR="002033A5" w:rsidRPr="00E16322" w:rsidRDefault="00BD751F">
      <w:pPr>
        <w:spacing w:line="360" w:lineRule="auto"/>
        <w:ind w:firstLineChars="200" w:firstLine="480"/>
        <w:rPr>
          <w:bCs/>
          <w:sz w:val="24"/>
          <w:szCs w:val="24"/>
        </w:rPr>
      </w:pPr>
      <w:r w:rsidRPr="00E54890">
        <w:rPr>
          <w:rFonts w:asciiTheme="majorHAnsi" w:hAnsiTheme="majorHAnsi" w:cs="宋体"/>
          <w:bCs/>
          <w:sz w:val="24"/>
          <w:szCs w:val="24"/>
        </w:rPr>
        <w:t>2</w:t>
      </w:r>
      <w:r w:rsidRPr="00E54890">
        <w:rPr>
          <w:rFonts w:asciiTheme="majorHAnsi" w:hAnsiTheme="majorHAnsi" w:cs="宋体" w:hint="eastAsia"/>
          <w:bCs/>
          <w:sz w:val="24"/>
          <w:szCs w:val="24"/>
        </w:rPr>
        <w:t>、基金招募说明书应当最大限度地披露影响基金投资者决策的全部事项，说明基金认购、申购和赎回安排、基金投资、基金产品特性、风险揭示、信息披露及基金份额持有人服务等内容。《基金合同》生效后，</w:t>
      </w:r>
      <w:r w:rsidR="002033A5" w:rsidRPr="00E16322">
        <w:rPr>
          <w:rFonts w:hint="eastAsia"/>
          <w:bCs/>
          <w:sz w:val="24"/>
          <w:szCs w:val="24"/>
        </w:rPr>
        <w:t>基金招募说明书的信息发生重大变更的，基金管理人应当在三个工作日内，更新基金招募说明书并登载在</w:t>
      </w:r>
      <w:del w:id="826" w:author="郑雅雯" w:date="2020-08-12T09:22:00Z">
        <w:r w:rsidR="002033A5" w:rsidRPr="00E16322" w:rsidDel="00B11950">
          <w:rPr>
            <w:rFonts w:hint="eastAsia"/>
            <w:bCs/>
            <w:sz w:val="24"/>
            <w:szCs w:val="24"/>
          </w:rPr>
          <w:delText>指定网站</w:delText>
        </w:r>
      </w:del>
      <w:ins w:id="827" w:author="郑雅雯" w:date="2020-08-12T09:22:00Z">
        <w:r w:rsidR="00B11950">
          <w:rPr>
            <w:rFonts w:hint="eastAsia"/>
            <w:bCs/>
            <w:sz w:val="24"/>
            <w:szCs w:val="24"/>
          </w:rPr>
          <w:t>规定网站</w:t>
        </w:r>
      </w:ins>
      <w:r w:rsidR="002033A5" w:rsidRPr="00E16322">
        <w:rPr>
          <w:rFonts w:hint="eastAsia"/>
          <w:bCs/>
          <w:sz w:val="24"/>
          <w:szCs w:val="24"/>
        </w:rPr>
        <w:t>上；基金招募说明书其他信息发生变更的，基金管理人至少每年更新一次。基金终止运作的，基金管理人不再更新基金招募说明书。</w:t>
      </w:r>
    </w:p>
    <w:p w14:paraId="7DA2F312" w14:textId="77777777" w:rsidR="00BD751F" w:rsidRPr="00B71173"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bCs/>
          <w:sz w:val="24"/>
          <w:szCs w:val="24"/>
        </w:rPr>
        <w:t>3</w:t>
      </w:r>
      <w:r w:rsidRPr="00E54890">
        <w:rPr>
          <w:rFonts w:asciiTheme="majorHAnsi" w:hAnsiTheme="majorHAnsi" w:cs="宋体" w:hint="eastAsia"/>
          <w:bCs/>
          <w:sz w:val="24"/>
          <w:szCs w:val="24"/>
        </w:rPr>
        <w:t>、基金托管协议是界定基金托管人和基金管理人在基金财产保管及基金运作监督等活动中的权利、义务关系的法律文件。</w:t>
      </w:r>
    </w:p>
    <w:p w14:paraId="29D16A5F" w14:textId="5F34575A" w:rsidR="009D5C0C" w:rsidRDefault="002033A5">
      <w:pPr>
        <w:spacing w:line="360" w:lineRule="auto"/>
        <w:ind w:firstLineChars="200" w:firstLine="480"/>
        <w:rPr>
          <w:bCs/>
          <w:sz w:val="24"/>
          <w:szCs w:val="24"/>
        </w:rPr>
      </w:pPr>
      <w:r w:rsidRPr="00E16322">
        <w:rPr>
          <w:bCs/>
          <w:sz w:val="24"/>
          <w:szCs w:val="24"/>
        </w:rPr>
        <w:t>4</w:t>
      </w:r>
      <w:r w:rsidRPr="00E16322">
        <w:rPr>
          <w:rFonts w:hint="eastAsia"/>
          <w:bCs/>
          <w:sz w:val="24"/>
          <w:szCs w:val="24"/>
        </w:rPr>
        <w:t>、基金产品资料概要是基金招募说明书的摘要文件，用于向投资者提供简明的基金概要信息。《基金合同》生效后，基金产品资料概要的信息发生重大变更的，基金管理人应当在三个工作日内，更新基金产品资料概要，并登载在</w:t>
      </w:r>
      <w:del w:id="828" w:author="郑雅雯" w:date="2020-08-12T09:22:00Z">
        <w:r w:rsidRPr="00E16322" w:rsidDel="00B11950">
          <w:rPr>
            <w:rFonts w:hint="eastAsia"/>
            <w:bCs/>
            <w:sz w:val="24"/>
            <w:szCs w:val="24"/>
          </w:rPr>
          <w:delText>指定网站</w:delText>
        </w:r>
      </w:del>
      <w:ins w:id="829" w:author="郑雅雯" w:date="2020-08-12T09:22:00Z">
        <w:r w:rsidR="00B11950">
          <w:rPr>
            <w:rFonts w:hint="eastAsia"/>
            <w:bCs/>
            <w:sz w:val="24"/>
            <w:szCs w:val="24"/>
          </w:rPr>
          <w:t>规定网站</w:t>
        </w:r>
      </w:ins>
      <w:r w:rsidRPr="00E16322">
        <w:rPr>
          <w:rFonts w:hint="eastAsia"/>
          <w:bCs/>
          <w:sz w:val="24"/>
          <w:szCs w:val="24"/>
        </w:rPr>
        <w:t>及基金销售机构网站或营业网点；基金产品资料概要其他信息发生变更的，基金管理人至少每年更新一次。基金终止运作的，基金管理人不再更新基金产品资料概要。</w:t>
      </w:r>
    </w:p>
    <w:p w14:paraId="6F53FB76" w14:textId="2C2981DC" w:rsidR="00BD751F" w:rsidRPr="00EC0F92" w:rsidRDefault="00BD751F">
      <w:pPr>
        <w:spacing w:line="360" w:lineRule="auto"/>
        <w:ind w:firstLineChars="200" w:firstLine="480"/>
        <w:rPr>
          <w:rFonts w:asciiTheme="majorHAnsi" w:hAnsiTheme="majorHAnsi" w:cs="宋体"/>
          <w:bCs/>
          <w:sz w:val="24"/>
          <w:szCs w:val="24"/>
        </w:rPr>
      </w:pPr>
      <w:r w:rsidRPr="0008230E">
        <w:rPr>
          <w:rFonts w:asciiTheme="majorHAnsi" w:hAnsiTheme="majorHAnsi" w:cs="宋体"/>
          <w:bCs/>
          <w:sz w:val="24"/>
          <w:szCs w:val="24"/>
        </w:rPr>
        <w:t>基金募集申请经中国证监会注册后，基金管理人在基金份额发售的</w:t>
      </w:r>
      <w:r w:rsidRPr="0008230E">
        <w:rPr>
          <w:rFonts w:asciiTheme="majorHAnsi" w:hAnsiTheme="majorHAnsi" w:cs="宋体"/>
          <w:bCs/>
          <w:sz w:val="24"/>
          <w:szCs w:val="24"/>
        </w:rPr>
        <w:t>3</w:t>
      </w:r>
      <w:r w:rsidRPr="00EC0F92">
        <w:rPr>
          <w:rFonts w:asciiTheme="majorHAnsi" w:hAnsiTheme="majorHAnsi" w:cs="宋体" w:hint="eastAsia"/>
          <w:bCs/>
          <w:sz w:val="24"/>
          <w:szCs w:val="24"/>
        </w:rPr>
        <w:t>日前，</w:t>
      </w:r>
      <w:r w:rsidRPr="00EC0F92">
        <w:rPr>
          <w:rFonts w:asciiTheme="majorHAnsi" w:hAnsiTheme="majorHAnsi" w:cs="宋体" w:hint="eastAsia"/>
          <w:bCs/>
          <w:sz w:val="24"/>
          <w:szCs w:val="24"/>
        </w:rPr>
        <w:lastRenderedPageBreak/>
        <w:t>将基金招募说明书、《基金合同》摘要登载在</w:t>
      </w:r>
      <w:del w:id="830" w:author="郑雅雯" w:date="2020-08-11T18:39:00Z">
        <w:r w:rsidRPr="00EC0F92" w:rsidDel="00265871">
          <w:rPr>
            <w:rFonts w:asciiTheme="majorHAnsi" w:hAnsiTheme="majorHAnsi" w:cs="宋体" w:hint="eastAsia"/>
            <w:bCs/>
            <w:sz w:val="24"/>
            <w:szCs w:val="24"/>
          </w:rPr>
          <w:delText>指定媒介</w:delText>
        </w:r>
      </w:del>
      <w:ins w:id="831" w:author="郑雅雯" w:date="2020-08-11T18:39:00Z">
        <w:r w:rsidR="00265871">
          <w:rPr>
            <w:rFonts w:asciiTheme="majorHAnsi" w:hAnsiTheme="majorHAnsi" w:cs="宋体" w:hint="eastAsia"/>
            <w:bCs/>
            <w:sz w:val="24"/>
            <w:szCs w:val="24"/>
          </w:rPr>
          <w:t>规定媒介</w:t>
        </w:r>
      </w:ins>
      <w:r w:rsidRPr="00EC0F92">
        <w:rPr>
          <w:rFonts w:asciiTheme="majorHAnsi" w:hAnsiTheme="majorHAnsi" w:cs="宋体" w:hint="eastAsia"/>
          <w:bCs/>
          <w:sz w:val="24"/>
          <w:szCs w:val="24"/>
        </w:rPr>
        <w:t>上；基金管理人、基金托管人应当将《基金合同》、基金托管协议登载在网站上。</w:t>
      </w:r>
    </w:p>
    <w:p w14:paraId="03E2DCE0" w14:textId="77777777" w:rsidR="00BD751F" w:rsidRPr="00E54890"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（二）基金份额发售公告</w:t>
      </w:r>
    </w:p>
    <w:p w14:paraId="31402C5B" w14:textId="4F679163" w:rsidR="00BD751F" w:rsidRPr="00E54890"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基金管理人应当就基金份额发售的具体事宜编制基金份额发售公告，并在披露招募说明书的当日登载于</w:t>
      </w:r>
      <w:del w:id="832" w:author="郑雅雯" w:date="2020-08-11T18:39:00Z">
        <w:r w:rsidRPr="00E54890" w:rsidDel="00265871">
          <w:rPr>
            <w:rFonts w:asciiTheme="majorHAnsi" w:hAnsiTheme="majorHAnsi" w:cs="宋体" w:hint="eastAsia"/>
            <w:bCs/>
            <w:sz w:val="24"/>
            <w:szCs w:val="24"/>
          </w:rPr>
          <w:delText>指定媒介</w:delText>
        </w:r>
      </w:del>
      <w:ins w:id="833" w:author="郑雅雯" w:date="2020-08-11T18:39:00Z">
        <w:r w:rsidR="00265871">
          <w:rPr>
            <w:rFonts w:asciiTheme="majorHAnsi" w:hAnsiTheme="majorHAnsi" w:cs="宋体" w:hint="eastAsia"/>
            <w:bCs/>
            <w:sz w:val="24"/>
            <w:szCs w:val="24"/>
          </w:rPr>
          <w:t>规定媒介</w:t>
        </w:r>
      </w:ins>
      <w:r w:rsidRPr="00E54890">
        <w:rPr>
          <w:rFonts w:asciiTheme="majorHAnsi" w:hAnsiTheme="majorHAnsi" w:cs="宋体" w:hint="eastAsia"/>
          <w:bCs/>
          <w:sz w:val="24"/>
          <w:szCs w:val="24"/>
        </w:rPr>
        <w:t>上。</w:t>
      </w:r>
    </w:p>
    <w:p w14:paraId="05F274A1" w14:textId="77777777" w:rsidR="00BD751F" w:rsidRPr="00B71173" w:rsidRDefault="00BD751F">
      <w:pPr>
        <w:spacing w:line="360" w:lineRule="auto"/>
        <w:ind w:firstLineChars="200" w:firstLine="480"/>
        <w:rPr>
          <w:rFonts w:asciiTheme="majorHAnsi" w:hAnsiTheme="majorHAnsi" w:cs="宋体"/>
          <w:bCs/>
          <w:sz w:val="24"/>
          <w:szCs w:val="24"/>
        </w:rPr>
      </w:pPr>
      <w:r w:rsidRPr="00B71173">
        <w:rPr>
          <w:rFonts w:asciiTheme="majorHAnsi" w:hAnsiTheme="majorHAnsi" w:cs="宋体" w:hint="eastAsia"/>
          <w:bCs/>
          <w:sz w:val="24"/>
          <w:szCs w:val="24"/>
        </w:rPr>
        <w:t>（三）《基金合同》生效公告</w:t>
      </w:r>
    </w:p>
    <w:p w14:paraId="41710899" w14:textId="53417335" w:rsidR="00BD751F" w:rsidRPr="009D5C0C" w:rsidRDefault="00BD751F">
      <w:pPr>
        <w:spacing w:line="360" w:lineRule="auto"/>
        <w:ind w:firstLineChars="200" w:firstLine="480"/>
        <w:rPr>
          <w:rFonts w:asciiTheme="majorHAnsi" w:hAnsiTheme="majorHAnsi" w:cs="宋体"/>
          <w:bCs/>
          <w:sz w:val="24"/>
          <w:szCs w:val="24"/>
        </w:rPr>
      </w:pPr>
      <w:r w:rsidRPr="009D5C0C">
        <w:rPr>
          <w:rFonts w:asciiTheme="majorHAnsi" w:hAnsiTheme="majorHAnsi" w:cs="宋体" w:hint="eastAsia"/>
          <w:bCs/>
          <w:sz w:val="24"/>
          <w:szCs w:val="24"/>
        </w:rPr>
        <w:t>基金管理人应当在收到中国证监会确认文件的次日在</w:t>
      </w:r>
      <w:del w:id="834" w:author="郑雅雯" w:date="2020-08-11T18:39:00Z">
        <w:r w:rsidRPr="009D5C0C" w:rsidDel="00265871">
          <w:rPr>
            <w:rFonts w:asciiTheme="majorHAnsi" w:hAnsiTheme="majorHAnsi" w:cs="宋体" w:hint="eastAsia"/>
            <w:bCs/>
            <w:sz w:val="24"/>
            <w:szCs w:val="24"/>
          </w:rPr>
          <w:delText>指定媒介</w:delText>
        </w:r>
      </w:del>
      <w:ins w:id="835" w:author="郑雅雯" w:date="2020-08-11T18:39:00Z">
        <w:r w:rsidR="00265871">
          <w:rPr>
            <w:rFonts w:asciiTheme="majorHAnsi" w:hAnsiTheme="majorHAnsi" w:cs="宋体" w:hint="eastAsia"/>
            <w:bCs/>
            <w:sz w:val="24"/>
            <w:szCs w:val="24"/>
          </w:rPr>
          <w:t>规定媒介</w:t>
        </w:r>
      </w:ins>
      <w:r w:rsidRPr="009D5C0C">
        <w:rPr>
          <w:rFonts w:asciiTheme="majorHAnsi" w:hAnsiTheme="majorHAnsi" w:cs="宋体" w:hint="eastAsia"/>
          <w:bCs/>
          <w:sz w:val="24"/>
          <w:szCs w:val="24"/>
        </w:rPr>
        <w:t>上登载《基金合同》生效公告。</w:t>
      </w:r>
    </w:p>
    <w:p w14:paraId="2863B3B2" w14:textId="09BF1767" w:rsidR="00BD751F" w:rsidRPr="00EC0F92" w:rsidRDefault="00BD751F">
      <w:pPr>
        <w:spacing w:line="360" w:lineRule="auto"/>
        <w:ind w:firstLineChars="200" w:firstLine="480"/>
        <w:rPr>
          <w:rFonts w:asciiTheme="majorHAnsi" w:hAnsiTheme="majorHAnsi" w:cs="宋体"/>
          <w:bCs/>
          <w:sz w:val="24"/>
          <w:szCs w:val="24"/>
        </w:rPr>
      </w:pPr>
      <w:r w:rsidRPr="009D5C0C">
        <w:rPr>
          <w:rFonts w:asciiTheme="majorHAnsi" w:hAnsiTheme="majorHAnsi" w:cs="宋体" w:hint="eastAsia"/>
          <w:bCs/>
          <w:sz w:val="24"/>
          <w:szCs w:val="24"/>
        </w:rPr>
        <w:t>（四）基金</w:t>
      </w:r>
      <w:r w:rsidR="002033A5" w:rsidRPr="00E16322">
        <w:rPr>
          <w:rFonts w:hint="eastAsia"/>
          <w:sz w:val="24"/>
          <w:szCs w:val="24"/>
        </w:rPr>
        <w:t>净值信息</w:t>
      </w:r>
    </w:p>
    <w:p w14:paraId="13F16C8A" w14:textId="711076AD" w:rsidR="002033A5" w:rsidRPr="00E54890" w:rsidRDefault="002033A5" w:rsidP="002033A5">
      <w:pPr>
        <w:spacing w:line="360" w:lineRule="auto"/>
        <w:ind w:firstLineChars="200" w:firstLine="480"/>
        <w:rPr>
          <w:bCs/>
          <w:sz w:val="24"/>
          <w:szCs w:val="24"/>
        </w:rPr>
      </w:pPr>
      <w:r w:rsidRPr="00E54890">
        <w:rPr>
          <w:rFonts w:hint="eastAsia"/>
          <w:bCs/>
          <w:sz w:val="24"/>
          <w:szCs w:val="24"/>
        </w:rPr>
        <w:t>《基金合同》生效后，在开始办理基金份额申购或者赎回前，基金管理人应当至少每周在</w:t>
      </w:r>
      <w:del w:id="836" w:author="郑雅雯" w:date="2020-08-12T09:22:00Z">
        <w:r w:rsidRPr="00E54890" w:rsidDel="00B11950">
          <w:rPr>
            <w:rFonts w:hint="eastAsia"/>
            <w:bCs/>
            <w:sz w:val="24"/>
            <w:szCs w:val="24"/>
          </w:rPr>
          <w:delText>指定网站</w:delText>
        </w:r>
      </w:del>
      <w:ins w:id="837" w:author="郑雅雯" w:date="2020-08-12T09:22:00Z">
        <w:r w:rsidR="00B11950">
          <w:rPr>
            <w:rFonts w:hint="eastAsia"/>
            <w:bCs/>
            <w:sz w:val="24"/>
            <w:szCs w:val="24"/>
          </w:rPr>
          <w:t>规定网站</w:t>
        </w:r>
      </w:ins>
      <w:r w:rsidRPr="00E54890">
        <w:rPr>
          <w:rFonts w:hint="eastAsia"/>
          <w:bCs/>
          <w:sz w:val="24"/>
          <w:szCs w:val="24"/>
        </w:rPr>
        <w:t>披露一次</w:t>
      </w:r>
      <w:r w:rsidR="009D5C0C">
        <w:rPr>
          <w:rFonts w:hint="eastAsia"/>
          <w:bCs/>
          <w:sz w:val="24"/>
          <w:szCs w:val="24"/>
        </w:rPr>
        <w:t>各类</w:t>
      </w:r>
      <w:r w:rsidRPr="00E54890">
        <w:rPr>
          <w:rFonts w:hint="eastAsia"/>
          <w:bCs/>
          <w:sz w:val="24"/>
          <w:szCs w:val="24"/>
        </w:rPr>
        <w:t>基金份额净值和基金份额累计净值。</w:t>
      </w:r>
    </w:p>
    <w:p w14:paraId="2FDD9871" w14:textId="1FA5C26F" w:rsidR="002033A5" w:rsidRPr="00E54890" w:rsidRDefault="002033A5" w:rsidP="002033A5">
      <w:pPr>
        <w:spacing w:line="360" w:lineRule="auto"/>
        <w:ind w:firstLineChars="200" w:firstLine="480"/>
        <w:rPr>
          <w:bCs/>
          <w:sz w:val="24"/>
          <w:szCs w:val="24"/>
        </w:rPr>
      </w:pPr>
      <w:r w:rsidRPr="00E54890">
        <w:rPr>
          <w:rFonts w:hint="eastAsia"/>
          <w:bCs/>
          <w:sz w:val="24"/>
          <w:szCs w:val="24"/>
        </w:rPr>
        <w:t>在开始办理基金份额申购或者赎回后，基金管理人应当在不晚于每个开放日的次日，通过</w:t>
      </w:r>
      <w:del w:id="838" w:author="郑雅雯" w:date="2020-08-12T09:22:00Z">
        <w:r w:rsidRPr="00E54890" w:rsidDel="00B11950">
          <w:rPr>
            <w:rFonts w:hint="eastAsia"/>
            <w:bCs/>
            <w:sz w:val="24"/>
            <w:szCs w:val="24"/>
          </w:rPr>
          <w:delText>指定网站</w:delText>
        </w:r>
      </w:del>
      <w:ins w:id="839" w:author="郑雅雯" w:date="2020-08-12T09:22:00Z">
        <w:r w:rsidR="00B11950">
          <w:rPr>
            <w:rFonts w:hint="eastAsia"/>
            <w:bCs/>
            <w:sz w:val="24"/>
            <w:szCs w:val="24"/>
          </w:rPr>
          <w:t>规定网站</w:t>
        </w:r>
      </w:ins>
      <w:r w:rsidRPr="00E54890">
        <w:rPr>
          <w:rFonts w:hint="eastAsia"/>
          <w:bCs/>
          <w:sz w:val="24"/>
          <w:szCs w:val="24"/>
        </w:rPr>
        <w:t>、基金销售机构网站或者营业网点披露开放日的</w:t>
      </w:r>
      <w:r w:rsidR="009D5C0C">
        <w:rPr>
          <w:rFonts w:hint="eastAsia"/>
          <w:bCs/>
          <w:sz w:val="24"/>
          <w:szCs w:val="24"/>
        </w:rPr>
        <w:t>各类</w:t>
      </w:r>
      <w:r w:rsidRPr="00E54890">
        <w:rPr>
          <w:rFonts w:hint="eastAsia"/>
          <w:bCs/>
          <w:sz w:val="24"/>
          <w:szCs w:val="24"/>
        </w:rPr>
        <w:t>基金份额净值和基金份额累计净值。</w:t>
      </w:r>
    </w:p>
    <w:p w14:paraId="3CA591A8" w14:textId="3520F245" w:rsidR="00BD751F" w:rsidRPr="00EC0F92" w:rsidRDefault="002033A5" w:rsidP="00E16322">
      <w:pPr>
        <w:pStyle w:val="-"/>
        <w:ind w:firstLine="480"/>
        <w:rPr>
          <w:rFonts w:asciiTheme="majorHAnsi" w:hAnsiTheme="majorHAnsi" w:cs="宋体"/>
          <w:bCs/>
          <w:szCs w:val="24"/>
        </w:rPr>
      </w:pPr>
      <w:r w:rsidRPr="00B71173">
        <w:rPr>
          <w:rFonts w:hint="eastAsia"/>
          <w:bCs/>
          <w:szCs w:val="24"/>
        </w:rPr>
        <w:t>基金管理人应当在不晚于半年度和年度最后一日的次日，在</w:t>
      </w:r>
      <w:del w:id="840" w:author="郑雅雯" w:date="2020-08-12T09:22:00Z">
        <w:r w:rsidRPr="00B71173" w:rsidDel="00B11950">
          <w:rPr>
            <w:rFonts w:hint="eastAsia"/>
            <w:bCs/>
            <w:szCs w:val="24"/>
          </w:rPr>
          <w:delText>指定网站</w:delText>
        </w:r>
      </w:del>
      <w:ins w:id="841" w:author="郑雅雯" w:date="2020-08-12T09:22:00Z">
        <w:r w:rsidR="00B11950">
          <w:rPr>
            <w:rFonts w:hint="eastAsia"/>
            <w:bCs/>
            <w:szCs w:val="24"/>
          </w:rPr>
          <w:t>规定网站</w:t>
        </w:r>
      </w:ins>
      <w:r w:rsidRPr="00B71173">
        <w:rPr>
          <w:rFonts w:hint="eastAsia"/>
          <w:bCs/>
          <w:szCs w:val="24"/>
        </w:rPr>
        <w:t>披露半年度和年度最后一日的</w:t>
      </w:r>
      <w:r w:rsidR="009D5C0C">
        <w:rPr>
          <w:rFonts w:hint="eastAsia"/>
          <w:bCs/>
          <w:szCs w:val="24"/>
        </w:rPr>
        <w:t>各类</w:t>
      </w:r>
      <w:r w:rsidRPr="00B71173">
        <w:rPr>
          <w:rFonts w:hint="eastAsia"/>
          <w:bCs/>
          <w:szCs w:val="24"/>
        </w:rPr>
        <w:t>基金份额净值和基金份额累计净值。</w:t>
      </w:r>
    </w:p>
    <w:p w14:paraId="36D1B2AC" w14:textId="77777777" w:rsidR="00BD751F" w:rsidRPr="00E54890"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（五）基金份额申购、赎回价格</w:t>
      </w:r>
    </w:p>
    <w:p w14:paraId="25C045C1" w14:textId="59D5F82F" w:rsidR="00BD751F" w:rsidRPr="00EC0F92"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基金管理人应当在《基金合同》、招募说明书等信息披露文件上载明基金份额申购、赎回价格的计算方式及有关申购、赎回费率，并保证投资者能够在</w:t>
      </w:r>
      <w:r w:rsidR="009D5C0C">
        <w:rPr>
          <w:rFonts w:asciiTheme="majorHAnsi" w:hAnsiTheme="majorHAnsi" w:cs="宋体" w:hint="eastAsia"/>
          <w:bCs/>
          <w:sz w:val="24"/>
          <w:szCs w:val="24"/>
        </w:rPr>
        <w:t>基金</w:t>
      </w:r>
      <w:r w:rsidR="002033A5" w:rsidRPr="00E16322">
        <w:rPr>
          <w:rFonts w:hint="eastAsia"/>
          <w:bCs/>
          <w:sz w:val="24"/>
          <w:szCs w:val="24"/>
        </w:rPr>
        <w:t>销售机构网站或者营业网点</w:t>
      </w:r>
      <w:r w:rsidRPr="00EC0F92">
        <w:rPr>
          <w:rFonts w:asciiTheme="majorHAnsi" w:hAnsiTheme="majorHAnsi" w:cs="宋体" w:hint="eastAsia"/>
          <w:bCs/>
          <w:sz w:val="24"/>
          <w:szCs w:val="24"/>
        </w:rPr>
        <w:t>查阅或者复制前述信息资料。</w:t>
      </w:r>
    </w:p>
    <w:p w14:paraId="5C40CBB6" w14:textId="77777777" w:rsidR="002033A5" w:rsidRPr="00E54890" w:rsidRDefault="00BD751F" w:rsidP="002033A5">
      <w:pPr>
        <w:pStyle w:val="-"/>
        <w:ind w:firstLine="480"/>
        <w:rPr>
          <w:szCs w:val="24"/>
        </w:rPr>
      </w:pPr>
      <w:r w:rsidRPr="00E54890">
        <w:rPr>
          <w:rFonts w:asciiTheme="majorHAnsi" w:hAnsiTheme="majorHAnsi" w:cs="宋体" w:hint="eastAsia"/>
          <w:bCs/>
          <w:szCs w:val="24"/>
        </w:rPr>
        <w:t>（六）</w:t>
      </w:r>
      <w:r w:rsidR="002033A5" w:rsidRPr="00E54890">
        <w:rPr>
          <w:rFonts w:hint="eastAsia"/>
          <w:szCs w:val="24"/>
        </w:rPr>
        <w:t>基金定期报告，包括基金年度报告、基金</w:t>
      </w:r>
      <w:r w:rsidR="002033A5" w:rsidRPr="00E54890">
        <w:rPr>
          <w:szCs w:val="24"/>
        </w:rPr>
        <w:t>中期</w:t>
      </w:r>
      <w:r w:rsidR="002033A5" w:rsidRPr="00E54890">
        <w:rPr>
          <w:rFonts w:hint="eastAsia"/>
          <w:szCs w:val="24"/>
        </w:rPr>
        <w:t>报告和基金季度报告</w:t>
      </w:r>
    </w:p>
    <w:p w14:paraId="3CD3F3B6" w14:textId="1703E8DD" w:rsidR="002033A5" w:rsidRPr="00B71173" w:rsidRDefault="002033A5" w:rsidP="002033A5">
      <w:pPr>
        <w:spacing w:line="360" w:lineRule="auto"/>
        <w:ind w:firstLineChars="200" w:firstLine="480"/>
        <w:rPr>
          <w:bCs/>
          <w:sz w:val="24"/>
          <w:szCs w:val="24"/>
        </w:rPr>
      </w:pPr>
      <w:r w:rsidRPr="00B71173">
        <w:rPr>
          <w:rFonts w:hint="eastAsia"/>
          <w:bCs/>
          <w:sz w:val="24"/>
          <w:szCs w:val="24"/>
        </w:rPr>
        <w:t>基金管理人应当在每年结束之日起三个月内，编制完成基金年度报告，将年度报告登载在</w:t>
      </w:r>
      <w:del w:id="842" w:author="郑雅雯" w:date="2020-08-12T09:22:00Z">
        <w:r w:rsidRPr="00B71173" w:rsidDel="00B11950">
          <w:rPr>
            <w:rFonts w:hint="eastAsia"/>
            <w:bCs/>
            <w:sz w:val="24"/>
            <w:szCs w:val="24"/>
          </w:rPr>
          <w:delText>指定网站</w:delText>
        </w:r>
      </w:del>
      <w:ins w:id="843" w:author="郑雅雯" w:date="2020-08-12T09:22:00Z">
        <w:r w:rsidR="00B11950">
          <w:rPr>
            <w:rFonts w:hint="eastAsia"/>
            <w:bCs/>
            <w:sz w:val="24"/>
            <w:szCs w:val="24"/>
          </w:rPr>
          <w:t>规定网站</w:t>
        </w:r>
      </w:ins>
      <w:r w:rsidRPr="00B71173">
        <w:rPr>
          <w:rFonts w:hint="eastAsia"/>
          <w:bCs/>
          <w:sz w:val="24"/>
          <w:szCs w:val="24"/>
        </w:rPr>
        <w:t>上，并将年度报告提示性公告登载在</w:t>
      </w:r>
      <w:del w:id="844" w:author="郑雅雯" w:date="2020-08-12T09:22:00Z">
        <w:r w:rsidRPr="00B71173" w:rsidDel="00B11950">
          <w:rPr>
            <w:rFonts w:hint="eastAsia"/>
            <w:bCs/>
            <w:sz w:val="24"/>
            <w:szCs w:val="24"/>
          </w:rPr>
          <w:delText>指定报刊</w:delText>
        </w:r>
      </w:del>
      <w:ins w:id="845" w:author="郑雅雯" w:date="2020-08-12T09:22:00Z">
        <w:r w:rsidR="00B11950">
          <w:rPr>
            <w:rFonts w:hint="eastAsia"/>
            <w:bCs/>
            <w:sz w:val="24"/>
            <w:szCs w:val="24"/>
          </w:rPr>
          <w:t>规定报刊</w:t>
        </w:r>
      </w:ins>
      <w:r w:rsidRPr="00B71173">
        <w:rPr>
          <w:rFonts w:hint="eastAsia"/>
          <w:bCs/>
          <w:sz w:val="24"/>
          <w:szCs w:val="24"/>
        </w:rPr>
        <w:t>上。基金年度报告中的财务会计报告应当经过</w:t>
      </w:r>
      <w:ins w:id="846" w:author="郑雅雯" w:date="2020-08-12T09:23:00Z">
        <w:r w:rsidR="00B11950" w:rsidRPr="00B11950">
          <w:rPr>
            <w:rFonts w:hint="eastAsia"/>
            <w:bCs/>
            <w:sz w:val="24"/>
            <w:szCs w:val="24"/>
          </w:rPr>
          <w:t>符合《</w:t>
        </w:r>
      </w:ins>
      <w:ins w:id="847" w:author="Llinks [2]" w:date="2020-08-17T11:40:00Z">
        <w:r w:rsidR="004C52C8">
          <w:rPr>
            <w:rFonts w:hint="eastAsia"/>
            <w:bCs/>
            <w:sz w:val="24"/>
            <w:szCs w:val="24"/>
          </w:rPr>
          <w:t>中华人民共和国</w:t>
        </w:r>
      </w:ins>
      <w:ins w:id="848" w:author="郑雅雯" w:date="2020-08-12T09:23:00Z">
        <w:r w:rsidR="00B11950" w:rsidRPr="00B11950">
          <w:rPr>
            <w:rFonts w:hint="eastAsia"/>
            <w:bCs/>
            <w:sz w:val="24"/>
            <w:szCs w:val="24"/>
          </w:rPr>
          <w:t>证券法》规定的</w:t>
        </w:r>
      </w:ins>
      <w:del w:id="849" w:author="郑雅雯" w:date="2020-08-12T09:23:00Z">
        <w:r w:rsidRPr="00B71173" w:rsidDel="00B11950">
          <w:rPr>
            <w:rFonts w:hint="eastAsia"/>
            <w:bCs/>
            <w:sz w:val="24"/>
            <w:szCs w:val="24"/>
          </w:rPr>
          <w:delText>具有证券、期货相关业务资格的</w:delText>
        </w:r>
      </w:del>
      <w:r w:rsidRPr="00B71173">
        <w:rPr>
          <w:rFonts w:hint="eastAsia"/>
          <w:bCs/>
          <w:sz w:val="24"/>
          <w:szCs w:val="24"/>
        </w:rPr>
        <w:t>会计师事务所审计。</w:t>
      </w:r>
    </w:p>
    <w:p w14:paraId="2A396ADB" w14:textId="777B5388" w:rsidR="002033A5" w:rsidRPr="009D5C0C" w:rsidRDefault="002033A5" w:rsidP="002033A5">
      <w:pPr>
        <w:spacing w:line="360" w:lineRule="auto"/>
        <w:ind w:firstLineChars="200" w:firstLine="480"/>
        <w:rPr>
          <w:bCs/>
          <w:sz w:val="24"/>
          <w:szCs w:val="24"/>
        </w:rPr>
      </w:pPr>
      <w:r w:rsidRPr="009D5C0C">
        <w:rPr>
          <w:rFonts w:hint="eastAsia"/>
          <w:bCs/>
          <w:sz w:val="24"/>
          <w:szCs w:val="24"/>
        </w:rPr>
        <w:t>基金管理人应当在上半年结束之日起两个月内，编制完成基金中期报告，将中期报告登载在</w:t>
      </w:r>
      <w:del w:id="850" w:author="郑雅雯" w:date="2020-08-12T09:22:00Z">
        <w:r w:rsidRPr="009D5C0C" w:rsidDel="00B11950">
          <w:rPr>
            <w:rFonts w:hint="eastAsia"/>
            <w:bCs/>
            <w:sz w:val="24"/>
            <w:szCs w:val="24"/>
          </w:rPr>
          <w:delText>指定网站</w:delText>
        </w:r>
      </w:del>
      <w:ins w:id="851" w:author="郑雅雯" w:date="2020-08-12T09:22:00Z">
        <w:r w:rsidR="00B11950">
          <w:rPr>
            <w:rFonts w:hint="eastAsia"/>
            <w:bCs/>
            <w:sz w:val="24"/>
            <w:szCs w:val="24"/>
          </w:rPr>
          <w:t>规定网站</w:t>
        </w:r>
      </w:ins>
      <w:r w:rsidRPr="009D5C0C">
        <w:rPr>
          <w:rFonts w:hint="eastAsia"/>
          <w:bCs/>
          <w:sz w:val="24"/>
          <w:szCs w:val="24"/>
        </w:rPr>
        <w:t>上，并将中期报告提示性公告登载在</w:t>
      </w:r>
      <w:del w:id="852" w:author="郑雅雯" w:date="2020-08-12T09:22:00Z">
        <w:r w:rsidRPr="009D5C0C" w:rsidDel="00B11950">
          <w:rPr>
            <w:rFonts w:hint="eastAsia"/>
            <w:bCs/>
            <w:sz w:val="24"/>
            <w:szCs w:val="24"/>
          </w:rPr>
          <w:delText>指定报刊</w:delText>
        </w:r>
      </w:del>
      <w:ins w:id="853" w:author="郑雅雯" w:date="2020-08-12T09:22:00Z">
        <w:r w:rsidR="00B11950">
          <w:rPr>
            <w:rFonts w:hint="eastAsia"/>
            <w:bCs/>
            <w:sz w:val="24"/>
            <w:szCs w:val="24"/>
          </w:rPr>
          <w:t>规定报刊</w:t>
        </w:r>
      </w:ins>
      <w:r w:rsidRPr="009D5C0C">
        <w:rPr>
          <w:rFonts w:hint="eastAsia"/>
          <w:bCs/>
          <w:sz w:val="24"/>
          <w:szCs w:val="24"/>
        </w:rPr>
        <w:t>上。</w:t>
      </w:r>
    </w:p>
    <w:p w14:paraId="77C50FF3" w14:textId="51408FE0" w:rsidR="002033A5" w:rsidRPr="0032264F" w:rsidRDefault="002033A5" w:rsidP="002033A5">
      <w:pPr>
        <w:spacing w:line="360" w:lineRule="auto"/>
        <w:ind w:firstLineChars="200" w:firstLine="480"/>
        <w:rPr>
          <w:bCs/>
          <w:sz w:val="24"/>
          <w:szCs w:val="24"/>
        </w:rPr>
      </w:pPr>
      <w:r w:rsidRPr="009D5C0C">
        <w:rPr>
          <w:rFonts w:hint="eastAsia"/>
          <w:bCs/>
          <w:sz w:val="24"/>
          <w:szCs w:val="24"/>
        </w:rPr>
        <w:lastRenderedPageBreak/>
        <w:t>基金管理人应当在季度结束之日起</w:t>
      </w:r>
      <w:r w:rsidRPr="009D5C0C">
        <w:rPr>
          <w:bCs/>
          <w:sz w:val="24"/>
          <w:szCs w:val="24"/>
        </w:rPr>
        <w:t>15</w:t>
      </w:r>
      <w:r w:rsidRPr="007C2339">
        <w:rPr>
          <w:rFonts w:hint="eastAsia"/>
          <w:bCs/>
          <w:sz w:val="24"/>
          <w:szCs w:val="24"/>
        </w:rPr>
        <w:t>个工作日内，编制完成基金季度报告，将季度报告登载在</w:t>
      </w:r>
      <w:del w:id="854" w:author="郑雅雯" w:date="2020-08-12T09:22:00Z">
        <w:r w:rsidRPr="007C2339" w:rsidDel="00B11950">
          <w:rPr>
            <w:rFonts w:hint="eastAsia"/>
            <w:bCs/>
            <w:sz w:val="24"/>
            <w:szCs w:val="24"/>
          </w:rPr>
          <w:delText>指定网站</w:delText>
        </w:r>
      </w:del>
      <w:ins w:id="855" w:author="郑雅雯" w:date="2020-08-12T09:22:00Z">
        <w:r w:rsidR="00B11950">
          <w:rPr>
            <w:rFonts w:hint="eastAsia"/>
            <w:bCs/>
            <w:sz w:val="24"/>
            <w:szCs w:val="24"/>
          </w:rPr>
          <w:t>规定网站</w:t>
        </w:r>
      </w:ins>
      <w:r w:rsidRPr="007C2339">
        <w:rPr>
          <w:rFonts w:hint="eastAsia"/>
          <w:bCs/>
          <w:sz w:val="24"/>
          <w:szCs w:val="24"/>
        </w:rPr>
        <w:t>上，并将季度</w:t>
      </w:r>
      <w:r w:rsidRPr="0032264F">
        <w:rPr>
          <w:rFonts w:hint="eastAsia"/>
          <w:bCs/>
          <w:sz w:val="24"/>
          <w:szCs w:val="24"/>
        </w:rPr>
        <w:t>报告提示性公告登载在</w:t>
      </w:r>
      <w:del w:id="856" w:author="郑雅雯" w:date="2020-08-12T09:22:00Z">
        <w:r w:rsidRPr="0032264F" w:rsidDel="00B11950">
          <w:rPr>
            <w:rFonts w:hint="eastAsia"/>
            <w:bCs/>
            <w:sz w:val="24"/>
            <w:szCs w:val="24"/>
          </w:rPr>
          <w:delText>指定报刊</w:delText>
        </w:r>
      </w:del>
      <w:ins w:id="857" w:author="郑雅雯" w:date="2020-08-12T09:22:00Z">
        <w:r w:rsidR="00B11950">
          <w:rPr>
            <w:rFonts w:hint="eastAsia"/>
            <w:bCs/>
            <w:sz w:val="24"/>
            <w:szCs w:val="24"/>
          </w:rPr>
          <w:t>规定报刊</w:t>
        </w:r>
      </w:ins>
      <w:r w:rsidRPr="0032264F">
        <w:rPr>
          <w:rFonts w:hint="eastAsia"/>
          <w:bCs/>
          <w:sz w:val="24"/>
          <w:szCs w:val="24"/>
        </w:rPr>
        <w:t>上。</w:t>
      </w:r>
    </w:p>
    <w:p w14:paraId="2BE17E68" w14:textId="637F1FEE" w:rsidR="00BD751F" w:rsidRPr="00E16322" w:rsidRDefault="002033A5" w:rsidP="002033A5">
      <w:pPr>
        <w:spacing w:line="360" w:lineRule="auto"/>
        <w:ind w:firstLineChars="200" w:firstLine="480"/>
        <w:rPr>
          <w:rFonts w:asciiTheme="majorHAnsi" w:hAnsiTheme="majorHAnsi" w:cs="宋体"/>
          <w:bCs/>
          <w:sz w:val="24"/>
          <w:szCs w:val="24"/>
        </w:rPr>
      </w:pPr>
      <w:r w:rsidRPr="0032264F">
        <w:rPr>
          <w:rFonts w:hint="eastAsia"/>
          <w:bCs/>
          <w:sz w:val="24"/>
          <w:szCs w:val="24"/>
        </w:rPr>
        <w:t>《基金合同》生效不足</w:t>
      </w:r>
      <w:r w:rsidRPr="0032264F">
        <w:rPr>
          <w:bCs/>
          <w:sz w:val="24"/>
          <w:szCs w:val="24"/>
        </w:rPr>
        <w:t>2</w:t>
      </w:r>
      <w:r w:rsidRPr="00F34AA8">
        <w:rPr>
          <w:rFonts w:hint="eastAsia"/>
          <w:bCs/>
          <w:sz w:val="24"/>
          <w:szCs w:val="24"/>
        </w:rPr>
        <w:t>个月的，基金管理人可以不编制当期季度报告、中期报告或者年度报告。</w:t>
      </w:r>
    </w:p>
    <w:p w14:paraId="0E72ABCB" w14:textId="51FB4698" w:rsidR="00574E7A" w:rsidDel="004C52C8" w:rsidRDefault="00574E7A" w:rsidP="00405152">
      <w:pPr>
        <w:spacing w:line="360" w:lineRule="auto"/>
        <w:ind w:firstLineChars="200" w:firstLine="480"/>
        <w:rPr>
          <w:ins w:id="858" w:author="郑雅雯" w:date="2020-08-10T17:19:00Z"/>
          <w:del w:id="859" w:author="Llinks [2]" w:date="2020-08-17T11:42:00Z"/>
          <w:rFonts w:asciiTheme="majorHAnsi" w:hAnsiTheme="majorHAnsi" w:cs="宋体"/>
          <w:bCs/>
          <w:sz w:val="24"/>
          <w:szCs w:val="24"/>
        </w:rPr>
      </w:pPr>
      <w:ins w:id="860" w:author="郑雅雯" w:date="2020-08-10T17:20:00Z">
        <w:del w:id="861" w:author="Llinks [2]" w:date="2020-08-17T11:42:00Z">
          <w:r w:rsidRPr="00574E7A" w:rsidDel="004C52C8">
            <w:rPr>
              <w:rFonts w:asciiTheme="majorHAnsi" w:hAnsiTheme="majorHAnsi" w:cs="宋体" w:hint="eastAsia"/>
              <w:bCs/>
              <w:sz w:val="24"/>
              <w:szCs w:val="24"/>
            </w:rPr>
            <w:delText>本基金参与转融通证券出借业务，基金管理人应在季度报告、中期报告、年度报告等定期报告和招募说明书（更新）等文件中披露参与转融通证券出借交易情况，包括投资策略、业务开展情况、损益情况、风险及其管理情况等，并就报告期内本基金参与转融通证券出借业务发生的重大关联交易事项做详细说明。</w:delText>
          </w:r>
        </w:del>
      </w:ins>
    </w:p>
    <w:p w14:paraId="1C7AECA5" w14:textId="5FD57EAD" w:rsidR="00405152" w:rsidRPr="00E16322" w:rsidRDefault="00405152" w:rsidP="00405152">
      <w:pPr>
        <w:spacing w:line="360" w:lineRule="auto"/>
        <w:ind w:firstLineChars="200" w:firstLine="480"/>
        <w:rPr>
          <w:rFonts w:asciiTheme="majorHAnsi" w:hAnsiTheme="majorHAnsi" w:cs="宋体"/>
          <w:bCs/>
          <w:sz w:val="24"/>
          <w:szCs w:val="24"/>
        </w:rPr>
      </w:pPr>
      <w:r w:rsidRPr="00E16322">
        <w:rPr>
          <w:rFonts w:asciiTheme="majorHAnsi" w:hAnsiTheme="majorHAnsi" w:cs="宋体" w:hint="eastAsia"/>
          <w:bCs/>
          <w:sz w:val="24"/>
          <w:szCs w:val="24"/>
        </w:rPr>
        <w:t>如报告期内出现单一投资者持有基金份额数的比例达到或超过基金份额总数</w:t>
      </w:r>
      <w:r w:rsidRPr="00E16322">
        <w:rPr>
          <w:rFonts w:asciiTheme="majorHAnsi" w:hAnsiTheme="majorHAnsi" w:cs="宋体"/>
          <w:bCs/>
          <w:sz w:val="24"/>
          <w:szCs w:val="24"/>
        </w:rPr>
        <w:t>20%</w:t>
      </w:r>
      <w:r w:rsidRPr="00E16322">
        <w:rPr>
          <w:rFonts w:asciiTheme="majorHAnsi" w:hAnsiTheme="majorHAnsi" w:cs="宋体" w:hint="eastAsia"/>
          <w:bCs/>
          <w:sz w:val="24"/>
          <w:szCs w:val="24"/>
        </w:rPr>
        <w:t>的情形，为保障其他投资者利益，基金管理人应当在季度报告、</w:t>
      </w:r>
      <w:r w:rsidR="002033A5" w:rsidRPr="00E16322">
        <w:rPr>
          <w:rFonts w:hint="eastAsia"/>
          <w:bCs/>
          <w:sz w:val="24"/>
          <w:szCs w:val="24"/>
        </w:rPr>
        <w:t>中期报告</w:t>
      </w:r>
      <w:r w:rsidRPr="00E16322">
        <w:rPr>
          <w:rFonts w:asciiTheme="majorHAnsi" w:hAnsiTheme="majorHAnsi" w:cs="宋体" w:hint="eastAsia"/>
          <w:bCs/>
          <w:sz w:val="24"/>
          <w:szCs w:val="24"/>
        </w:rPr>
        <w:t>、年度报告等定期报告“影响投资者决策的其他重要信息”项下披露该投资者的类别、报告期末持有份额及占比、报告期内持有份额变化情况及本基金的特有风险，中国证监会认定的特殊情形除外。</w:t>
      </w:r>
    </w:p>
    <w:p w14:paraId="32D52EF7" w14:textId="1C6996E1" w:rsidR="00405152" w:rsidRPr="009D5C0C" w:rsidRDefault="00405152" w:rsidP="00405152">
      <w:pPr>
        <w:spacing w:line="360" w:lineRule="auto"/>
        <w:ind w:firstLineChars="200" w:firstLine="480"/>
        <w:rPr>
          <w:rFonts w:asciiTheme="majorHAnsi" w:hAnsiTheme="majorHAnsi" w:cs="宋体"/>
          <w:bCs/>
          <w:sz w:val="24"/>
          <w:szCs w:val="24"/>
        </w:rPr>
      </w:pPr>
      <w:r w:rsidRPr="00E16322">
        <w:rPr>
          <w:rFonts w:asciiTheme="majorHAnsi" w:hAnsiTheme="majorHAnsi" w:cs="宋体" w:hint="eastAsia"/>
          <w:bCs/>
          <w:sz w:val="24"/>
          <w:szCs w:val="24"/>
        </w:rPr>
        <w:t>本基金持续运作过程中，</w:t>
      </w:r>
      <w:r w:rsidR="009D5C0C">
        <w:rPr>
          <w:rFonts w:asciiTheme="majorHAnsi" w:hAnsiTheme="majorHAnsi" w:cs="宋体" w:hint="eastAsia"/>
          <w:bCs/>
          <w:sz w:val="24"/>
          <w:szCs w:val="24"/>
        </w:rPr>
        <w:t>基金管理人</w:t>
      </w:r>
      <w:r w:rsidRPr="009D5C0C">
        <w:rPr>
          <w:rFonts w:asciiTheme="majorHAnsi" w:hAnsiTheme="majorHAnsi" w:cs="宋体" w:hint="eastAsia"/>
          <w:bCs/>
          <w:sz w:val="24"/>
          <w:szCs w:val="24"/>
        </w:rPr>
        <w:t>应当在基金年度报告和</w:t>
      </w:r>
      <w:r w:rsidR="002033A5" w:rsidRPr="009D5C0C">
        <w:rPr>
          <w:rFonts w:hint="eastAsia"/>
          <w:bCs/>
          <w:sz w:val="24"/>
          <w:szCs w:val="24"/>
        </w:rPr>
        <w:t>中期报告</w:t>
      </w:r>
      <w:r w:rsidRPr="009D5C0C">
        <w:rPr>
          <w:rFonts w:asciiTheme="majorHAnsi" w:hAnsiTheme="majorHAnsi" w:cs="宋体" w:hint="eastAsia"/>
          <w:bCs/>
          <w:sz w:val="24"/>
          <w:szCs w:val="24"/>
        </w:rPr>
        <w:t>中披露基金组合资产情况及其流动性风险分析等。</w:t>
      </w:r>
    </w:p>
    <w:p w14:paraId="377775F9" w14:textId="77777777" w:rsidR="00BD751F" w:rsidRPr="0032264F" w:rsidRDefault="00BD751F">
      <w:pPr>
        <w:spacing w:line="360" w:lineRule="auto"/>
        <w:ind w:firstLineChars="200" w:firstLine="480"/>
        <w:rPr>
          <w:rFonts w:asciiTheme="majorHAnsi" w:hAnsiTheme="majorHAnsi" w:cs="宋体"/>
          <w:bCs/>
          <w:sz w:val="24"/>
          <w:szCs w:val="24"/>
        </w:rPr>
      </w:pPr>
      <w:r w:rsidRPr="0032264F">
        <w:rPr>
          <w:rFonts w:asciiTheme="majorHAnsi" w:hAnsiTheme="majorHAnsi" w:cs="宋体" w:hint="eastAsia"/>
          <w:bCs/>
          <w:sz w:val="24"/>
          <w:szCs w:val="24"/>
        </w:rPr>
        <w:t>（七）临时报告</w:t>
      </w:r>
    </w:p>
    <w:p w14:paraId="7CF5ACCB" w14:textId="34DC6DCD" w:rsidR="00BD751F" w:rsidRPr="00EC0F92" w:rsidRDefault="00BD751F">
      <w:pPr>
        <w:spacing w:line="360" w:lineRule="auto"/>
        <w:ind w:firstLineChars="200" w:firstLine="480"/>
        <w:rPr>
          <w:rFonts w:asciiTheme="majorHAnsi" w:hAnsiTheme="majorHAnsi" w:cs="宋体"/>
          <w:bCs/>
          <w:sz w:val="24"/>
          <w:szCs w:val="24"/>
        </w:rPr>
      </w:pPr>
      <w:r w:rsidRPr="0008230E">
        <w:rPr>
          <w:rFonts w:asciiTheme="majorHAnsi" w:hAnsiTheme="majorHAnsi" w:cs="宋体"/>
          <w:bCs/>
          <w:sz w:val="24"/>
          <w:szCs w:val="24"/>
        </w:rPr>
        <w:t>本基金发生重大事件，有关信息披露义务人应当在</w:t>
      </w:r>
      <w:r w:rsidRPr="00EC0F92">
        <w:rPr>
          <w:rFonts w:asciiTheme="majorHAnsi" w:hAnsiTheme="majorHAnsi" w:cs="宋体"/>
          <w:bCs/>
          <w:sz w:val="24"/>
          <w:szCs w:val="24"/>
        </w:rPr>
        <w:t>2</w:t>
      </w:r>
      <w:r w:rsidRPr="00EC0F92">
        <w:rPr>
          <w:rFonts w:asciiTheme="majorHAnsi" w:hAnsiTheme="majorHAnsi" w:cs="宋体" w:hint="eastAsia"/>
          <w:bCs/>
          <w:sz w:val="24"/>
          <w:szCs w:val="24"/>
        </w:rPr>
        <w:t>日内编制临时报告书</w:t>
      </w:r>
      <w:r w:rsidR="00E54890">
        <w:rPr>
          <w:rFonts w:asciiTheme="majorHAnsi" w:hAnsiTheme="majorHAnsi" w:cs="宋体" w:hint="eastAsia"/>
          <w:bCs/>
          <w:sz w:val="24"/>
          <w:szCs w:val="24"/>
        </w:rPr>
        <w:t>，</w:t>
      </w:r>
      <w:r w:rsidR="00E54890" w:rsidRPr="00343B9F">
        <w:rPr>
          <w:rFonts w:hint="eastAsia"/>
          <w:bCs/>
          <w:sz w:val="24"/>
          <w:szCs w:val="24"/>
        </w:rPr>
        <w:t>并登载在</w:t>
      </w:r>
      <w:del w:id="862" w:author="郑雅雯" w:date="2020-08-12T09:22:00Z">
        <w:r w:rsidR="00E54890" w:rsidRPr="00343B9F" w:rsidDel="00B11950">
          <w:rPr>
            <w:rFonts w:hint="eastAsia"/>
            <w:bCs/>
            <w:sz w:val="24"/>
            <w:szCs w:val="24"/>
          </w:rPr>
          <w:delText>指定报刊</w:delText>
        </w:r>
      </w:del>
      <w:ins w:id="863" w:author="郑雅雯" w:date="2020-08-12T09:22:00Z">
        <w:r w:rsidR="00B11950">
          <w:rPr>
            <w:rFonts w:hint="eastAsia"/>
            <w:bCs/>
            <w:sz w:val="24"/>
            <w:szCs w:val="24"/>
          </w:rPr>
          <w:t>规定报刊</w:t>
        </w:r>
      </w:ins>
      <w:r w:rsidR="00E54890" w:rsidRPr="00343B9F">
        <w:rPr>
          <w:rFonts w:hint="eastAsia"/>
          <w:bCs/>
          <w:sz w:val="24"/>
          <w:szCs w:val="24"/>
        </w:rPr>
        <w:t>和</w:t>
      </w:r>
      <w:del w:id="864" w:author="郑雅雯" w:date="2020-08-12T09:22:00Z">
        <w:r w:rsidR="00E54890" w:rsidRPr="00343B9F" w:rsidDel="00B11950">
          <w:rPr>
            <w:rFonts w:hint="eastAsia"/>
            <w:bCs/>
            <w:sz w:val="24"/>
            <w:szCs w:val="24"/>
          </w:rPr>
          <w:delText>指定网站</w:delText>
        </w:r>
      </w:del>
      <w:ins w:id="865" w:author="郑雅雯" w:date="2020-08-12T09:22:00Z">
        <w:r w:rsidR="00B11950">
          <w:rPr>
            <w:rFonts w:hint="eastAsia"/>
            <w:bCs/>
            <w:sz w:val="24"/>
            <w:szCs w:val="24"/>
          </w:rPr>
          <w:t>规定网站</w:t>
        </w:r>
      </w:ins>
      <w:r w:rsidR="00E54890" w:rsidRPr="00343B9F">
        <w:rPr>
          <w:rFonts w:hint="eastAsia"/>
          <w:bCs/>
          <w:sz w:val="24"/>
          <w:szCs w:val="24"/>
        </w:rPr>
        <w:t>上</w:t>
      </w:r>
      <w:r w:rsidRPr="00EC0F92">
        <w:rPr>
          <w:rFonts w:asciiTheme="majorHAnsi" w:hAnsiTheme="majorHAnsi" w:cs="宋体" w:hint="eastAsia"/>
          <w:bCs/>
          <w:sz w:val="24"/>
          <w:szCs w:val="24"/>
        </w:rPr>
        <w:t>。</w:t>
      </w:r>
    </w:p>
    <w:p w14:paraId="77F2D1B1" w14:textId="77777777" w:rsidR="00BD751F" w:rsidRPr="00E54890"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前款所称重大事件，是指可能对基金份额持有人权益或者基金份额的价格产生重大影响的下列事件：</w:t>
      </w:r>
    </w:p>
    <w:p w14:paraId="39636D82" w14:textId="77777777" w:rsidR="002033A5" w:rsidRPr="00E54890" w:rsidRDefault="002033A5" w:rsidP="002033A5">
      <w:pPr>
        <w:spacing w:line="360" w:lineRule="auto"/>
        <w:ind w:firstLineChars="200" w:firstLine="480"/>
        <w:rPr>
          <w:bCs/>
          <w:sz w:val="24"/>
          <w:szCs w:val="24"/>
        </w:rPr>
      </w:pPr>
      <w:r w:rsidRPr="00E54890">
        <w:rPr>
          <w:bCs/>
          <w:sz w:val="24"/>
          <w:szCs w:val="24"/>
        </w:rPr>
        <w:t>1</w:t>
      </w:r>
      <w:r w:rsidRPr="00E54890">
        <w:rPr>
          <w:rFonts w:hint="eastAsia"/>
          <w:bCs/>
          <w:sz w:val="24"/>
          <w:szCs w:val="24"/>
        </w:rPr>
        <w:t>、基金份额持有人大会的召开及决定的事项；</w:t>
      </w:r>
    </w:p>
    <w:p w14:paraId="366CF7F5" w14:textId="77777777" w:rsidR="002033A5" w:rsidRPr="00E54890" w:rsidRDefault="002033A5" w:rsidP="002033A5">
      <w:pPr>
        <w:spacing w:line="360" w:lineRule="auto"/>
        <w:ind w:firstLineChars="200" w:firstLine="480"/>
        <w:rPr>
          <w:bCs/>
          <w:sz w:val="24"/>
          <w:szCs w:val="24"/>
        </w:rPr>
      </w:pPr>
      <w:r w:rsidRPr="00E54890">
        <w:rPr>
          <w:bCs/>
          <w:sz w:val="24"/>
          <w:szCs w:val="24"/>
        </w:rPr>
        <w:t>2</w:t>
      </w:r>
      <w:r w:rsidRPr="00E54890">
        <w:rPr>
          <w:rFonts w:hint="eastAsia"/>
          <w:bCs/>
          <w:sz w:val="24"/>
          <w:szCs w:val="24"/>
        </w:rPr>
        <w:t>、《基金合同》终止、基金清算；</w:t>
      </w:r>
    </w:p>
    <w:p w14:paraId="0D7142C8" w14:textId="77777777" w:rsidR="002033A5" w:rsidRPr="00E54890" w:rsidRDefault="002033A5" w:rsidP="002033A5">
      <w:pPr>
        <w:spacing w:line="360" w:lineRule="auto"/>
        <w:ind w:firstLineChars="200" w:firstLine="480"/>
        <w:rPr>
          <w:bCs/>
          <w:sz w:val="24"/>
          <w:szCs w:val="24"/>
        </w:rPr>
      </w:pPr>
      <w:r w:rsidRPr="00E54890">
        <w:rPr>
          <w:bCs/>
          <w:sz w:val="24"/>
          <w:szCs w:val="24"/>
        </w:rPr>
        <w:t>3</w:t>
      </w:r>
      <w:r w:rsidRPr="00E54890">
        <w:rPr>
          <w:rFonts w:hint="eastAsia"/>
          <w:bCs/>
          <w:sz w:val="24"/>
          <w:szCs w:val="24"/>
        </w:rPr>
        <w:t>、转换基金运作方式、基金合并；</w:t>
      </w:r>
    </w:p>
    <w:p w14:paraId="4D1B9ECA" w14:textId="77777777" w:rsidR="002033A5" w:rsidRPr="00B71173" w:rsidRDefault="002033A5" w:rsidP="002033A5">
      <w:pPr>
        <w:spacing w:line="360" w:lineRule="auto"/>
        <w:ind w:firstLineChars="200" w:firstLine="480"/>
        <w:rPr>
          <w:bCs/>
          <w:sz w:val="24"/>
          <w:szCs w:val="24"/>
        </w:rPr>
      </w:pPr>
      <w:r w:rsidRPr="00B71173">
        <w:rPr>
          <w:bCs/>
          <w:sz w:val="24"/>
          <w:szCs w:val="24"/>
        </w:rPr>
        <w:t>4</w:t>
      </w:r>
      <w:r w:rsidRPr="00B71173">
        <w:rPr>
          <w:rFonts w:hint="eastAsia"/>
          <w:bCs/>
          <w:sz w:val="24"/>
          <w:szCs w:val="24"/>
        </w:rPr>
        <w:t>、更换基金管理人、基金托管人、基金份额登记机构，基金改聘会计师事务所；</w:t>
      </w:r>
    </w:p>
    <w:p w14:paraId="37A784B3" w14:textId="77777777" w:rsidR="002033A5" w:rsidRPr="009D5C0C" w:rsidRDefault="002033A5" w:rsidP="002033A5">
      <w:pPr>
        <w:spacing w:line="360" w:lineRule="auto"/>
        <w:ind w:firstLineChars="200" w:firstLine="480"/>
        <w:rPr>
          <w:bCs/>
          <w:sz w:val="24"/>
          <w:szCs w:val="24"/>
        </w:rPr>
      </w:pPr>
      <w:r w:rsidRPr="009D5C0C">
        <w:rPr>
          <w:bCs/>
          <w:sz w:val="24"/>
          <w:szCs w:val="24"/>
        </w:rPr>
        <w:t>5</w:t>
      </w:r>
      <w:r w:rsidRPr="009D5C0C">
        <w:rPr>
          <w:rFonts w:hint="eastAsia"/>
          <w:bCs/>
          <w:sz w:val="24"/>
          <w:szCs w:val="24"/>
        </w:rPr>
        <w:t>、基金管理人委托基金服务机构代为办理基金的份额登记、核算、估值等事项，基金托管人委托基金服务机构代为办理基金的核算、估值、复核等事项；</w:t>
      </w:r>
    </w:p>
    <w:p w14:paraId="309A8E49" w14:textId="77777777" w:rsidR="002033A5" w:rsidRPr="0032264F" w:rsidRDefault="002033A5" w:rsidP="002033A5">
      <w:pPr>
        <w:spacing w:line="360" w:lineRule="auto"/>
        <w:ind w:firstLineChars="200" w:firstLine="480"/>
        <w:rPr>
          <w:bCs/>
          <w:sz w:val="24"/>
          <w:szCs w:val="24"/>
        </w:rPr>
      </w:pPr>
      <w:r w:rsidRPr="0032264F">
        <w:rPr>
          <w:bCs/>
          <w:sz w:val="24"/>
          <w:szCs w:val="24"/>
        </w:rPr>
        <w:t>6</w:t>
      </w:r>
      <w:r w:rsidRPr="0032264F">
        <w:rPr>
          <w:rFonts w:hint="eastAsia"/>
          <w:bCs/>
          <w:sz w:val="24"/>
          <w:szCs w:val="24"/>
        </w:rPr>
        <w:t>、基金管理人、基金托管人的法定名称、住所发生变更；</w:t>
      </w:r>
    </w:p>
    <w:p w14:paraId="34515665" w14:textId="77777777" w:rsidR="002033A5" w:rsidRPr="008E7CE9" w:rsidRDefault="002033A5" w:rsidP="002033A5">
      <w:pPr>
        <w:spacing w:line="360" w:lineRule="auto"/>
        <w:ind w:firstLineChars="200" w:firstLine="480"/>
        <w:rPr>
          <w:bCs/>
          <w:sz w:val="24"/>
          <w:szCs w:val="24"/>
        </w:rPr>
      </w:pPr>
      <w:r w:rsidRPr="00F34AA8">
        <w:rPr>
          <w:bCs/>
          <w:sz w:val="24"/>
          <w:szCs w:val="24"/>
        </w:rPr>
        <w:lastRenderedPageBreak/>
        <w:t>7</w:t>
      </w:r>
      <w:r w:rsidRPr="00F34AA8">
        <w:rPr>
          <w:rFonts w:hint="eastAsia"/>
          <w:bCs/>
          <w:sz w:val="24"/>
          <w:szCs w:val="24"/>
        </w:rPr>
        <w:t>、基金管理人变更持有百分之五以上股权的股东、基金管理人的实际控制人变更；</w:t>
      </w:r>
    </w:p>
    <w:p w14:paraId="2F6C2C4C" w14:textId="77777777" w:rsidR="002033A5" w:rsidRPr="00E16322" w:rsidRDefault="002033A5" w:rsidP="002033A5">
      <w:pPr>
        <w:spacing w:line="360" w:lineRule="auto"/>
        <w:ind w:firstLineChars="200" w:firstLine="480"/>
        <w:rPr>
          <w:bCs/>
          <w:sz w:val="24"/>
          <w:szCs w:val="24"/>
        </w:rPr>
      </w:pPr>
      <w:r w:rsidRPr="00E16322">
        <w:rPr>
          <w:bCs/>
          <w:sz w:val="24"/>
          <w:szCs w:val="24"/>
        </w:rPr>
        <w:t>8</w:t>
      </w:r>
      <w:r w:rsidRPr="00E16322">
        <w:rPr>
          <w:rFonts w:hint="eastAsia"/>
          <w:bCs/>
          <w:sz w:val="24"/>
          <w:szCs w:val="24"/>
        </w:rPr>
        <w:t>、基金募集期延长或提前结束募集；</w:t>
      </w:r>
    </w:p>
    <w:p w14:paraId="63EC1DA6" w14:textId="77777777" w:rsidR="002033A5" w:rsidRPr="00E16322" w:rsidRDefault="002033A5" w:rsidP="002033A5">
      <w:pPr>
        <w:spacing w:line="360" w:lineRule="auto"/>
        <w:ind w:firstLineChars="200" w:firstLine="480"/>
        <w:rPr>
          <w:bCs/>
          <w:sz w:val="24"/>
          <w:szCs w:val="24"/>
        </w:rPr>
      </w:pPr>
      <w:r w:rsidRPr="00E16322">
        <w:rPr>
          <w:bCs/>
          <w:sz w:val="24"/>
          <w:szCs w:val="24"/>
        </w:rPr>
        <w:t>9</w:t>
      </w:r>
      <w:r w:rsidRPr="00E16322">
        <w:rPr>
          <w:rFonts w:hint="eastAsia"/>
          <w:bCs/>
          <w:sz w:val="24"/>
          <w:szCs w:val="24"/>
        </w:rPr>
        <w:t>、基金管理人的高级管理人员、基金经理和基金托管人专门基金托管部门负责人发生变动；</w:t>
      </w:r>
    </w:p>
    <w:p w14:paraId="743A526D" w14:textId="77777777" w:rsidR="002033A5" w:rsidRPr="00E16322" w:rsidRDefault="002033A5" w:rsidP="002033A5">
      <w:pPr>
        <w:spacing w:line="360" w:lineRule="auto"/>
        <w:ind w:firstLineChars="200" w:firstLine="480"/>
        <w:rPr>
          <w:bCs/>
          <w:sz w:val="24"/>
          <w:szCs w:val="24"/>
        </w:rPr>
      </w:pPr>
      <w:r w:rsidRPr="00E16322">
        <w:rPr>
          <w:bCs/>
          <w:sz w:val="24"/>
          <w:szCs w:val="24"/>
        </w:rPr>
        <w:t>10</w:t>
      </w:r>
      <w:r w:rsidRPr="00E16322">
        <w:rPr>
          <w:rFonts w:hint="eastAsia"/>
          <w:bCs/>
          <w:sz w:val="24"/>
          <w:szCs w:val="24"/>
        </w:rPr>
        <w:t>、基金管理人的董事在最近</w:t>
      </w:r>
      <w:r w:rsidRPr="00E16322">
        <w:rPr>
          <w:bCs/>
          <w:sz w:val="24"/>
          <w:szCs w:val="24"/>
        </w:rPr>
        <w:t>12</w:t>
      </w:r>
      <w:r w:rsidRPr="00E16322">
        <w:rPr>
          <w:rFonts w:hint="eastAsia"/>
          <w:bCs/>
          <w:sz w:val="24"/>
          <w:szCs w:val="24"/>
        </w:rPr>
        <w:t>个月内变更超过百分之五十，基金管理人、基金托管人专门基金托管部门的主要业务人员在最近</w:t>
      </w:r>
      <w:r w:rsidRPr="00E16322">
        <w:rPr>
          <w:bCs/>
          <w:sz w:val="24"/>
          <w:szCs w:val="24"/>
        </w:rPr>
        <w:t>12</w:t>
      </w:r>
      <w:r w:rsidRPr="00E16322">
        <w:rPr>
          <w:rFonts w:hint="eastAsia"/>
          <w:bCs/>
          <w:sz w:val="24"/>
          <w:szCs w:val="24"/>
        </w:rPr>
        <w:t>个月内变动超过百分之三十；</w:t>
      </w:r>
    </w:p>
    <w:p w14:paraId="7C7919BA" w14:textId="77777777" w:rsidR="002033A5" w:rsidRPr="00E16322" w:rsidRDefault="002033A5" w:rsidP="002033A5">
      <w:pPr>
        <w:spacing w:line="360" w:lineRule="auto"/>
        <w:ind w:firstLineChars="200" w:firstLine="480"/>
        <w:rPr>
          <w:bCs/>
          <w:sz w:val="24"/>
          <w:szCs w:val="24"/>
        </w:rPr>
      </w:pPr>
      <w:r w:rsidRPr="00E16322">
        <w:rPr>
          <w:bCs/>
          <w:sz w:val="24"/>
          <w:szCs w:val="24"/>
        </w:rPr>
        <w:t>11</w:t>
      </w:r>
      <w:r w:rsidRPr="00E16322">
        <w:rPr>
          <w:rFonts w:hint="eastAsia"/>
          <w:bCs/>
          <w:sz w:val="24"/>
          <w:szCs w:val="24"/>
        </w:rPr>
        <w:t>、涉及基金财产、基金管理业务、基金托管业务的诉讼或仲裁；</w:t>
      </w:r>
    </w:p>
    <w:p w14:paraId="4CDCF7C5" w14:textId="77777777" w:rsidR="002033A5" w:rsidRPr="00E16322" w:rsidRDefault="002033A5" w:rsidP="002033A5">
      <w:pPr>
        <w:spacing w:line="360" w:lineRule="auto"/>
        <w:ind w:firstLineChars="200" w:firstLine="480"/>
        <w:rPr>
          <w:bCs/>
          <w:sz w:val="24"/>
          <w:szCs w:val="24"/>
        </w:rPr>
      </w:pPr>
      <w:r w:rsidRPr="00E16322">
        <w:rPr>
          <w:bCs/>
          <w:sz w:val="24"/>
          <w:szCs w:val="24"/>
        </w:rPr>
        <w:t>12</w:t>
      </w:r>
      <w:r w:rsidRPr="00E16322">
        <w:rPr>
          <w:rFonts w:hint="eastAsia"/>
          <w:bCs/>
          <w:sz w:val="24"/>
          <w:szCs w:val="24"/>
        </w:rPr>
        <w:t>、基金管理人或其高级管理人员、基金经理因基金管理业务相关行为受到重大行政处罚、刑事处罚，基金托管人或其专门基金托管部门负责人因基金托管业务相关行为受到重大行政处罚、刑事处罚；</w:t>
      </w:r>
    </w:p>
    <w:p w14:paraId="541A1C81" w14:textId="77777777" w:rsidR="002033A5" w:rsidRPr="00E16322" w:rsidRDefault="002033A5" w:rsidP="002033A5">
      <w:pPr>
        <w:spacing w:line="360" w:lineRule="auto"/>
        <w:ind w:firstLineChars="200" w:firstLine="480"/>
        <w:rPr>
          <w:bCs/>
          <w:sz w:val="24"/>
          <w:szCs w:val="24"/>
        </w:rPr>
      </w:pPr>
      <w:r w:rsidRPr="00E16322">
        <w:rPr>
          <w:bCs/>
          <w:sz w:val="24"/>
          <w:szCs w:val="24"/>
        </w:rPr>
        <w:t>13</w:t>
      </w:r>
      <w:r w:rsidRPr="00E16322">
        <w:rPr>
          <w:rFonts w:hint="eastAsia"/>
          <w:bCs/>
          <w:sz w:val="24"/>
          <w:szCs w:val="24"/>
        </w:rPr>
        <w:t>、基金管理人运用基金财产买卖基金管理人、基金托管人及其控股股东、实际控制人或者与其有重大利害关系的公司发行的证券或者承销期内承销的证券，或者从事其他重大关联交易事项，但中国证监会另有规定的除外；</w:t>
      </w:r>
    </w:p>
    <w:p w14:paraId="08C455D6" w14:textId="77777777" w:rsidR="002033A5" w:rsidRPr="00E16322" w:rsidRDefault="002033A5" w:rsidP="002033A5">
      <w:pPr>
        <w:spacing w:line="360" w:lineRule="auto"/>
        <w:ind w:firstLineChars="200" w:firstLine="480"/>
        <w:rPr>
          <w:bCs/>
          <w:sz w:val="24"/>
          <w:szCs w:val="24"/>
        </w:rPr>
      </w:pPr>
      <w:r w:rsidRPr="00E16322">
        <w:rPr>
          <w:bCs/>
          <w:sz w:val="24"/>
          <w:szCs w:val="24"/>
        </w:rPr>
        <w:t>14</w:t>
      </w:r>
      <w:r w:rsidRPr="00E16322">
        <w:rPr>
          <w:rFonts w:hint="eastAsia"/>
          <w:bCs/>
          <w:sz w:val="24"/>
          <w:szCs w:val="24"/>
        </w:rPr>
        <w:t>、基金收益分配事项；</w:t>
      </w:r>
    </w:p>
    <w:p w14:paraId="6F1DA577" w14:textId="3151FD19" w:rsidR="002033A5" w:rsidRPr="009D5C0C" w:rsidRDefault="002033A5" w:rsidP="002033A5">
      <w:pPr>
        <w:spacing w:line="360" w:lineRule="auto"/>
        <w:ind w:firstLineChars="200" w:firstLine="480"/>
        <w:rPr>
          <w:bCs/>
          <w:sz w:val="24"/>
          <w:szCs w:val="24"/>
        </w:rPr>
      </w:pPr>
      <w:r w:rsidRPr="00E16322">
        <w:rPr>
          <w:bCs/>
          <w:sz w:val="24"/>
          <w:szCs w:val="24"/>
        </w:rPr>
        <w:t>15</w:t>
      </w:r>
      <w:r w:rsidRPr="00E16322">
        <w:rPr>
          <w:rFonts w:hint="eastAsia"/>
          <w:bCs/>
          <w:sz w:val="24"/>
          <w:szCs w:val="24"/>
        </w:rPr>
        <w:t>、管理费、托管费、</w:t>
      </w:r>
      <w:r w:rsidR="009D5C0C">
        <w:rPr>
          <w:rFonts w:hint="eastAsia"/>
          <w:bCs/>
          <w:sz w:val="24"/>
          <w:szCs w:val="24"/>
        </w:rPr>
        <w:t>指数许可使用费、销售服务费、</w:t>
      </w:r>
      <w:r w:rsidRPr="009D5C0C">
        <w:rPr>
          <w:rFonts w:hint="eastAsia"/>
          <w:bCs/>
          <w:sz w:val="24"/>
          <w:szCs w:val="24"/>
        </w:rPr>
        <w:t>申购费、赎回费等费用计提标准、计提方式和费率发生变更；</w:t>
      </w:r>
    </w:p>
    <w:p w14:paraId="5F61C54F" w14:textId="77777777" w:rsidR="002033A5" w:rsidRPr="007C2339" w:rsidRDefault="002033A5" w:rsidP="002033A5">
      <w:pPr>
        <w:pStyle w:val="-"/>
        <w:ind w:firstLine="480"/>
        <w:rPr>
          <w:bCs/>
          <w:szCs w:val="24"/>
        </w:rPr>
      </w:pPr>
      <w:r w:rsidRPr="009D5C0C">
        <w:rPr>
          <w:bCs/>
          <w:szCs w:val="24"/>
        </w:rPr>
        <w:t>16、基金份额净值计价错误达基金份额净值百分之零点五；</w:t>
      </w:r>
    </w:p>
    <w:p w14:paraId="44DB43F0" w14:textId="77777777" w:rsidR="002033A5" w:rsidRPr="0032264F" w:rsidRDefault="002033A5" w:rsidP="002033A5">
      <w:pPr>
        <w:pStyle w:val="-"/>
        <w:ind w:firstLine="480"/>
        <w:rPr>
          <w:szCs w:val="24"/>
        </w:rPr>
      </w:pPr>
      <w:r w:rsidRPr="0032264F">
        <w:rPr>
          <w:szCs w:val="24"/>
        </w:rPr>
        <w:t>17</w:t>
      </w:r>
      <w:r w:rsidRPr="0032264F">
        <w:rPr>
          <w:rFonts w:hint="eastAsia"/>
          <w:szCs w:val="24"/>
        </w:rPr>
        <w:t>、本基金开始办理申购、赎回；</w:t>
      </w:r>
    </w:p>
    <w:p w14:paraId="2ACA18AB" w14:textId="77777777" w:rsidR="002033A5" w:rsidRPr="00E16322" w:rsidRDefault="002033A5" w:rsidP="002033A5">
      <w:pPr>
        <w:pStyle w:val="-"/>
        <w:ind w:firstLine="480"/>
        <w:rPr>
          <w:szCs w:val="24"/>
        </w:rPr>
      </w:pPr>
      <w:r w:rsidRPr="00F34AA8">
        <w:rPr>
          <w:szCs w:val="24"/>
        </w:rPr>
        <w:t>18</w:t>
      </w:r>
      <w:r w:rsidRPr="008E7CE9">
        <w:rPr>
          <w:rFonts w:hint="eastAsia"/>
          <w:szCs w:val="24"/>
        </w:rPr>
        <w:t>、本基金发生巨额赎回并延期办理；</w:t>
      </w:r>
    </w:p>
    <w:p w14:paraId="262120BA" w14:textId="67E7EF52" w:rsidR="002033A5" w:rsidRPr="009D5C0C" w:rsidRDefault="002033A5" w:rsidP="002033A5">
      <w:pPr>
        <w:pStyle w:val="-"/>
        <w:ind w:firstLine="480"/>
        <w:rPr>
          <w:szCs w:val="24"/>
        </w:rPr>
      </w:pPr>
      <w:r w:rsidRPr="00E16322">
        <w:rPr>
          <w:szCs w:val="24"/>
        </w:rPr>
        <w:t>19</w:t>
      </w:r>
      <w:r w:rsidRPr="00E16322">
        <w:rPr>
          <w:rFonts w:hint="eastAsia"/>
          <w:szCs w:val="24"/>
        </w:rPr>
        <w:t>、本基金连续发生巨额赎回并暂停接受赎回申请</w:t>
      </w:r>
      <w:r w:rsidR="009D5C0C">
        <w:rPr>
          <w:rFonts w:hint="eastAsia"/>
          <w:szCs w:val="24"/>
        </w:rPr>
        <w:t>或延缓支付赎回款项</w:t>
      </w:r>
      <w:r w:rsidRPr="009D5C0C">
        <w:rPr>
          <w:rFonts w:hint="eastAsia"/>
          <w:szCs w:val="24"/>
        </w:rPr>
        <w:t>；</w:t>
      </w:r>
    </w:p>
    <w:p w14:paraId="5FF159C8" w14:textId="47D51CB1" w:rsidR="002033A5" w:rsidRPr="009D5C0C" w:rsidRDefault="002033A5" w:rsidP="002033A5">
      <w:pPr>
        <w:pStyle w:val="-"/>
        <w:ind w:firstLine="480"/>
        <w:rPr>
          <w:szCs w:val="24"/>
        </w:rPr>
      </w:pPr>
      <w:r w:rsidRPr="009D5C0C">
        <w:rPr>
          <w:szCs w:val="24"/>
        </w:rPr>
        <w:t>20</w:t>
      </w:r>
      <w:r w:rsidRPr="009D5C0C">
        <w:rPr>
          <w:rFonts w:hint="eastAsia"/>
          <w:szCs w:val="24"/>
        </w:rPr>
        <w:t>、本基金暂停接受申购、赎回申请或重新接受申购、赎回</w:t>
      </w:r>
      <w:r w:rsidR="009D5C0C">
        <w:rPr>
          <w:rFonts w:hint="eastAsia"/>
          <w:szCs w:val="24"/>
        </w:rPr>
        <w:t>申请</w:t>
      </w:r>
      <w:r w:rsidRPr="009D5C0C">
        <w:rPr>
          <w:rFonts w:hint="eastAsia"/>
          <w:szCs w:val="24"/>
        </w:rPr>
        <w:t>；</w:t>
      </w:r>
    </w:p>
    <w:p w14:paraId="1D1DE594" w14:textId="6F6F54E0" w:rsidR="00405152" w:rsidRPr="00E16322" w:rsidRDefault="002033A5">
      <w:pPr>
        <w:spacing w:line="360" w:lineRule="auto"/>
        <w:ind w:firstLineChars="200" w:firstLine="480"/>
        <w:rPr>
          <w:rFonts w:asciiTheme="majorHAnsi" w:hAnsiTheme="majorHAnsi" w:cs="宋体"/>
          <w:bCs/>
          <w:sz w:val="24"/>
          <w:szCs w:val="24"/>
        </w:rPr>
      </w:pPr>
      <w:r w:rsidRPr="00E16322">
        <w:rPr>
          <w:sz w:val="24"/>
          <w:szCs w:val="24"/>
        </w:rPr>
        <w:t>21</w:t>
      </w:r>
      <w:r w:rsidRPr="00E16322">
        <w:rPr>
          <w:rFonts w:hint="eastAsia"/>
          <w:sz w:val="24"/>
          <w:szCs w:val="24"/>
        </w:rPr>
        <w:t>、发生涉及本基金申购、赎回事项调整或潜在影响投资者赎回等重大事项时；</w:t>
      </w:r>
    </w:p>
    <w:p w14:paraId="504C3676" w14:textId="77777777" w:rsidR="005968FC" w:rsidRPr="00A87763" w:rsidRDefault="005968FC" w:rsidP="005968FC">
      <w:pPr>
        <w:spacing w:line="360" w:lineRule="auto"/>
        <w:ind w:firstLineChars="200" w:firstLine="480"/>
        <w:rPr>
          <w:ins w:id="866" w:author="Llinks" w:date="2020-08-18T19:50:00Z"/>
          <w:rFonts w:ascii="宋体" w:hAnsi="宋体" w:cs="宋体"/>
          <w:bCs/>
          <w:sz w:val="24"/>
        </w:rPr>
      </w:pPr>
      <w:ins w:id="867" w:author="Llinks" w:date="2020-08-18T19:50:00Z">
        <w:r w:rsidRPr="00A87763">
          <w:rPr>
            <w:rFonts w:ascii="宋体" w:hAnsi="宋体" w:cs="宋体"/>
            <w:bCs/>
            <w:sz w:val="24"/>
          </w:rPr>
          <w:t>2</w:t>
        </w:r>
        <w:r>
          <w:rPr>
            <w:rFonts w:ascii="宋体" w:hAnsi="宋体" w:cs="宋体"/>
            <w:bCs/>
            <w:sz w:val="24"/>
          </w:rPr>
          <w:t>2</w:t>
        </w:r>
        <w:r w:rsidRPr="00A87763">
          <w:rPr>
            <w:rFonts w:ascii="宋体" w:hAnsi="宋体" w:cs="宋体"/>
            <w:bCs/>
            <w:sz w:val="24"/>
          </w:rPr>
          <w:t>、基金管理人采用摆动定价机制进行估值；</w:t>
        </w:r>
      </w:ins>
    </w:p>
    <w:p w14:paraId="1EFD1744" w14:textId="16D239F7" w:rsidR="00BD751F" w:rsidRPr="00E16322" w:rsidRDefault="002033A5">
      <w:pPr>
        <w:spacing w:line="360" w:lineRule="auto"/>
        <w:ind w:firstLineChars="200" w:firstLine="480"/>
        <w:rPr>
          <w:rFonts w:asciiTheme="majorHAnsi" w:hAnsiTheme="majorHAnsi" w:cs="宋体"/>
          <w:bCs/>
          <w:sz w:val="24"/>
          <w:szCs w:val="24"/>
        </w:rPr>
      </w:pPr>
      <w:r w:rsidRPr="00E16322">
        <w:rPr>
          <w:rFonts w:asciiTheme="majorHAnsi" w:hAnsiTheme="majorHAnsi" w:cs="宋体"/>
          <w:bCs/>
          <w:sz w:val="24"/>
          <w:szCs w:val="24"/>
        </w:rPr>
        <w:t>2</w:t>
      </w:r>
      <w:ins w:id="868" w:author="Llinks" w:date="2020-08-18T19:50:00Z">
        <w:r w:rsidR="005968FC">
          <w:rPr>
            <w:rFonts w:asciiTheme="majorHAnsi" w:hAnsiTheme="majorHAnsi" w:cs="宋体"/>
            <w:bCs/>
            <w:sz w:val="24"/>
            <w:szCs w:val="24"/>
          </w:rPr>
          <w:t>3</w:t>
        </w:r>
      </w:ins>
      <w:del w:id="869" w:author="Llinks" w:date="2020-08-18T19:50:00Z">
        <w:r w:rsidRPr="00E16322" w:rsidDel="005968FC">
          <w:rPr>
            <w:rFonts w:asciiTheme="majorHAnsi" w:hAnsiTheme="majorHAnsi" w:cs="宋体"/>
            <w:bCs/>
            <w:sz w:val="24"/>
            <w:szCs w:val="24"/>
          </w:rPr>
          <w:delText>2</w:delText>
        </w:r>
      </w:del>
      <w:r w:rsidR="00BD751F" w:rsidRPr="00E16322">
        <w:rPr>
          <w:rFonts w:asciiTheme="majorHAnsi" w:hAnsiTheme="majorHAnsi" w:cs="宋体" w:hint="eastAsia"/>
          <w:bCs/>
          <w:sz w:val="24"/>
          <w:szCs w:val="24"/>
        </w:rPr>
        <w:t>、基金份额的折算；</w:t>
      </w:r>
    </w:p>
    <w:p w14:paraId="6E723D87" w14:textId="1A067E31" w:rsidR="00BD751F" w:rsidRPr="00E16322" w:rsidRDefault="002033A5">
      <w:pPr>
        <w:spacing w:line="360" w:lineRule="auto"/>
        <w:ind w:firstLineChars="200" w:firstLine="480"/>
        <w:rPr>
          <w:rFonts w:asciiTheme="majorHAnsi" w:hAnsiTheme="majorHAnsi" w:cs="宋体"/>
          <w:bCs/>
          <w:sz w:val="24"/>
          <w:szCs w:val="24"/>
        </w:rPr>
      </w:pPr>
      <w:r w:rsidRPr="00E16322">
        <w:rPr>
          <w:rFonts w:asciiTheme="majorHAnsi" w:hAnsiTheme="majorHAnsi" w:cs="宋体"/>
          <w:bCs/>
          <w:sz w:val="24"/>
          <w:szCs w:val="24"/>
        </w:rPr>
        <w:t>2</w:t>
      </w:r>
      <w:ins w:id="870" w:author="Llinks" w:date="2020-08-18T19:50:00Z">
        <w:r w:rsidR="005968FC">
          <w:rPr>
            <w:rFonts w:asciiTheme="majorHAnsi" w:hAnsiTheme="majorHAnsi" w:cs="宋体"/>
            <w:bCs/>
            <w:sz w:val="24"/>
            <w:szCs w:val="24"/>
          </w:rPr>
          <w:t>4</w:t>
        </w:r>
      </w:ins>
      <w:del w:id="871" w:author="Llinks" w:date="2020-08-18T19:50:00Z">
        <w:r w:rsidRPr="00E16322" w:rsidDel="005968FC">
          <w:rPr>
            <w:rFonts w:asciiTheme="majorHAnsi" w:hAnsiTheme="majorHAnsi" w:cs="宋体"/>
            <w:bCs/>
            <w:sz w:val="24"/>
            <w:szCs w:val="24"/>
          </w:rPr>
          <w:delText>3</w:delText>
        </w:r>
      </w:del>
      <w:r w:rsidR="00BD751F" w:rsidRPr="00E16322">
        <w:rPr>
          <w:rFonts w:asciiTheme="majorHAnsi" w:hAnsiTheme="majorHAnsi" w:cs="宋体" w:hint="eastAsia"/>
          <w:bCs/>
          <w:sz w:val="24"/>
          <w:szCs w:val="24"/>
        </w:rPr>
        <w:t>、本基金接受其它币种的申购、赎回；</w:t>
      </w:r>
    </w:p>
    <w:p w14:paraId="2FAF5C3B" w14:textId="0623DFE4" w:rsidR="00BD751F" w:rsidRPr="00EC0F92" w:rsidRDefault="002033A5">
      <w:pPr>
        <w:spacing w:line="360" w:lineRule="auto"/>
        <w:ind w:firstLineChars="200" w:firstLine="480"/>
        <w:rPr>
          <w:rFonts w:asciiTheme="majorHAnsi" w:hAnsiTheme="majorHAnsi" w:cs="宋体"/>
          <w:bCs/>
          <w:sz w:val="24"/>
          <w:szCs w:val="24"/>
        </w:rPr>
      </w:pPr>
      <w:r w:rsidRPr="00E16322">
        <w:rPr>
          <w:rFonts w:asciiTheme="majorHAnsi" w:hAnsiTheme="majorHAnsi" w:cs="宋体"/>
          <w:bCs/>
          <w:sz w:val="24"/>
          <w:szCs w:val="24"/>
        </w:rPr>
        <w:t>2</w:t>
      </w:r>
      <w:ins w:id="872" w:author="Llinks" w:date="2020-08-18T19:50:00Z">
        <w:r w:rsidR="005968FC">
          <w:rPr>
            <w:rFonts w:asciiTheme="majorHAnsi" w:hAnsiTheme="majorHAnsi" w:cs="宋体"/>
            <w:bCs/>
            <w:sz w:val="24"/>
            <w:szCs w:val="24"/>
          </w:rPr>
          <w:t>5</w:t>
        </w:r>
      </w:ins>
      <w:del w:id="873" w:author="Llinks" w:date="2020-08-18T19:50:00Z">
        <w:r w:rsidRPr="00E16322" w:rsidDel="005968FC">
          <w:rPr>
            <w:rFonts w:asciiTheme="majorHAnsi" w:hAnsiTheme="majorHAnsi" w:cs="宋体"/>
            <w:bCs/>
            <w:sz w:val="24"/>
            <w:szCs w:val="24"/>
          </w:rPr>
          <w:delText>4</w:delText>
        </w:r>
      </w:del>
      <w:r w:rsidR="00BD751F" w:rsidRPr="00E16322">
        <w:rPr>
          <w:rFonts w:asciiTheme="majorHAnsi" w:hAnsiTheme="majorHAnsi" w:cs="宋体" w:hint="eastAsia"/>
          <w:bCs/>
          <w:sz w:val="24"/>
          <w:szCs w:val="24"/>
        </w:rPr>
        <w:t>、</w:t>
      </w:r>
      <w:r w:rsidRPr="00E16322">
        <w:rPr>
          <w:rFonts w:hint="eastAsia"/>
          <w:bCs/>
          <w:sz w:val="24"/>
          <w:szCs w:val="24"/>
        </w:rPr>
        <w:t>基金信息披露义务人认为可能对基金份额持有人权益或者基金份额的价格产生重大影响的其他事项或</w:t>
      </w:r>
      <w:r w:rsidR="00BD751F" w:rsidRPr="0008230E">
        <w:rPr>
          <w:rFonts w:asciiTheme="majorHAnsi" w:hAnsiTheme="majorHAnsi" w:cs="宋体"/>
          <w:bCs/>
          <w:sz w:val="24"/>
          <w:szCs w:val="24"/>
        </w:rPr>
        <w:t>中国证监会规定的其他事项。</w:t>
      </w:r>
    </w:p>
    <w:p w14:paraId="75720465" w14:textId="77777777" w:rsidR="00BD751F" w:rsidRPr="00E54890"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lastRenderedPageBreak/>
        <w:t>（八）澄清公告</w:t>
      </w:r>
    </w:p>
    <w:p w14:paraId="321F830A" w14:textId="77777777" w:rsidR="00BD751F" w:rsidRPr="00EC0F92"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在《基金合同》存续期限内，任何公共媒介中出现的或者在市场上流传的消息可能对基金份额价格产生误导性影响或者引起较大波动</w:t>
      </w:r>
      <w:r w:rsidR="002033A5" w:rsidRPr="00E16322">
        <w:rPr>
          <w:rFonts w:hint="eastAsia"/>
          <w:bCs/>
          <w:sz w:val="24"/>
          <w:szCs w:val="24"/>
        </w:rPr>
        <w:t>，以及可能损害基金份额持有人权益</w:t>
      </w:r>
      <w:r w:rsidRPr="0008230E">
        <w:rPr>
          <w:rFonts w:asciiTheme="majorHAnsi" w:hAnsiTheme="majorHAnsi" w:cs="宋体"/>
          <w:bCs/>
          <w:sz w:val="24"/>
          <w:szCs w:val="24"/>
        </w:rPr>
        <w:t>的，相关信息披露义务人知悉后应当立即对该消息进行公开澄清，并将有关情况立即报告中国证监会。</w:t>
      </w:r>
    </w:p>
    <w:p w14:paraId="7DF2E348" w14:textId="77777777" w:rsidR="00BD751F" w:rsidRPr="00E54890"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（九）基金份额持有人大会决议</w:t>
      </w:r>
    </w:p>
    <w:p w14:paraId="6A063A63" w14:textId="77777777" w:rsidR="00BD751F" w:rsidRPr="00E54890"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基金份额持有人大会决定的事项，应当依法报中国证监会备案，并予以公告。</w:t>
      </w:r>
    </w:p>
    <w:p w14:paraId="08E987BE" w14:textId="77777777" w:rsidR="009D5C0C" w:rsidRPr="009D5C0C" w:rsidRDefault="00BD751F" w:rsidP="009D5C0C">
      <w:pPr>
        <w:spacing w:line="360" w:lineRule="auto"/>
        <w:ind w:firstLineChars="200" w:firstLine="480"/>
        <w:rPr>
          <w:rFonts w:asciiTheme="majorHAnsi" w:hAnsiTheme="majorHAnsi" w:cs="宋体"/>
          <w:bCs/>
          <w:sz w:val="24"/>
          <w:szCs w:val="24"/>
        </w:rPr>
      </w:pPr>
      <w:r w:rsidRPr="00B71173">
        <w:rPr>
          <w:rFonts w:asciiTheme="majorHAnsi" w:hAnsiTheme="majorHAnsi" w:cs="宋体" w:hint="eastAsia"/>
          <w:bCs/>
          <w:sz w:val="24"/>
          <w:szCs w:val="24"/>
        </w:rPr>
        <w:t>（十）</w:t>
      </w:r>
      <w:r w:rsidR="009D5C0C" w:rsidRPr="009D5C0C">
        <w:rPr>
          <w:rFonts w:asciiTheme="majorHAnsi" w:hAnsiTheme="majorHAnsi" w:cs="宋体" w:hint="eastAsia"/>
          <w:bCs/>
          <w:sz w:val="24"/>
          <w:szCs w:val="24"/>
        </w:rPr>
        <w:t>清算报告</w:t>
      </w:r>
    </w:p>
    <w:p w14:paraId="526123CE" w14:textId="076D1AC2" w:rsidR="009D5C0C" w:rsidRDefault="009D5C0C" w:rsidP="009D5C0C">
      <w:pPr>
        <w:spacing w:line="360" w:lineRule="auto"/>
        <w:ind w:firstLineChars="200" w:firstLine="480"/>
        <w:rPr>
          <w:ins w:id="874" w:author="郑雅雯" w:date="2020-08-10T17:20:00Z"/>
          <w:rFonts w:asciiTheme="majorHAnsi" w:hAnsiTheme="majorHAnsi" w:cs="宋体"/>
          <w:bCs/>
          <w:sz w:val="24"/>
          <w:szCs w:val="24"/>
        </w:rPr>
      </w:pPr>
      <w:r w:rsidRPr="009D5C0C">
        <w:rPr>
          <w:rFonts w:asciiTheme="majorHAnsi" w:hAnsiTheme="majorHAnsi" w:cs="宋体" w:hint="eastAsia"/>
          <w:bCs/>
          <w:sz w:val="24"/>
          <w:szCs w:val="24"/>
        </w:rPr>
        <w:t>基金合同终止的，基金管理人应当依法组织基金财产清算小组对基金财产进行清算并作出清算报告。基金财产清算小组应当将清算报告登载在</w:t>
      </w:r>
      <w:del w:id="875" w:author="郑雅雯" w:date="2020-08-12T09:22:00Z">
        <w:r w:rsidRPr="009D5C0C" w:rsidDel="00B11950">
          <w:rPr>
            <w:rFonts w:asciiTheme="majorHAnsi" w:hAnsiTheme="majorHAnsi" w:cs="宋体" w:hint="eastAsia"/>
            <w:bCs/>
            <w:sz w:val="24"/>
            <w:szCs w:val="24"/>
          </w:rPr>
          <w:delText>指定网站</w:delText>
        </w:r>
      </w:del>
      <w:ins w:id="876" w:author="郑雅雯" w:date="2020-08-12T09:22:00Z">
        <w:r w:rsidR="00B11950">
          <w:rPr>
            <w:rFonts w:asciiTheme="majorHAnsi" w:hAnsiTheme="majorHAnsi" w:cs="宋体" w:hint="eastAsia"/>
            <w:bCs/>
            <w:sz w:val="24"/>
            <w:szCs w:val="24"/>
          </w:rPr>
          <w:t>规定网站</w:t>
        </w:r>
      </w:ins>
      <w:r w:rsidRPr="009D5C0C">
        <w:rPr>
          <w:rFonts w:asciiTheme="majorHAnsi" w:hAnsiTheme="majorHAnsi" w:cs="宋体" w:hint="eastAsia"/>
          <w:bCs/>
          <w:sz w:val="24"/>
          <w:szCs w:val="24"/>
        </w:rPr>
        <w:t>上，并将清算报告提示性公告登载在</w:t>
      </w:r>
      <w:del w:id="877" w:author="郑雅雯" w:date="2020-08-12T09:22:00Z">
        <w:r w:rsidRPr="009D5C0C" w:rsidDel="00B11950">
          <w:rPr>
            <w:rFonts w:asciiTheme="majorHAnsi" w:hAnsiTheme="majorHAnsi" w:cs="宋体" w:hint="eastAsia"/>
            <w:bCs/>
            <w:sz w:val="24"/>
            <w:szCs w:val="24"/>
          </w:rPr>
          <w:delText>指定报刊</w:delText>
        </w:r>
      </w:del>
      <w:ins w:id="878" w:author="郑雅雯" w:date="2020-08-12T09:22:00Z">
        <w:r w:rsidR="00B11950">
          <w:rPr>
            <w:rFonts w:asciiTheme="majorHAnsi" w:hAnsiTheme="majorHAnsi" w:cs="宋体" w:hint="eastAsia"/>
            <w:bCs/>
            <w:sz w:val="24"/>
            <w:szCs w:val="24"/>
          </w:rPr>
          <w:t>规定报刊</w:t>
        </w:r>
      </w:ins>
      <w:r w:rsidRPr="009D5C0C">
        <w:rPr>
          <w:rFonts w:asciiTheme="majorHAnsi" w:hAnsiTheme="majorHAnsi" w:cs="宋体" w:hint="eastAsia"/>
          <w:bCs/>
          <w:sz w:val="24"/>
          <w:szCs w:val="24"/>
        </w:rPr>
        <w:t>上。</w:t>
      </w:r>
    </w:p>
    <w:p w14:paraId="198305B3" w14:textId="77777777" w:rsidR="007E6CE2" w:rsidRPr="007E6CE2" w:rsidRDefault="007E6CE2" w:rsidP="007E6CE2">
      <w:pPr>
        <w:spacing w:line="360" w:lineRule="auto"/>
        <w:ind w:firstLineChars="200" w:firstLine="480"/>
        <w:rPr>
          <w:ins w:id="879" w:author="郑雅雯" w:date="2020-08-10T17:21:00Z"/>
          <w:rFonts w:asciiTheme="majorHAnsi" w:hAnsiTheme="majorHAnsi" w:cs="宋体"/>
          <w:bCs/>
          <w:sz w:val="24"/>
          <w:szCs w:val="24"/>
        </w:rPr>
      </w:pPr>
      <w:ins w:id="880" w:author="郑雅雯" w:date="2020-08-10T17:21:00Z">
        <w:r w:rsidRPr="007E6CE2">
          <w:rPr>
            <w:rFonts w:asciiTheme="majorHAnsi" w:hAnsiTheme="majorHAnsi" w:cs="宋体" w:hint="eastAsia"/>
            <w:bCs/>
            <w:sz w:val="24"/>
            <w:szCs w:val="24"/>
          </w:rPr>
          <w:t>（十一）实施侧袋机制期间的信息披露</w:t>
        </w:r>
      </w:ins>
    </w:p>
    <w:p w14:paraId="7A4AC479" w14:textId="527E52B5" w:rsidR="007E6CE2" w:rsidRPr="007E6CE2" w:rsidRDefault="007E6CE2" w:rsidP="007E6CE2">
      <w:pPr>
        <w:spacing w:line="360" w:lineRule="auto"/>
        <w:ind w:firstLineChars="200" w:firstLine="480"/>
        <w:rPr>
          <w:rFonts w:asciiTheme="majorHAnsi" w:hAnsiTheme="majorHAnsi" w:cs="宋体"/>
          <w:bCs/>
          <w:sz w:val="24"/>
          <w:szCs w:val="24"/>
        </w:rPr>
      </w:pPr>
      <w:ins w:id="881" w:author="郑雅雯" w:date="2020-08-10T17:21:00Z">
        <w:r w:rsidRPr="007E6CE2">
          <w:rPr>
            <w:rFonts w:asciiTheme="majorHAnsi" w:hAnsiTheme="majorHAnsi" w:cs="宋体" w:hint="eastAsia"/>
            <w:bCs/>
            <w:sz w:val="24"/>
            <w:szCs w:val="24"/>
          </w:rPr>
          <w:t>本基金实施侧袋机制的，相关信息披露义务人应当根据法律法规、基金合同和招募说明书的规定进行信息披露，详见招募说明书的规定。</w:t>
        </w:r>
      </w:ins>
    </w:p>
    <w:p w14:paraId="0BFAE446" w14:textId="1E460529" w:rsidR="00BD751F" w:rsidRPr="00B71173" w:rsidRDefault="009D5C0C" w:rsidP="009D5C0C">
      <w:pPr>
        <w:spacing w:line="360" w:lineRule="auto"/>
        <w:ind w:firstLineChars="200" w:firstLine="480"/>
        <w:rPr>
          <w:rFonts w:asciiTheme="majorHAnsi" w:hAnsiTheme="majorHAnsi" w:cs="宋体"/>
          <w:bCs/>
          <w:sz w:val="24"/>
          <w:szCs w:val="24"/>
        </w:rPr>
      </w:pPr>
      <w:r>
        <w:rPr>
          <w:rFonts w:asciiTheme="majorHAnsi" w:hAnsiTheme="majorHAnsi" w:cs="宋体" w:hint="eastAsia"/>
          <w:bCs/>
          <w:sz w:val="24"/>
          <w:szCs w:val="24"/>
        </w:rPr>
        <w:t>（十</w:t>
      </w:r>
      <w:del w:id="882" w:author="郑雅雯" w:date="2020-08-10T17:21:00Z">
        <w:r w:rsidDel="007E6CE2">
          <w:rPr>
            <w:rFonts w:asciiTheme="majorHAnsi" w:hAnsiTheme="majorHAnsi" w:cs="宋体" w:hint="eastAsia"/>
            <w:bCs/>
            <w:sz w:val="24"/>
            <w:szCs w:val="24"/>
          </w:rPr>
          <w:delText>一</w:delText>
        </w:r>
      </w:del>
      <w:ins w:id="883" w:author="郑雅雯" w:date="2020-08-10T17:21:00Z">
        <w:r w:rsidR="007E6CE2">
          <w:rPr>
            <w:rFonts w:asciiTheme="majorHAnsi" w:hAnsiTheme="majorHAnsi" w:cs="宋体" w:hint="eastAsia"/>
            <w:bCs/>
            <w:sz w:val="24"/>
            <w:szCs w:val="24"/>
          </w:rPr>
          <w:t>二</w:t>
        </w:r>
      </w:ins>
      <w:r>
        <w:rPr>
          <w:rFonts w:asciiTheme="majorHAnsi" w:hAnsiTheme="majorHAnsi" w:cs="宋体" w:hint="eastAsia"/>
          <w:bCs/>
          <w:sz w:val="24"/>
          <w:szCs w:val="24"/>
        </w:rPr>
        <w:t>）</w:t>
      </w:r>
      <w:r w:rsidR="00BD751F" w:rsidRPr="00B71173">
        <w:rPr>
          <w:rFonts w:asciiTheme="majorHAnsi" w:hAnsiTheme="majorHAnsi" w:cs="宋体" w:hint="eastAsia"/>
          <w:bCs/>
          <w:sz w:val="24"/>
          <w:szCs w:val="24"/>
        </w:rPr>
        <w:t>中国证监会规定的其他信息。</w:t>
      </w:r>
    </w:p>
    <w:p w14:paraId="33141205" w14:textId="0782AC7B" w:rsidR="00BD751F" w:rsidRPr="00E54890" w:rsidRDefault="00BD751F">
      <w:pPr>
        <w:spacing w:line="360" w:lineRule="auto"/>
        <w:ind w:firstLineChars="200" w:firstLine="480"/>
        <w:rPr>
          <w:rFonts w:asciiTheme="majorHAnsi" w:hAnsiTheme="majorHAnsi" w:cs="宋体"/>
          <w:bCs/>
          <w:sz w:val="24"/>
          <w:szCs w:val="24"/>
        </w:rPr>
      </w:pPr>
      <w:r w:rsidRPr="009D5C0C">
        <w:rPr>
          <w:rFonts w:asciiTheme="majorHAnsi" w:hAnsiTheme="majorHAnsi" w:cs="宋体" w:hint="eastAsia"/>
          <w:bCs/>
          <w:sz w:val="24"/>
          <w:szCs w:val="24"/>
        </w:rPr>
        <w:t>若本基金投资股指期货，基金管理人应在季度报告、</w:t>
      </w:r>
      <w:r w:rsidR="002033A5" w:rsidRPr="00E16322">
        <w:rPr>
          <w:rFonts w:hint="eastAsia"/>
          <w:bCs/>
          <w:sz w:val="24"/>
          <w:szCs w:val="24"/>
        </w:rPr>
        <w:t>中期</w:t>
      </w:r>
      <w:r w:rsidR="002033A5" w:rsidRPr="00E16322">
        <w:rPr>
          <w:rFonts w:hint="eastAsia"/>
          <w:sz w:val="24"/>
          <w:szCs w:val="24"/>
        </w:rPr>
        <w:t>报告</w:t>
      </w:r>
      <w:r w:rsidRPr="00EC0F92">
        <w:rPr>
          <w:rFonts w:asciiTheme="majorHAnsi" w:hAnsiTheme="majorHAnsi" w:cs="宋体" w:hint="eastAsia"/>
          <w:bCs/>
          <w:sz w:val="24"/>
          <w:szCs w:val="24"/>
        </w:rPr>
        <w:t>、年度报告等定期报告和《招募说明书》（更新）等文件中披露股指期货交易情况，包括投资政策、持仓情况、损益情况、风险指标等，并充分揭示股指期货交易对基金总体风险的影响以及是否符合既定的投资政策和投资目标等。</w:t>
      </w:r>
    </w:p>
    <w:p w14:paraId="24041353" w14:textId="3B1FAB92" w:rsidR="00BD751F" w:rsidRDefault="00BD751F">
      <w:pPr>
        <w:spacing w:line="360" w:lineRule="auto"/>
        <w:ind w:firstLineChars="200" w:firstLine="480"/>
        <w:rPr>
          <w:ins w:id="884" w:author="Llinks [2]" w:date="2020-08-17T11:43:00Z"/>
          <w:rFonts w:asciiTheme="majorHAnsi" w:hAnsiTheme="majorHAnsi" w:cs="宋体"/>
          <w:bCs/>
          <w:sz w:val="24"/>
          <w:szCs w:val="24"/>
        </w:rPr>
      </w:pPr>
      <w:r w:rsidRPr="00E54890">
        <w:rPr>
          <w:rFonts w:asciiTheme="majorHAnsi" w:hAnsiTheme="majorHAnsi" w:cs="宋体" w:hint="eastAsia"/>
          <w:bCs/>
          <w:sz w:val="24"/>
          <w:szCs w:val="24"/>
        </w:rPr>
        <w:t>本基金投资资产支持证券，基金管理人应在基金年报及</w:t>
      </w:r>
      <w:r w:rsidR="002033A5" w:rsidRPr="00E16322">
        <w:rPr>
          <w:rFonts w:hint="eastAsia"/>
          <w:bCs/>
          <w:sz w:val="24"/>
          <w:szCs w:val="24"/>
        </w:rPr>
        <w:t>中期</w:t>
      </w:r>
      <w:r w:rsidR="002033A5" w:rsidRPr="00E16322">
        <w:rPr>
          <w:rFonts w:hint="eastAsia"/>
          <w:sz w:val="24"/>
          <w:szCs w:val="24"/>
        </w:rPr>
        <w:t>报告</w:t>
      </w:r>
      <w:r w:rsidRPr="00EC0F92">
        <w:rPr>
          <w:rFonts w:asciiTheme="majorHAnsi" w:hAnsiTheme="majorHAnsi" w:cs="宋体" w:hint="eastAsia"/>
          <w:bCs/>
          <w:sz w:val="24"/>
          <w:szCs w:val="24"/>
        </w:rPr>
        <w:t>中披露其持有的资产支持证券总额、资产支持证券市值占基金净资产的比例和报告期内所有的资产支持证券明细。基金管理人应在基金季度报告中披露其持有的资产支持证券总额、资产支持证券市值占基金净资产的比例和报告期末按市值占基金净资产比例大小排序的前</w:t>
      </w:r>
      <w:r w:rsidRPr="00E54890">
        <w:rPr>
          <w:rFonts w:asciiTheme="majorHAnsi" w:hAnsiTheme="majorHAnsi" w:cs="宋体"/>
          <w:bCs/>
          <w:sz w:val="24"/>
          <w:szCs w:val="24"/>
        </w:rPr>
        <w:t>10</w:t>
      </w:r>
      <w:r w:rsidRPr="00E54890">
        <w:rPr>
          <w:rFonts w:asciiTheme="majorHAnsi" w:hAnsiTheme="majorHAnsi" w:cs="宋体" w:hint="eastAsia"/>
          <w:bCs/>
          <w:sz w:val="24"/>
          <w:szCs w:val="24"/>
        </w:rPr>
        <w:t>名资产支持证券明细。</w:t>
      </w:r>
    </w:p>
    <w:p w14:paraId="7E06BE89" w14:textId="6C8980A7" w:rsidR="004C52C8" w:rsidRDefault="004C52C8">
      <w:pPr>
        <w:spacing w:line="360" w:lineRule="auto"/>
        <w:ind w:firstLineChars="200" w:firstLine="480"/>
        <w:rPr>
          <w:ins w:id="885" w:author="Llinks [2]" w:date="2020-08-17T11:43:00Z"/>
          <w:rFonts w:asciiTheme="majorHAnsi" w:hAnsiTheme="majorHAnsi" w:cs="宋体"/>
          <w:bCs/>
          <w:sz w:val="24"/>
          <w:szCs w:val="24"/>
        </w:rPr>
      </w:pPr>
      <w:ins w:id="886" w:author="Llinks [2]" w:date="2020-08-17T11:43:00Z">
        <w:r>
          <w:rPr>
            <w:rFonts w:asciiTheme="majorHAnsi" w:hAnsiTheme="majorHAnsi" w:cs="宋体" w:hint="eastAsia"/>
            <w:bCs/>
            <w:sz w:val="24"/>
            <w:szCs w:val="24"/>
          </w:rPr>
          <w:t>本基金参与融资业务，</w:t>
        </w:r>
        <w:r w:rsidRPr="004C52C8">
          <w:rPr>
            <w:rFonts w:asciiTheme="majorHAnsi" w:hAnsiTheme="majorHAnsi" w:cs="宋体" w:hint="eastAsia"/>
            <w:bCs/>
            <w:sz w:val="24"/>
            <w:szCs w:val="24"/>
          </w:rPr>
          <w:t>基金管理人应当在季度报告、中期报告、年度报告等定期报告和招募说明书（更新）等文件中披露参与融资情况，包括投资策略、业务开展情况、损益情况、风险及其管理情况等。</w:t>
        </w:r>
      </w:ins>
    </w:p>
    <w:p w14:paraId="2FD0125B" w14:textId="26538B49" w:rsidR="004C52C8" w:rsidRPr="00E54890" w:rsidRDefault="004C52C8">
      <w:pPr>
        <w:spacing w:line="360" w:lineRule="auto"/>
        <w:ind w:firstLineChars="200" w:firstLine="480"/>
        <w:rPr>
          <w:rFonts w:asciiTheme="majorHAnsi" w:hAnsiTheme="majorHAnsi" w:cs="宋体"/>
          <w:bCs/>
          <w:sz w:val="24"/>
          <w:szCs w:val="24"/>
        </w:rPr>
      </w:pPr>
      <w:ins w:id="887" w:author="Llinks [2]" w:date="2020-08-17T11:43:00Z">
        <w:r w:rsidRPr="004C52C8">
          <w:rPr>
            <w:rFonts w:asciiTheme="majorHAnsi" w:hAnsiTheme="majorHAnsi" w:cs="宋体" w:hint="eastAsia"/>
            <w:bCs/>
            <w:sz w:val="24"/>
            <w:szCs w:val="24"/>
          </w:rPr>
          <w:t>本基金参与转融通证券出借业务，基金管理人应在季度报告、中期报告、年度报告等定期报告和招募说明书（更新）等文件中披露参与转融通证券出借交易</w:t>
        </w:r>
        <w:r w:rsidRPr="004C52C8">
          <w:rPr>
            <w:rFonts w:asciiTheme="majorHAnsi" w:hAnsiTheme="majorHAnsi" w:cs="宋体" w:hint="eastAsia"/>
            <w:bCs/>
            <w:sz w:val="24"/>
            <w:szCs w:val="24"/>
          </w:rPr>
          <w:lastRenderedPageBreak/>
          <w:t>情况，并就报告期内本基金参与转融通证券出借业务发生的重大关联交易事项做详细说明。</w:t>
        </w:r>
      </w:ins>
    </w:p>
    <w:p w14:paraId="4B6611E5" w14:textId="7D00DB86" w:rsidR="003359BF" w:rsidRPr="00E54890" w:rsidDel="00FA076B" w:rsidRDefault="00BD751F" w:rsidP="00BF5961">
      <w:pPr>
        <w:spacing w:line="360" w:lineRule="auto"/>
        <w:ind w:firstLineChars="200" w:firstLine="480"/>
        <w:rPr>
          <w:del w:id="888" w:author="郑雅雯" w:date="2020-08-11T23:14:00Z"/>
          <w:rFonts w:asciiTheme="majorHAnsi" w:hAnsiTheme="majorHAnsi" w:cs="宋体"/>
          <w:bCs/>
          <w:sz w:val="24"/>
          <w:szCs w:val="24"/>
        </w:rPr>
      </w:pPr>
      <w:del w:id="889" w:author="郑雅雯" w:date="2020-08-11T23:14:00Z">
        <w:r w:rsidRPr="00E54890" w:rsidDel="00FA076B">
          <w:rPr>
            <w:rFonts w:asciiTheme="majorHAnsi" w:hAnsiTheme="majorHAnsi" w:hint="eastAsia"/>
            <w:bCs/>
            <w:sz w:val="24"/>
            <w:szCs w:val="24"/>
          </w:rPr>
          <w:delText>本基金投资中小企业私募债券后两个交易日内，基金管理人应在中国证监会</w:delText>
        </w:r>
      </w:del>
      <w:del w:id="890" w:author="郑雅雯" w:date="2020-08-11T18:39:00Z">
        <w:r w:rsidRPr="00E54890" w:rsidDel="00265871">
          <w:rPr>
            <w:rFonts w:asciiTheme="majorHAnsi" w:hAnsiTheme="majorHAnsi" w:hint="eastAsia"/>
            <w:bCs/>
            <w:sz w:val="24"/>
            <w:szCs w:val="24"/>
          </w:rPr>
          <w:delText>指定媒介</w:delText>
        </w:r>
      </w:del>
      <w:del w:id="891" w:author="郑雅雯" w:date="2020-08-11T23:14:00Z">
        <w:r w:rsidRPr="00E54890" w:rsidDel="00FA076B">
          <w:rPr>
            <w:rFonts w:asciiTheme="majorHAnsi" w:hAnsiTheme="majorHAnsi" w:hint="eastAsia"/>
            <w:bCs/>
            <w:sz w:val="24"/>
            <w:szCs w:val="24"/>
          </w:rPr>
          <w:delText>披露所投资中小企业私募债券的名称、数量、期限、收益率等信息，并在季度报告、</w:delText>
        </w:r>
        <w:r w:rsidR="0008230E" w:rsidRPr="00E16322" w:rsidDel="00FA076B">
          <w:rPr>
            <w:rFonts w:hint="eastAsia"/>
            <w:bCs/>
            <w:sz w:val="24"/>
            <w:szCs w:val="24"/>
          </w:rPr>
          <w:delText>中期</w:delText>
        </w:r>
        <w:r w:rsidR="0008230E" w:rsidRPr="00E16322" w:rsidDel="00FA076B">
          <w:rPr>
            <w:rFonts w:hint="eastAsia"/>
            <w:sz w:val="24"/>
            <w:szCs w:val="24"/>
          </w:rPr>
          <w:delText>报告</w:delText>
        </w:r>
        <w:r w:rsidRPr="00EC0F92" w:rsidDel="00FA076B">
          <w:rPr>
            <w:rFonts w:asciiTheme="majorHAnsi" w:hAnsiTheme="majorHAnsi" w:hint="eastAsia"/>
            <w:bCs/>
            <w:sz w:val="24"/>
            <w:szCs w:val="24"/>
          </w:rPr>
          <w:delText>、年度报告等定期报告和招募说明书（更新）等文件中披露中小企业私募债券的投资情况。</w:delText>
        </w:r>
      </w:del>
    </w:p>
    <w:p w14:paraId="25C9679E" w14:textId="77777777" w:rsidR="00BD751F" w:rsidRPr="00E54890" w:rsidRDefault="00BD751F">
      <w:pPr>
        <w:spacing w:line="360" w:lineRule="auto"/>
        <w:ind w:firstLineChars="200" w:firstLine="480"/>
        <w:rPr>
          <w:rFonts w:asciiTheme="majorHAnsi" w:hAnsiTheme="majorHAnsi" w:cs="宋体"/>
          <w:bCs/>
          <w:sz w:val="24"/>
          <w:szCs w:val="24"/>
        </w:rPr>
      </w:pPr>
    </w:p>
    <w:p w14:paraId="3A98E1AE" w14:textId="77777777" w:rsidR="00BD751F" w:rsidRPr="00E54890"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六、信息披露事务管理</w:t>
      </w:r>
    </w:p>
    <w:p w14:paraId="16169C6A" w14:textId="023F0A7F" w:rsidR="00BD751F" w:rsidRPr="00EC0F92"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基金管理人、基金托管人应当建立健全信息披露管理制度，指定</w:t>
      </w:r>
      <w:r w:rsidR="0008230E" w:rsidRPr="00E16322">
        <w:rPr>
          <w:rFonts w:hint="eastAsia"/>
          <w:bCs/>
          <w:sz w:val="24"/>
          <w:szCs w:val="24"/>
        </w:rPr>
        <w:t>专门部门及高级管理人员</w:t>
      </w:r>
      <w:r w:rsidRPr="00EC0F92">
        <w:rPr>
          <w:rFonts w:asciiTheme="majorHAnsi" w:hAnsiTheme="majorHAnsi" w:cs="宋体" w:hint="eastAsia"/>
          <w:bCs/>
          <w:sz w:val="24"/>
          <w:szCs w:val="24"/>
        </w:rPr>
        <w:t>负责管理信息披露事务。</w:t>
      </w:r>
    </w:p>
    <w:p w14:paraId="7C7B5DEE" w14:textId="47826EB2" w:rsidR="00BD751F" w:rsidRPr="00EC0F92"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基金信息披露义务人公开披露基金信息，应当符合中国证监会相关基金信息披露内容与格式准则</w:t>
      </w:r>
      <w:r w:rsidR="0008230E" w:rsidRPr="00E16322">
        <w:rPr>
          <w:rFonts w:hint="eastAsia"/>
          <w:bCs/>
          <w:sz w:val="24"/>
          <w:szCs w:val="24"/>
        </w:rPr>
        <w:t>等</w:t>
      </w:r>
      <w:r w:rsidR="009D5C0C">
        <w:rPr>
          <w:rFonts w:hint="eastAsia"/>
          <w:bCs/>
          <w:sz w:val="24"/>
          <w:szCs w:val="24"/>
        </w:rPr>
        <w:t>法律</w:t>
      </w:r>
      <w:r w:rsidR="0008230E" w:rsidRPr="00E16322">
        <w:rPr>
          <w:rFonts w:hint="eastAsia"/>
          <w:bCs/>
          <w:sz w:val="24"/>
          <w:szCs w:val="24"/>
        </w:rPr>
        <w:t>法规</w:t>
      </w:r>
      <w:r w:rsidRPr="00EC0F92">
        <w:rPr>
          <w:rFonts w:asciiTheme="majorHAnsi" w:hAnsiTheme="majorHAnsi" w:cs="宋体" w:hint="eastAsia"/>
          <w:bCs/>
          <w:sz w:val="24"/>
          <w:szCs w:val="24"/>
        </w:rPr>
        <w:t>规定。</w:t>
      </w:r>
    </w:p>
    <w:p w14:paraId="23CF61FB" w14:textId="553DB370" w:rsidR="00BD751F" w:rsidRPr="00E54890"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基金托管人应当按照相关法律法规、中国证监会的规定和《基金合同》的约定，对基金管理人编制的基金资产净值、各类基金份额的基金份额净值、基金份额申购赎回价格、基金定期报告</w:t>
      </w:r>
      <w:r w:rsidR="0008230E" w:rsidRPr="00E54890">
        <w:rPr>
          <w:rFonts w:asciiTheme="majorHAnsi" w:hAnsiTheme="majorHAnsi" w:cs="宋体" w:hint="eastAsia"/>
          <w:bCs/>
          <w:sz w:val="24"/>
          <w:szCs w:val="24"/>
        </w:rPr>
        <w:t>、</w:t>
      </w:r>
      <w:r w:rsidRPr="00E54890">
        <w:rPr>
          <w:rFonts w:asciiTheme="majorHAnsi" w:hAnsiTheme="majorHAnsi" w:cs="宋体" w:hint="eastAsia"/>
          <w:bCs/>
          <w:sz w:val="24"/>
          <w:szCs w:val="24"/>
        </w:rPr>
        <w:t>更新的招募说明书</w:t>
      </w:r>
      <w:r w:rsidR="0008230E" w:rsidRPr="00E16322">
        <w:rPr>
          <w:rFonts w:hint="eastAsia"/>
          <w:bCs/>
          <w:sz w:val="24"/>
          <w:szCs w:val="24"/>
        </w:rPr>
        <w:t>、基金产品资料概要、基金清算报告</w:t>
      </w:r>
      <w:r w:rsidRPr="0008230E">
        <w:rPr>
          <w:rFonts w:asciiTheme="majorHAnsi" w:hAnsiTheme="majorHAnsi" w:cs="宋体"/>
          <w:bCs/>
          <w:sz w:val="24"/>
          <w:szCs w:val="24"/>
        </w:rPr>
        <w:t>等公开披露的相关基金信息</w:t>
      </w:r>
      <w:r w:rsidRPr="00EC0F92">
        <w:rPr>
          <w:rFonts w:asciiTheme="majorHAnsi" w:hAnsiTheme="majorHAnsi" w:cs="宋体" w:hint="eastAsia"/>
          <w:bCs/>
          <w:sz w:val="24"/>
          <w:szCs w:val="24"/>
        </w:rPr>
        <w:t>进行复核、审查，并向基金管理人</w:t>
      </w:r>
      <w:r w:rsidR="0008230E" w:rsidRPr="00E16322">
        <w:rPr>
          <w:rFonts w:hint="eastAsia"/>
          <w:bCs/>
          <w:sz w:val="24"/>
          <w:szCs w:val="24"/>
        </w:rPr>
        <w:t>进行书面或电子确认</w:t>
      </w:r>
      <w:r w:rsidRPr="00EC0F92">
        <w:rPr>
          <w:rFonts w:asciiTheme="majorHAnsi" w:hAnsiTheme="majorHAnsi" w:cs="宋体" w:hint="eastAsia"/>
          <w:bCs/>
          <w:sz w:val="24"/>
          <w:szCs w:val="24"/>
        </w:rPr>
        <w:t>。</w:t>
      </w:r>
    </w:p>
    <w:p w14:paraId="65EEB106" w14:textId="1A2CFF94" w:rsidR="00BD751F" w:rsidRPr="0008230E" w:rsidRDefault="0008230E">
      <w:pPr>
        <w:spacing w:line="360" w:lineRule="auto"/>
        <w:ind w:firstLineChars="200" w:firstLine="480"/>
        <w:rPr>
          <w:rFonts w:asciiTheme="majorHAnsi" w:hAnsiTheme="majorHAnsi" w:cs="宋体"/>
          <w:bCs/>
          <w:sz w:val="24"/>
          <w:szCs w:val="24"/>
        </w:rPr>
      </w:pPr>
      <w:r w:rsidRPr="00E16322">
        <w:rPr>
          <w:rFonts w:hint="eastAsia"/>
          <w:bCs/>
          <w:sz w:val="24"/>
          <w:szCs w:val="24"/>
        </w:rPr>
        <w:t>基金管理人、基金托管人应当在</w:t>
      </w:r>
      <w:del w:id="892" w:author="郑雅雯" w:date="2020-08-12T09:22:00Z">
        <w:r w:rsidRPr="00E16322" w:rsidDel="00B11950">
          <w:rPr>
            <w:rFonts w:hint="eastAsia"/>
            <w:bCs/>
            <w:sz w:val="24"/>
            <w:szCs w:val="24"/>
          </w:rPr>
          <w:delText>指定报刊</w:delText>
        </w:r>
      </w:del>
      <w:ins w:id="893" w:author="郑雅雯" w:date="2020-08-12T09:22:00Z">
        <w:r w:rsidR="00B11950">
          <w:rPr>
            <w:rFonts w:hint="eastAsia"/>
            <w:bCs/>
            <w:sz w:val="24"/>
            <w:szCs w:val="24"/>
          </w:rPr>
          <w:t>规定报刊</w:t>
        </w:r>
      </w:ins>
      <w:r w:rsidRPr="00E16322">
        <w:rPr>
          <w:rFonts w:hint="eastAsia"/>
          <w:bCs/>
          <w:sz w:val="24"/>
          <w:szCs w:val="24"/>
        </w:rPr>
        <w:t>中选择一家报刊披露本基金信息。基金管理人、基金托管人应当向中国证监会基金电子披露网站报送拟披露的基金信息，并保证相关报送信息的真实、准确、完整、及时。</w:t>
      </w:r>
    </w:p>
    <w:p w14:paraId="110A2107" w14:textId="06E0A841" w:rsidR="00BD751F" w:rsidRPr="00E54890" w:rsidRDefault="00BD751F">
      <w:pPr>
        <w:spacing w:line="360" w:lineRule="auto"/>
        <w:ind w:firstLineChars="200" w:firstLine="480"/>
        <w:rPr>
          <w:rFonts w:asciiTheme="majorHAnsi" w:hAnsiTheme="majorHAnsi" w:cs="宋体"/>
          <w:bCs/>
          <w:sz w:val="24"/>
          <w:szCs w:val="24"/>
        </w:rPr>
      </w:pPr>
      <w:r w:rsidRPr="00EC0F92">
        <w:rPr>
          <w:rFonts w:asciiTheme="majorHAnsi" w:hAnsiTheme="majorHAnsi" w:cs="宋体" w:hint="eastAsia"/>
          <w:bCs/>
          <w:sz w:val="24"/>
          <w:szCs w:val="24"/>
        </w:rPr>
        <w:t>基金管理人、基金托管人除依法在</w:t>
      </w:r>
      <w:del w:id="894" w:author="郑雅雯" w:date="2020-08-11T18:39:00Z">
        <w:r w:rsidRPr="00EC0F92" w:rsidDel="00265871">
          <w:rPr>
            <w:rFonts w:asciiTheme="majorHAnsi" w:hAnsiTheme="majorHAnsi" w:cs="宋体" w:hint="eastAsia"/>
            <w:bCs/>
            <w:sz w:val="24"/>
            <w:szCs w:val="24"/>
          </w:rPr>
          <w:delText>指定媒介</w:delText>
        </w:r>
      </w:del>
      <w:ins w:id="895" w:author="郑雅雯" w:date="2020-08-11T18:39:00Z">
        <w:r w:rsidR="00265871">
          <w:rPr>
            <w:rFonts w:asciiTheme="majorHAnsi" w:hAnsiTheme="majorHAnsi" w:cs="宋体" w:hint="eastAsia"/>
            <w:bCs/>
            <w:sz w:val="24"/>
            <w:szCs w:val="24"/>
          </w:rPr>
          <w:t>规定媒介</w:t>
        </w:r>
      </w:ins>
      <w:r w:rsidRPr="00EC0F92">
        <w:rPr>
          <w:rFonts w:asciiTheme="majorHAnsi" w:hAnsiTheme="majorHAnsi" w:cs="宋体" w:hint="eastAsia"/>
          <w:bCs/>
          <w:sz w:val="24"/>
          <w:szCs w:val="24"/>
        </w:rPr>
        <w:t>上披露信息外，还可以根据需要在其他公共媒介披露信息，但是其他公共媒介不得早于</w:t>
      </w:r>
      <w:del w:id="896" w:author="郑雅雯" w:date="2020-08-11T18:39:00Z">
        <w:r w:rsidRPr="00EC0F92" w:rsidDel="00265871">
          <w:rPr>
            <w:rFonts w:asciiTheme="majorHAnsi" w:hAnsiTheme="majorHAnsi" w:cs="宋体" w:hint="eastAsia"/>
            <w:bCs/>
            <w:sz w:val="24"/>
            <w:szCs w:val="24"/>
          </w:rPr>
          <w:delText>指定媒介</w:delText>
        </w:r>
      </w:del>
      <w:ins w:id="897" w:author="郑雅雯" w:date="2020-08-11T18:39:00Z">
        <w:r w:rsidR="00265871">
          <w:rPr>
            <w:rFonts w:asciiTheme="majorHAnsi" w:hAnsiTheme="majorHAnsi" w:cs="宋体" w:hint="eastAsia"/>
            <w:bCs/>
            <w:sz w:val="24"/>
            <w:szCs w:val="24"/>
          </w:rPr>
          <w:t>规定媒介</w:t>
        </w:r>
      </w:ins>
      <w:r w:rsidRPr="00EC0F92">
        <w:rPr>
          <w:rFonts w:asciiTheme="majorHAnsi" w:hAnsiTheme="majorHAnsi" w:cs="宋体" w:hint="eastAsia"/>
          <w:bCs/>
          <w:sz w:val="24"/>
          <w:szCs w:val="24"/>
        </w:rPr>
        <w:t>披露信息，并且在不同媒介上披露同一信息的内容应当一致。</w:t>
      </w:r>
    </w:p>
    <w:p w14:paraId="4CA1C7F5" w14:textId="77777777" w:rsidR="00BD751F" w:rsidRPr="00E54890"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为基金信息披露义务人公开披露的基金信息出具审计报告、法律意见书的专业机构，应当制作工作底稿，并将相关档案至少保存到《基金合同》终止后</w:t>
      </w:r>
      <w:r w:rsidRPr="00E54890">
        <w:rPr>
          <w:rFonts w:asciiTheme="majorHAnsi" w:hAnsiTheme="majorHAnsi" w:cs="宋体"/>
          <w:bCs/>
          <w:sz w:val="24"/>
          <w:szCs w:val="24"/>
        </w:rPr>
        <w:t>10</w:t>
      </w:r>
      <w:r w:rsidRPr="00E54890">
        <w:rPr>
          <w:rFonts w:asciiTheme="majorHAnsi" w:hAnsiTheme="majorHAnsi" w:cs="宋体" w:hint="eastAsia"/>
          <w:bCs/>
          <w:sz w:val="24"/>
          <w:szCs w:val="24"/>
        </w:rPr>
        <w:t>年。</w:t>
      </w:r>
    </w:p>
    <w:p w14:paraId="7580E79B" w14:textId="56AFA889" w:rsidR="00BD751F" w:rsidRPr="00B71173" w:rsidRDefault="009D5C0C">
      <w:pPr>
        <w:spacing w:line="360" w:lineRule="auto"/>
        <w:ind w:firstLineChars="200" w:firstLine="480"/>
        <w:rPr>
          <w:rFonts w:asciiTheme="majorHAnsi" w:hAnsiTheme="majorHAnsi" w:cs="宋体"/>
          <w:bCs/>
          <w:sz w:val="24"/>
          <w:szCs w:val="24"/>
        </w:rPr>
      </w:pPr>
      <w:r w:rsidRPr="009D5C0C">
        <w:rPr>
          <w:rFonts w:asciiTheme="majorHAnsi" w:hAnsiTheme="majorHAnsi" w:cs="宋体" w:hint="eastAsia"/>
          <w:bCs/>
          <w:sz w:val="24"/>
          <w:szCs w:val="24"/>
        </w:rP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w:t>
      </w:r>
      <w:r w:rsidRPr="009D5C0C">
        <w:rPr>
          <w:rFonts w:asciiTheme="majorHAnsi" w:hAnsiTheme="majorHAnsi" w:cs="宋体" w:hint="eastAsia"/>
          <w:bCs/>
          <w:sz w:val="24"/>
          <w:szCs w:val="24"/>
        </w:rPr>
        <w:lastRenderedPageBreak/>
        <w:t>国证监会及自律规则的相关规定。前述自主披露如产生信息披露费用，该费用不得从基金财产中列支。</w:t>
      </w:r>
    </w:p>
    <w:p w14:paraId="6D420AD6" w14:textId="77777777" w:rsidR="00BD751F" w:rsidRPr="00B71173" w:rsidRDefault="00BD751F">
      <w:pPr>
        <w:spacing w:line="360" w:lineRule="auto"/>
        <w:ind w:firstLineChars="200" w:firstLine="480"/>
        <w:rPr>
          <w:rFonts w:asciiTheme="majorHAnsi" w:hAnsiTheme="majorHAnsi" w:cs="宋体"/>
          <w:bCs/>
          <w:sz w:val="24"/>
          <w:szCs w:val="24"/>
        </w:rPr>
      </w:pPr>
      <w:r w:rsidRPr="00B71173">
        <w:rPr>
          <w:rFonts w:asciiTheme="majorHAnsi" w:hAnsiTheme="majorHAnsi" w:cs="宋体" w:hint="eastAsia"/>
          <w:bCs/>
          <w:sz w:val="24"/>
          <w:szCs w:val="24"/>
        </w:rPr>
        <w:t>七、信息披露文件的存放与查阅</w:t>
      </w:r>
    </w:p>
    <w:p w14:paraId="19A69261" w14:textId="77777777" w:rsidR="0008230E" w:rsidRPr="009D5C0C" w:rsidRDefault="0008230E" w:rsidP="0008230E">
      <w:pPr>
        <w:spacing w:line="360" w:lineRule="auto"/>
        <w:ind w:firstLineChars="200" w:firstLine="480"/>
        <w:rPr>
          <w:bCs/>
          <w:sz w:val="24"/>
          <w:szCs w:val="24"/>
        </w:rPr>
      </w:pPr>
      <w:r w:rsidRPr="009D5C0C">
        <w:rPr>
          <w:rFonts w:hint="eastAsia"/>
          <w:bCs/>
          <w:sz w:val="24"/>
          <w:szCs w:val="24"/>
        </w:rPr>
        <w:t>依法必须披露的信息发布后，基金管理人、基金托管人应当按照相关法律法规规定将信息置备于各自住所，供社会公众查阅、复制。</w:t>
      </w:r>
    </w:p>
    <w:p w14:paraId="264A569A" w14:textId="77777777" w:rsidR="0008230E" w:rsidRPr="009D5C0C" w:rsidRDefault="0008230E" w:rsidP="0008230E">
      <w:pPr>
        <w:spacing w:line="360" w:lineRule="auto"/>
        <w:ind w:firstLineChars="200" w:firstLine="480"/>
        <w:rPr>
          <w:bCs/>
          <w:sz w:val="24"/>
          <w:szCs w:val="24"/>
        </w:rPr>
      </w:pPr>
    </w:p>
    <w:p w14:paraId="34E70029" w14:textId="2468BE20" w:rsidR="00BD751F" w:rsidRPr="00E16322" w:rsidRDefault="0008230E" w:rsidP="009F2C9B">
      <w:pPr>
        <w:pStyle w:val="-"/>
        <w:ind w:firstLine="480"/>
        <w:rPr>
          <w:rFonts w:asciiTheme="majorHAnsi" w:hAnsiTheme="majorHAnsi" w:cs="宋体"/>
          <w:b/>
          <w:sz w:val="30"/>
        </w:rPr>
      </w:pPr>
      <w:r w:rsidRPr="00E16322">
        <w:rPr>
          <w:rFonts w:hint="eastAsia"/>
        </w:rPr>
        <w:t>八、本基金信息披露事项以法律法规规定及本章节约定的内容为准。</w:t>
      </w:r>
      <w:r w:rsidR="00BD751F" w:rsidRPr="0032264F">
        <w:rPr>
          <w:rFonts w:asciiTheme="majorHAnsi" w:hAnsiTheme="majorHAnsi" w:cs="宋体"/>
          <w:b/>
          <w:kern w:val="44"/>
        </w:rPr>
        <w:br w:type="page"/>
      </w:r>
      <w:bookmarkStart w:id="898" w:name="_Toc9005"/>
      <w:bookmarkStart w:id="899" w:name="_Toc11113"/>
      <w:bookmarkStart w:id="900" w:name="_Toc141703899"/>
      <w:bookmarkStart w:id="901" w:name="_Toc8049"/>
      <w:bookmarkStart w:id="902" w:name="_Toc27464"/>
      <w:bookmarkStart w:id="903" w:name="_Toc123112247"/>
      <w:bookmarkStart w:id="904" w:name="_Toc6237"/>
      <w:bookmarkStart w:id="905" w:name="_Toc123051465"/>
      <w:bookmarkStart w:id="906" w:name="_Toc98560364"/>
      <w:bookmarkStart w:id="907" w:name="_Toc8059"/>
      <w:bookmarkStart w:id="908" w:name="_Toc7170"/>
      <w:bookmarkStart w:id="909" w:name="_Toc139991749"/>
      <w:bookmarkStart w:id="910" w:name="_Toc25647"/>
      <w:bookmarkStart w:id="911" w:name="_Toc123102466"/>
      <w:bookmarkStart w:id="912" w:name="_Toc29891"/>
      <w:bookmarkStart w:id="913" w:name="_Toc22978"/>
      <w:bookmarkStart w:id="914" w:name="_Toc10006"/>
      <w:r w:rsidR="00BD751F" w:rsidRPr="00E16322">
        <w:rPr>
          <w:rFonts w:asciiTheme="majorHAnsi" w:hAnsiTheme="majorHAnsi" w:cs="宋体" w:hint="eastAsia"/>
          <w:b/>
          <w:sz w:val="30"/>
        </w:rPr>
        <w:lastRenderedPageBreak/>
        <w:t>第十九部分</w:t>
      </w:r>
      <w:r w:rsidR="00BD751F" w:rsidRPr="00E16322">
        <w:rPr>
          <w:rFonts w:asciiTheme="majorHAnsi" w:hAnsiTheme="majorHAnsi" w:cs="宋体"/>
          <w:b/>
          <w:sz w:val="30"/>
        </w:rPr>
        <w:t xml:space="preserve">  </w:t>
      </w:r>
      <w:bookmarkStart w:id="915" w:name="_Hlt88828593"/>
      <w:r w:rsidR="00BD751F" w:rsidRPr="00E16322">
        <w:rPr>
          <w:rFonts w:asciiTheme="majorHAnsi" w:hAnsiTheme="majorHAnsi" w:cs="宋体" w:hint="eastAsia"/>
          <w:b/>
          <w:sz w:val="30"/>
        </w:rPr>
        <w:t>基金合同</w:t>
      </w:r>
      <w:bookmarkEnd w:id="915"/>
      <w:r w:rsidR="00BD751F" w:rsidRPr="00E16322">
        <w:rPr>
          <w:rFonts w:asciiTheme="majorHAnsi" w:hAnsiTheme="majorHAnsi" w:cs="宋体" w:hint="eastAsia"/>
          <w:b/>
          <w:sz w:val="30"/>
        </w:rPr>
        <w:t>的变更、终止与基金财产的清算</w:t>
      </w:r>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p>
    <w:p w14:paraId="1CFE0554" w14:textId="77777777" w:rsidR="00BD751F" w:rsidRPr="00CF7289" w:rsidRDefault="00BD751F">
      <w:pPr>
        <w:spacing w:line="360" w:lineRule="auto"/>
        <w:ind w:firstLineChars="200" w:firstLine="480"/>
        <w:rPr>
          <w:rFonts w:asciiTheme="majorHAnsi" w:hAnsiTheme="majorHAnsi" w:cs="宋体"/>
          <w:bCs/>
          <w:sz w:val="24"/>
        </w:rPr>
      </w:pPr>
    </w:p>
    <w:p w14:paraId="581F3896" w14:textId="77777777" w:rsidR="00BD751F" w:rsidRPr="00CF7289" w:rsidRDefault="00BD751F" w:rsidP="00993134">
      <w:pPr>
        <w:spacing w:line="360" w:lineRule="auto"/>
        <w:ind w:firstLineChars="200" w:firstLine="480"/>
        <w:rPr>
          <w:rFonts w:asciiTheme="majorHAnsi" w:hAnsiTheme="majorHAnsi" w:cs="宋体"/>
          <w:bCs/>
          <w:sz w:val="24"/>
        </w:rPr>
      </w:pPr>
      <w:bookmarkStart w:id="916" w:name="_Toc79392639"/>
      <w:r w:rsidRPr="00CF7289">
        <w:rPr>
          <w:rFonts w:asciiTheme="majorHAnsi" w:hAnsiTheme="majorHAnsi" w:cs="宋体"/>
          <w:bCs/>
          <w:sz w:val="24"/>
        </w:rPr>
        <w:t>一、《基金合同》的变更</w:t>
      </w:r>
      <w:bookmarkEnd w:id="916"/>
    </w:p>
    <w:p w14:paraId="40CAC0DD" w14:textId="77777777" w:rsidR="00BD751F" w:rsidRPr="00CF7289" w:rsidRDefault="00BD751F" w:rsidP="00561B1B">
      <w:pPr>
        <w:autoSpaceDE w:val="0"/>
        <w:autoSpaceDN w:val="0"/>
        <w:adjustRightInd w:val="0"/>
        <w:spacing w:line="360" w:lineRule="auto"/>
        <w:ind w:firstLineChars="200" w:firstLine="480"/>
        <w:jc w:val="left"/>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p>
    <w:p w14:paraId="3D55A71E" w14:textId="73A38034"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、关于《基金合同》变更的基金份额持有人大会决议自表决通过之日起生效，自决议生效后两个工作日内在</w:t>
      </w:r>
      <w:del w:id="917" w:author="郑雅雯" w:date="2020-08-11T18:39:00Z">
        <w:r w:rsidRPr="00CF7289" w:rsidDel="00265871">
          <w:rPr>
            <w:rFonts w:asciiTheme="majorHAnsi" w:hAnsiTheme="majorHAnsi" w:cs="宋体"/>
            <w:bCs/>
            <w:sz w:val="24"/>
          </w:rPr>
          <w:delText>指定媒介</w:delText>
        </w:r>
      </w:del>
      <w:ins w:id="918" w:author="郑雅雯" w:date="2020-08-11T18:39:00Z">
        <w:r w:rsidR="00265871">
          <w:rPr>
            <w:rFonts w:asciiTheme="majorHAnsi" w:hAnsiTheme="majorHAnsi" w:cs="宋体"/>
            <w:bCs/>
            <w:sz w:val="24"/>
          </w:rPr>
          <w:t>规定媒介</w:t>
        </w:r>
      </w:ins>
      <w:r w:rsidRPr="00CF7289">
        <w:rPr>
          <w:rFonts w:asciiTheme="majorHAnsi" w:hAnsiTheme="majorHAnsi" w:cs="宋体"/>
          <w:bCs/>
          <w:sz w:val="24"/>
        </w:rPr>
        <w:t>公告。</w:t>
      </w:r>
    </w:p>
    <w:p w14:paraId="19F8F2A8" w14:textId="77777777" w:rsidR="00BD751F" w:rsidRPr="00CF7289" w:rsidRDefault="00BD751F">
      <w:pPr>
        <w:spacing w:line="360" w:lineRule="auto"/>
        <w:ind w:firstLineChars="200" w:firstLine="480"/>
        <w:rPr>
          <w:rFonts w:asciiTheme="majorHAnsi" w:hAnsiTheme="majorHAnsi" w:cs="宋体"/>
          <w:bCs/>
          <w:sz w:val="24"/>
        </w:rPr>
      </w:pPr>
    </w:p>
    <w:p w14:paraId="7E81D8D1"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二、《基金合同》的终止事由</w:t>
      </w:r>
    </w:p>
    <w:p w14:paraId="5667B63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有下列情形之一的，《基金合同》应当终止：</w:t>
      </w:r>
    </w:p>
    <w:p w14:paraId="63C5882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、基金份额持有人大会决定终止的；</w:t>
      </w:r>
    </w:p>
    <w:p w14:paraId="2C0476B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、基金管理人、基金托管人职责终止，在</w:t>
      </w:r>
      <w:r w:rsidRPr="00CF7289">
        <w:rPr>
          <w:rFonts w:asciiTheme="majorHAnsi" w:hAnsiTheme="majorHAnsi" w:cs="宋体"/>
          <w:bCs/>
          <w:sz w:val="24"/>
        </w:rPr>
        <w:t>6</w:t>
      </w:r>
      <w:r w:rsidRPr="00CF7289">
        <w:rPr>
          <w:rFonts w:asciiTheme="majorHAnsi" w:hAnsiTheme="majorHAnsi" w:cs="宋体"/>
          <w:bCs/>
          <w:sz w:val="24"/>
        </w:rPr>
        <w:t>个月内没有新基金管理人、新基金托管人承接的；</w:t>
      </w:r>
    </w:p>
    <w:p w14:paraId="424C0A3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、《基金合同》约定的其他情形；</w:t>
      </w:r>
    </w:p>
    <w:p w14:paraId="7A3022B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、相关法律法规和中国证监会规定的其他情况。</w:t>
      </w:r>
    </w:p>
    <w:p w14:paraId="23AFA3D0" w14:textId="77777777" w:rsidR="00BD751F" w:rsidRPr="00CF7289" w:rsidRDefault="00BD751F">
      <w:pPr>
        <w:spacing w:line="360" w:lineRule="auto"/>
        <w:ind w:firstLineChars="200" w:firstLine="480"/>
        <w:rPr>
          <w:rFonts w:asciiTheme="majorHAnsi" w:hAnsiTheme="majorHAnsi" w:cs="宋体"/>
          <w:bCs/>
          <w:sz w:val="24"/>
        </w:rPr>
      </w:pPr>
    </w:p>
    <w:p w14:paraId="242C2F5E"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三、基金财产的清算</w:t>
      </w:r>
    </w:p>
    <w:p w14:paraId="4E21E39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、基金财产清算小组：自出现《基金合同》终止事由之日起</w:t>
      </w:r>
      <w:r w:rsidRPr="00CF7289">
        <w:rPr>
          <w:rFonts w:asciiTheme="majorHAnsi" w:hAnsiTheme="majorHAnsi" w:cs="宋体"/>
          <w:bCs/>
          <w:sz w:val="24"/>
        </w:rPr>
        <w:t>30</w:t>
      </w:r>
      <w:r w:rsidRPr="00CF7289">
        <w:rPr>
          <w:rFonts w:asciiTheme="majorHAnsi" w:hAnsiTheme="majorHAnsi" w:cs="宋体"/>
          <w:bCs/>
          <w:sz w:val="24"/>
        </w:rPr>
        <w:t>个工作日内成立清算小组，基金管理人组织基金财产清算小组并在中国证监会的监督下进行基金清算。</w:t>
      </w:r>
    </w:p>
    <w:p w14:paraId="05250BC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、基金财产清算小组组成：基金财产清算小组成员由基金管理人、基金托管人、具有从事证券相关业务资格的注册会计师、律师以及中国证监会指定的人员组成。基金财产清算小组可以聘用必要的工作人员。</w:t>
      </w:r>
    </w:p>
    <w:p w14:paraId="79415E5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、基金财产清算小组职责：基金财产清算小组负责基金财产的保管、清理、估价、变现和分配。基金财产清算小组可以依法进行必要的民事活动。</w:t>
      </w:r>
    </w:p>
    <w:p w14:paraId="5BCCAD9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、基金财产清算程序：</w:t>
      </w:r>
    </w:p>
    <w:p w14:paraId="562C0AB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）《基金合同》终止情形出现时，由基金财产清算小组统一接管基金；</w:t>
      </w:r>
    </w:p>
    <w:p w14:paraId="72A3E34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w:t>
      </w:r>
      <w:r w:rsidRPr="00CF7289">
        <w:rPr>
          <w:rFonts w:asciiTheme="majorHAnsi" w:hAnsiTheme="majorHAnsi" w:cs="宋体"/>
          <w:bCs/>
          <w:sz w:val="24"/>
        </w:rPr>
        <w:t>2</w:t>
      </w:r>
      <w:r w:rsidRPr="00CF7289">
        <w:rPr>
          <w:rFonts w:asciiTheme="majorHAnsi" w:hAnsiTheme="majorHAnsi" w:cs="宋体"/>
          <w:bCs/>
          <w:sz w:val="24"/>
        </w:rPr>
        <w:t>）对基金财产和债权债务进行清理和确认；</w:t>
      </w:r>
    </w:p>
    <w:p w14:paraId="1453CC2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）对基金财产进行估值和变现；</w:t>
      </w:r>
    </w:p>
    <w:p w14:paraId="6DCAC8A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）制作清算报告；</w:t>
      </w:r>
    </w:p>
    <w:p w14:paraId="1780B77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）聘请会计师事务所对清算报告进行外部审计，聘请律师事务所对清算报告出具法律意见书；</w:t>
      </w:r>
    </w:p>
    <w:p w14:paraId="400C03F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）将清算报告报中国证监会备案并公告；</w:t>
      </w:r>
    </w:p>
    <w:p w14:paraId="2800CE2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）对基金剩余财产进行分配。</w:t>
      </w:r>
    </w:p>
    <w:p w14:paraId="41F0B90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、基金财产清算的期限为</w:t>
      </w:r>
      <w:r w:rsidRPr="00CF7289">
        <w:rPr>
          <w:rFonts w:asciiTheme="majorHAnsi" w:hAnsiTheme="majorHAnsi" w:cs="宋体"/>
          <w:bCs/>
          <w:sz w:val="24"/>
        </w:rPr>
        <w:t>6</w:t>
      </w:r>
      <w:r w:rsidRPr="00CF7289">
        <w:rPr>
          <w:rFonts w:asciiTheme="majorHAnsi" w:hAnsiTheme="majorHAnsi" w:cs="宋体"/>
          <w:bCs/>
          <w:sz w:val="24"/>
        </w:rPr>
        <w:t>个月，但因本基金所持证券的流动性受到限制而不能及时变现的，清算期限相应顺延。</w:t>
      </w:r>
    </w:p>
    <w:p w14:paraId="4AF82B99" w14:textId="77777777" w:rsidR="00BD751F" w:rsidRPr="00CF7289" w:rsidRDefault="00BD751F">
      <w:pPr>
        <w:spacing w:line="360" w:lineRule="auto"/>
        <w:ind w:firstLineChars="200" w:firstLine="480"/>
        <w:rPr>
          <w:rFonts w:asciiTheme="majorHAnsi" w:hAnsiTheme="majorHAnsi" w:cs="宋体"/>
          <w:bCs/>
          <w:sz w:val="24"/>
        </w:rPr>
      </w:pPr>
    </w:p>
    <w:p w14:paraId="2DAD5A6F"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四、清算费用</w:t>
      </w:r>
    </w:p>
    <w:p w14:paraId="6E73239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清算费用是指基金财产清算小组在进行基金清算过程中发生的所有合理费用，清算费用由基金财产清算小组优先从基金财产中支付。</w:t>
      </w:r>
    </w:p>
    <w:p w14:paraId="5229852A" w14:textId="77777777" w:rsidR="00BD751F" w:rsidRPr="00CF7289" w:rsidRDefault="00BD751F">
      <w:pPr>
        <w:spacing w:line="360" w:lineRule="auto"/>
        <w:ind w:firstLineChars="200" w:firstLine="480"/>
        <w:rPr>
          <w:rFonts w:asciiTheme="majorHAnsi" w:hAnsiTheme="majorHAnsi" w:cs="宋体"/>
          <w:bCs/>
          <w:sz w:val="24"/>
        </w:rPr>
      </w:pPr>
    </w:p>
    <w:p w14:paraId="1DE67B58"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五、基金财产清算剩余资产的分配</w:t>
      </w:r>
    </w:p>
    <w:p w14:paraId="2E16A5B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依据基金财产清算的分配方案，将基金财产清算后的全部剩余资产扣除基金财产清算费用、交纳所欠税款并清偿基金债务后，按基金份额持有人持有的基金份额比例进行分配。</w:t>
      </w:r>
    </w:p>
    <w:p w14:paraId="35DFAFDA" w14:textId="77777777" w:rsidR="00BD751F" w:rsidRPr="00CF7289" w:rsidRDefault="00BD751F" w:rsidP="00993134">
      <w:pPr>
        <w:spacing w:line="360" w:lineRule="auto"/>
        <w:ind w:firstLineChars="200" w:firstLine="480"/>
        <w:rPr>
          <w:rFonts w:asciiTheme="majorHAnsi" w:hAnsiTheme="majorHAnsi" w:cs="宋体"/>
          <w:bCs/>
          <w:sz w:val="24"/>
        </w:rPr>
      </w:pPr>
    </w:p>
    <w:p w14:paraId="616A0048" w14:textId="77777777" w:rsidR="00BD751F" w:rsidRPr="00CF7289" w:rsidRDefault="00BD751F" w:rsidP="00215F09">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六、基金财产清算的公告</w:t>
      </w:r>
    </w:p>
    <w:p w14:paraId="3A99ABF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清算过程中的有关重大事项须及时公告；基金财产清算报告经会计师事务所审计并由律师事务所出具法律意见书后报中国证监会备案并公告。基金财产清算公告于基金财产清算报告报中国证监会备案后</w:t>
      </w:r>
      <w:r w:rsidRPr="00CF7289">
        <w:rPr>
          <w:rFonts w:asciiTheme="majorHAnsi" w:hAnsiTheme="majorHAnsi" w:cs="宋体"/>
          <w:bCs/>
          <w:sz w:val="24"/>
        </w:rPr>
        <w:t>5</w:t>
      </w:r>
      <w:r w:rsidRPr="00CF7289">
        <w:rPr>
          <w:rFonts w:asciiTheme="majorHAnsi" w:hAnsiTheme="majorHAnsi" w:cs="宋体"/>
          <w:bCs/>
          <w:sz w:val="24"/>
        </w:rPr>
        <w:t>个工作日内由基金财产清算小组进行公告。</w:t>
      </w:r>
    </w:p>
    <w:p w14:paraId="3465F19A" w14:textId="77777777" w:rsidR="00BD751F" w:rsidRPr="00CF7289" w:rsidRDefault="00BD751F">
      <w:pPr>
        <w:spacing w:line="360" w:lineRule="auto"/>
        <w:ind w:firstLineChars="200" w:firstLine="480"/>
        <w:rPr>
          <w:rFonts w:asciiTheme="majorHAnsi" w:hAnsiTheme="majorHAnsi" w:cs="宋体"/>
          <w:bCs/>
          <w:sz w:val="24"/>
        </w:rPr>
      </w:pPr>
    </w:p>
    <w:p w14:paraId="45F26B80"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七、基金财产清算账册及文件的保存</w:t>
      </w:r>
    </w:p>
    <w:p w14:paraId="0012DD14" w14:textId="3807B03F"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基金财产清算账册及有关文件由基金托管人保存</w:t>
      </w:r>
      <w:del w:id="919" w:author="Llinks " w:date="2020-08-17T11:56:00Z">
        <w:r w:rsidRPr="00CF7289" w:rsidDel="006E051C">
          <w:rPr>
            <w:rFonts w:asciiTheme="majorHAnsi" w:hAnsiTheme="majorHAnsi" w:cs="宋体"/>
            <w:bCs/>
            <w:sz w:val="24"/>
          </w:rPr>
          <w:delText>15</w:delText>
        </w:r>
        <w:r w:rsidRPr="00CF7289" w:rsidDel="006E051C">
          <w:rPr>
            <w:rFonts w:asciiTheme="majorHAnsi" w:hAnsiTheme="majorHAnsi" w:cs="宋体"/>
            <w:bCs/>
            <w:sz w:val="24"/>
          </w:rPr>
          <w:delText>年以上</w:delText>
        </w:r>
      </w:del>
      <w:ins w:id="920" w:author="Llinks " w:date="2020-08-17T11:56:00Z">
        <w:r w:rsidR="006E051C" w:rsidRPr="006E051C">
          <w:rPr>
            <w:rFonts w:asciiTheme="majorHAnsi" w:hAnsiTheme="majorHAnsi" w:cs="宋体" w:hint="eastAsia"/>
            <w:bCs/>
            <w:sz w:val="24"/>
          </w:rPr>
          <w:t>不低于法律法规规定的最低期限</w:t>
        </w:r>
      </w:ins>
      <w:r w:rsidRPr="00CF7289">
        <w:rPr>
          <w:rFonts w:asciiTheme="majorHAnsi" w:hAnsiTheme="majorHAnsi" w:cs="宋体"/>
          <w:bCs/>
          <w:sz w:val="24"/>
        </w:rPr>
        <w:t>。</w:t>
      </w:r>
    </w:p>
    <w:p w14:paraId="6EB7F7FE" w14:textId="77777777" w:rsidR="00BD751F" w:rsidRPr="00CF7289" w:rsidRDefault="00BD751F">
      <w:pPr>
        <w:spacing w:line="360" w:lineRule="auto"/>
        <w:ind w:firstLineChars="200" w:firstLine="480"/>
        <w:rPr>
          <w:rFonts w:asciiTheme="majorHAnsi" w:hAnsiTheme="majorHAnsi" w:cs="宋体"/>
          <w:bCs/>
          <w:sz w:val="24"/>
        </w:rPr>
      </w:pPr>
    </w:p>
    <w:p w14:paraId="22B1C02A" w14:textId="77777777" w:rsidR="00BD751F" w:rsidRPr="00CF7289" w:rsidRDefault="00BD751F">
      <w:pPr>
        <w:pStyle w:val="1"/>
        <w:spacing w:before="0" w:after="0"/>
        <w:jc w:val="center"/>
        <w:rPr>
          <w:rFonts w:asciiTheme="majorHAnsi" w:hAnsiTheme="majorHAnsi" w:cs="宋体"/>
          <w:color w:val="auto"/>
          <w:sz w:val="30"/>
        </w:rPr>
      </w:pPr>
      <w:bookmarkStart w:id="921" w:name="_Toc48649720"/>
      <w:bookmarkStart w:id="922" w:name="_Toc79392641"/>
      <w:bookmarkStart w:id="923" w:name="_Toc123051466"/>
      <w:bookmarkStart w:id="924" w:name="_Toc98560365"/>
      <w:bookmarkStart w:id="925" w:name="_Toc123102467"/>
      <w:bookmarkStart w:id="926" w:name="_Toc123112248"/>
      <w:r w:rsidRPr="00CF7289">
        <w:rPr>
          <w:rFonts w:asciiTheme="majorHAnsi" w:hAnsiTheme="majorHAnsi" w:cs="宋体"/>
          <w:b w:val="0"/>
          <w:bCs/>
          <w:color w:val="auto"/>
        </w:rPr>
        <w:br w:type="page"/>
      </w:r>
      <w:bookmarkStart w:id="927" w:name="_Toc8710"/>
      <w:bookmarkStart w:id="928" w:name="_Toc141703901"/>
      <w:bookmarkStart w:id="929" w:name="_Toc27058"/>
      <w:bookmarkStart w:id="930" w:name="_Toc9708"/>
      <w:bookmarkStart w:id="931" w:name="_Toc23166"/>
      <w:bookmarkStart w:id="932" w:name="_Toc139991750"/>
      <w:bookmarkStart w:id="933" w:name="_Toc13398"/>
      <w:bookmarkStart w:id="934" w:name="_Toc21240"/>
      <w:bookmarkStart w:id="935" w:name="_Toc30645"/>
      <w:bookmarkStart w:id="936" w:name="_Toc23022"/>
      <w:bookmarkStart w:id="937" w:name="_Toc12191"/>
      <w:bookmarkStart w:id="938" w:name="_Toc7367"/>
      <w:bookmarkStart w:id="939" w:name="_Toc28549"/>
      <w:r w:rsidRPr="00CF7289">
        <w:rPr>
          <w:rFonts w:asciiTheme="majorHAnsi" w:hAnsiTheme="majorHAnsi" w:cs="宋体"/>
          <w:color w:val="auto"/>
          <w:sz w:val="30"/>
        </w:rPr>
        <w:lastRenderedPageBreak/>
        <w:t>第二十部分</w:t>
      </w:r>
      <w:r w:rsidRPr="00CF7289">
        <w:rPr>
          <w:rFonts w:asciiTheme="majorHAnsi" w:hAnsiTheme="majorHAnsi" w:cs="宋体"/>
          <w:color w:val="auto"/>
          <w:sz w:val="30"/>
        </w:rPr>
        <w:t xml:space="preserve">  </w:t>
      </w:r>
      <w:r w:rsidRPr="00CF7289">
        <w:rPr>
          <w:rFonts w:asciiTheme="majorHAnsi" w:hAnsiTheme="majorHAnsi" w:cs="宋体"/>
          <w:color w:val="auto"/>
          <w:sz w:val="30"/>
        </w:rPr>
        <w:t>违约责任</w:t>
      </w:r>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p>
    <w:p w14:paraId="1825DA4F" w14:textId="77777777" w:rsidR="00BD751F" w:rsidRPr="00CF7289" w:rsidRDefault="00BD751F">
      <w:pPr>
        <w:spacing w:line="360" w:lineRule="auto"/>
        <w:ind w:firstLineChars="200" w:firstLine="480"/>
        <w:rPr>
          <w:rFonts w:asciiTheme="majorHAnsi" w:hAnsiTheme="majorHAnsi" w:cs="宋体"/>
          <w:bCs/>
          <w:sz w:val="24"/>
        </w:rPr>
      </w:pPr>
    </w:p>
    <w:p w14:paraId="7F34D460"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如发生下列情况，当事人可以免责：</w:t>
      </w:r>
    </w:p>
    <w:p w14:paraId="28C45240" w14:textId="77777777" w:rsidR="00BD751F" w:rsidRPr="00CF7289" w:rsidRDefault="00BD751F" w:rsidP="00215F09">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、不可抗力；</w:t>
      </w:r>
    </w:p>
    <w:p w14:paraId="0E941FF8" w14:textId="77777777" w:rsidR="00BD751F" w:rsidRPr="00CF7289" w:rsidRDefault="00BD751F" w:rsidP="00CE014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、基金管理人和</w:t>
      </w:r>
      <w:r w:rsidRPr="00CF7289">
        <w:rPr>
          <w:rFonts w:asciiTheme="majorHAnsi" w:hAnsiTheme="majorHAnsi" w:cs="宋体"/>
          <w:bCs/>
          <w:sz w:val="24"/>
        </w:rPr>
        <w:t>/</w:t>
      </w:r>
      <w:r w:rsidRPr="00CF7289">
        <w:rPr>
          <w:rFonts w:asciiTheme="majorHAnsi" w:hAnsiTheme="majorHAnsi" w:cs="宋体"/>
          <w:bCs/>
          <w:sz w:val="24"/>
        </w:rPr>
        <w:t>或基金托管人按照当时有效的法律法规或中国证监会的规定作为或不作为而造成的损失等；</w:t>
      </w:r>
    </w:p>
    <w:p w14:paraId="639B21D7" w14:textId="77777777" w:rsidR="00BD751F" w:rsidRPr="00CF7289" w:rsidRDefault="00BD751F" w:rsidP="00CE014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、基金管理人由于按照基金合同规定的投资原则投资或不投资造成的损失等。</w:t>
      </w:r>
    </w:p>
    <w:p w14:paraId="516E3083" w14:textId="77777777" w:rsidR="00BD751F" w:rsidRPr="00CF7289" w:rsidRDefault="00BD751F" w:rsidP="00F809C8">
      <w:pPr>
        <w:spacing w:line="360" w:lineRule="auto"/>
        <w:ind w:firstLineChars="200" w:firstLine="480"/>
        <w:rPr>
          <w:rFonts w:asciiTheme="majorHAnsi" w:hAnsiTheme="majorHAnsi" w:cs="宋体"/>
          <w:bCs/>
          <w:sz w:val="24"/>
        </w:rPr>
      </w:pPr>
    </w:p>
    <w:p w14:paraId="0B47F1A7" w14:textId="77777777" w:rsidR="00BD751F" w:rsidRPr="00CF7289" w:rsidRDefault="00BD751F" w:rsidP="00F809C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sidRPr="00CF7289">
        <w:rPr>
          <w:rFonts w:asciiTheme="majorHAnsi" w:hAnsiTheme="majorHAnsi" w:cs="宋体"/>
          <w:bCs/>
          <w:sz w:val="24"/>
        </w:rPr>
        <w:t xml:space="preserve"> </w:t>
      </w:r>
    </w:p>
    <w:p w14:paraId="620E41E6" w14:textId="77777777" w:rsidR="00BD751F" w:rsidRPr="00CF7289" w:rsidRDefault="00BD751F" w:rsidP="00F809C8">
      <w:pPr>
        <w:spacing w:line="360" w:lineRule="auto"/>
        <w:ind w:firstLineChars="200" w:firstLine="480"/>
        <w:rPr>
          <w:rFonts w:asciiTheme="majorHAnsi" w:hAnsiTheme="majorHAnsi" w:cs="宋体"/>
          <w:bCs/>
          <w:sz w:val="24"/>
        </w:rPr>
      </w:pPr>
    </w:p>
    <w:p w14:paraId="5802F12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减轻或消除由此造成的影响。</w:t>
      </w:r>
    </w:p>
    <w:p w14:paraId="03EAC595" w14:textId="77777777" w:rsidR="00BD751F" w:rsidRPr="00CF7289" w:rsidRDefault="00BD751F" w:rsidP="00993134">
      <w:pPr>
        <w:spacing w:line="360" w:lineRule="auto"/>
        <w:ind w:firstLineChars="200" w:firstLine="480"/>
        <w:rPr>
          <w:rFonts w:asciiTheme="majorHAnsi" w:hAnsiTheme="majorHAnsi" w:cs="宋体"/>
          <w:bCs/>
          <w:sz w:val="24"/>
        </w:rPr>
      </w:pPr>
    </w:p>
    <w:p w14:paraId="60AA9921" w14:textId="77777777" w:rsidR="00BD751F" w:rsidRPr="00CF7289" w:rsidRDefault="00BD751F" w:rsidP="00215F09">
      <w:pPr>
        <w:spacing w:line="360" w:lineRule="auto"/>
        <w:ind w:firstLineChars="200" w:firstLine="480"/>
        <w:rPr>
          <w:rFonts w:asciiTheme="majorHAnsi" w:hAnsiTheme="majorHAnsi" w:cs="宋体"/>
          <w:bCs/>
          <w:sz w:val="24"/>
        </w:rPr>
      </w:pPr>
    </w:p>
    <w:p w14:paraId="0BC16314" w14:textId="77777777" w:rsidR="00BD751F" w:rsidRPr="00CF7289" w:rsidRDefault="00BD751F" w:rsidP="00CE014A">
      <w:pPr>
        <w:spacing w:line="360" w:lineRule="auto"/>
        <w:ind w:firstLineChars="200" w:firstLine="480"/>
        <w:rPr>
          <w:rFonts w:asciiTheme="majorHAnsi" w:hAnsiTheme="majorHAnsi" w:cs="宋体"/>
          <w:bCs/>
          <w:sz w:val="24"/>
        </w:rPr>
      </w:pPr>
    </w:p>
    <w:p w14:paraId="1502B2D0" w14:textId="77777777" w:rsidR="00BD751F" w:rsidRPr="00CF7289" w:rsidRDefault="00BD751F" w:rsidP="00CE014A">
      <w:pPr>
        <w:spacing w:line="360" w:lineRule="auto"/>
        <w:ind w:firstLineChars="200" w:firstLine="480"/>
        <w:rPr>
          <w:rFonts w:asciiTheme="majorHAnsi" w:hAnsiTheme="majorHAnsi" w:cs="宋体"/>
          <w:bCs/>
          <w:sz w:val="24"/>
        </w:rPr>
      </w:pPr>
    </w:p>
    <w:p w14:paraId="2392800D"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rPr>
        <w:br w:type="page"/>
      </w:r>
      <w:bookmarkStart w:id="940" w:name="_Toc3319"/>
      <w:bookmarkStart w:id="941" w:name="_Toc23999"/>
      <w:bookmarkStart w:id="942" w:name="_Toc21983"/>
      <w:bookmarkStart w:id="943" w:name="_Toc30350"/>
      <w:bookmarkStart w:id="944" w:name="_Toc24923"/>
      <w:bookmarkStart w:id="945" w:name="_Toc7288"/>
      <w:bookmarkStart w:id="946" w:name="_Toc141703902"/>
      <w:bookmarkStart w:id="947" w:name="_Toc6110"/>
      <w:bookmarkStart w:id="948" w:name="_Toc139991751"/>
      <w:bookmarkStart w:id="949" w:name="_Toc123112249"/>
      <w:bookmarkStart w:id="950" w:name="_Toc123102468"/>
      <w:bookmarkStart w:id="951" w:name="_Toc123051467"/>
      <w:bookmarkStart w:id="952" w:name="_Toc98560366"/>
      <w:bookmarkStart w:id="953" w:name="_Toc1790"/>
      <w:bookmarkStart w:id="954" w:name="_Toc25651"/>
      <w:bookmarkStart w:id="955" w:name="_Toc6202"/>
      <w:bookmarkStart w:id="956" w:name="_Toc8636"/>
      <w:r w:rsidRPr="00CF7289">
        <w:rPr>
          <w:rFonts w:asciiTheme="majorHAnsi" w:hAnsiTheme="majorHAnsi" w:cs="宋体"/>
          <w:color w:val="auto"/>
          <w:sz w:val="30"/>
        </w:rPr>
        <w:lastRenderedPageBreak/>
        <w:t>第二十一部分</w:t>
      </w:r>
      <w:r w:rsidRPr="00CF7289">
        <w:rPr>
          <w:rFonts w:asciiTheme="majorHAnsi" w:hAnsiTheme="majorHAnsi" w:cs="宋体"/>
          <w:color w:val="auto"/>
          <w:sz w:val="30"/>
        </w:rPr>
        <w:t xml:space="preserve">  </w:t>
      </w:r>
      <w:r w:rsidRPr="00CF7289">
        <w:rPr>
          <w:rFonts w:asciiTheme="majorHAnsi" w:hAnsiTheme="majorHAnsi" w:cs="宋体"/>
          <w:color w:val="auto"/>
          <w:sz w:val="30"/>
        </w:rPr>
        <w:t>争议的处理和适用的法律</w:t>
      </w:r>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p>
    <w:p w14:paraId="464725D3" w14:textId="77777777" w:rsidR="00BD751F" w:rsidRPr="00CF7289" w:rsidRDefault="00BD751F">
      <w:pPr>
        <w:spacing w:line="360" w:lineRule="auto"/>
        <w:ind w:firstLineChars="200" w:firstLine="480"/>
        <w:rPr>
          <w:rFonts w:asciiTheme="majorHAnsi" w:hAnsiTheme="majorHAnsi" w:cs="宋体"/>
          <w:bCs/>
          <w:sz w:val="24"/>
        </w:rPr>
      </w:pPr>
    </w:p>
    <w:p w14:paraId="3282E4D9" w14:textId="71651DA4"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bCs/>
          <w:sz w:val="24"/>
        </w:rPr>
        <w:t>各方当事人同意，因《基金合同》而产生的或与《基金合同》有关的一切争议，《基金合同》当事人应尽量通过协商、调解途径解决。如经友好协商未能解决的，任何一方均有权将争议提交</w:t>
      </w:r>
      <w:ins w:id="957" w:author="郑雅雯" w:date="2020-08-12T09:59:00Z">
        <w:r w:rsidR="00733F0C" w:rsidRPr="007B10F5">
          <w:rPr>
            <w:rFonts w:hint="eastAsia"/>
            <w:bCs/>
            <w:sz w:val="24"/>
          </w:rPr>
          <w:t>深圳国际仲裁院</w:t>
        </w:r>
      </w:ins>
      <w:del w:id="958" w:author="郑雅雯" w:date="2020-08-12T09:59:00Z">
        <w:r w:rsidRPr="00CF7289" w:rsidDel="00733F0C">
          <w:rPr>
            <w:rFonts w:asciiTheme="majorHAnsi" w:hAnsiTheme="majorHAnsi"/>
            <w:bCs/>
            <w:sz w:val="24"/>
          </w:rPr>
          <w:delText>华南国际经济贸易仲裁委员会</w:delText>
        </w:r>
      </w:del>
      <w:r w:rsidRPr="00CF7289">
        <w:rPr>
          <w:rFonts w:asciiTheme="majorHAnsi" w:hAnsiTheme="majorHAnsi"/>
          <w:bCs/>
          <w:sz w:val="24"/>
        </w:rPr>
        <w:t>，按照</w:t>
      </w:r>
      <w:ins w:id="959" w:author="郑雅雯" w:date="2020-08-12T09:59:00Z">
        <w:r w:rsidR="00733F0C" w:rsidRPr="007B10F5">
          <w:rPr>
            <w:rFonts w:hint="eastAsia"/>
            <w:bCs/>
            <w:sz w:val="24"/>
          </w:rPr>
          <w:t>深圳国际仲裁院</w:t>
        </w:r>
      </w:ins>
      <w:del w:id="960" w:author="郑雅雯" w:date="2020-08-12T09:59:00Z">
        <w:r w:rsidR="000E4951" w:rsidRPr="00CF7289" w:rsidDel="00733F0C">
          <w:rPr>
            <w:rFonts w:asciiTheme="majorHAnsi" w:hAnsiTheme="majorHAnsi"/>
            <w:bCs/>
            <w:sz w:val="24"/>
          </w:rPr>
          <w:delText>华南</w:delText>
        </w:r>
        <w:r w:rsidRPr="00CF7289" w:rsidDel="00733F0C">
          <w:rPr>
            <w:rFonts w:asciiTheme="majorHAnsi" w:hAnsiTheme="majorHAnsi"/>
            <w:bCs/>
            <w:sz w:val="24"/>
          </w:rPr>
          <w:delText>国际经济贸易仲裁委员会</w:delText>
        </w:r>
      </w:del>
      <w:r w:rsidRPr="00CF7289">
        <w:rPr>
          <w:rFonts w:asciiTheme="majorHAnsi" w:hAnsiTheme="majorHAnsi"/>
          <w:bCs/>
          <w:sz w:val="24"/>
        </w:rPr>
        <w:t>届时有效的仲裁规则进行仲裁。仲裁地点为深圳市。仲裁裁决是终局的，对各方当事人均有约束力，</w:t>
      </w:r>
      <w:r w:rsidRPr="00CF7289">
        <w:rPr>
          <w:rFonts w:asciiTheme="majorHAnsi" w:hAnsiTheme="majorHAnsi"/>
          <w:sz w:val="24"/>
        </w:rPr>
        <w:t>仲裁费用由败诉方承担</w:t>
      </w:r>
      <w:r w:rsidRPr="00CF7289">
        <w:rPr>
          <w:rFonts w:asciiTheme="majorHAnsi" w:hAnsiTheme="majorHAnsi"/>
        </w:rPr>
        <w:t>，</w:t>
      </w:r>
      <w:r w:rsidRPr="00CF7289">
        <w:rPr>
          <w:rFonts w:asciiTheme="majorHAnsi" w:hAnsiTheme="majorHAnsi"/>
          <w:sz w:val="24"/>
        </w:rPr>
        <w:t>除非仲裁裁决另有决定。</w:t>
      </w:r>
    </w:p>
    <w:p w14:paraId="6292207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bCs/>
          <w:sz w:val="24"/>
        </w:rPr>
        <w:t>争议处理期间，《基金合同》当事人应恪守各自的职责，继续忠实、勤勉、尽责地履行《基金合同》规定的义务，维护基金份额持有人的合法权益。</w:t>
      </w:r>
    </w:p>
    <w:p w14:paraId="1AF4419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《基金合同》受中国法律管辖。</w:t>
      </w:r>
    </w:p>
    <w:p w14:paraId="2784CE7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br w:type="page"/>
      </w:r>
    </w:p>
    <w:p w14:paraId="2CF277B0" w14:textId="77777777" w:rsidR="00BD751F" w:rsidRPr="00CF7289" w:rsidRDefault="00BD751F">
      <w:pPr>
        <w:pStyle w:val="1"/>
        <w:spacing w:before="0" w:after="0"/>
        <w:jc w:val="center"/>
        <w:rPr>
          <w:rFonts w:asciiTheme="majorHAnsi" w:hAnsiTheme="majorHAnsi" w:cs="宋体"/>
          <w:color w:val="auto"/>
          <w:sz w:val="30"/>
        </w:rPr>
      </w:pPr>
      <w:bookmarkStart w:id="961" w:name="_Toc8703"/>
      <w:bookmarkStart w:id="962" w:name="_Toc31966"/>
      <w:bookmarkStart w:id="963" w:name="_Toc29505"/>
      <w:bookmarkStart w:id="964" w:name="_Toc141703903"/>
      <w:bookmarkStart w:id="965" w:name="_Toc8454"/>
      <w:bookmarkStart w:id="966" w:name="_Toc123102469"/>
      <w:bookmarkStart w:id="967" w:name="_Toc123112250"/>
      <w:bookmarkStart w:id="968" w:name="_Toc26461"/>
      <w:bookmarkStart w:id="969" w:name="_Toc2532"/>
      <w:bookmarkStart w:id="970" w:name="_Toc123051468"/>
      <w:bookmarkStart w:id="971" w:name="_Toc11618"/>
      <w:bookmarkStart w:id="972" w:name="_Toc20350"/>
      <w:bookmarkStart w:id="973" w:name="_Toc484"/>
      <w:bookmarkStart w:id="974" w:name="_Toc139991752"/>
      <w:bookmarkStart w:id="975" w:name="_Toc23991"/>
      <w:bookmarkStart w:id="976" w:name="_Toc28690"/>
      <w:r w:rsidRPr="00CF7289">
        <w:rPr>
          <w:rFonts w:asciiTheme="majorHAnsi" w:hAnsiTheme="majorHAnsi" w:cs="宋体"/>
          <w:color w:val="auto"/>
          <w:sz w:val="30"/>
        </w:rPr>
        <w:lastRenderedPageBreak/>
        <w:t>第二十二部分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基金合同的效力</w:t>
      </w:r>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p>
    <w:p w14:paraId="6CE67274" w14:textId="77777777" w:rsidR="00BD751F" w:rsidRPr="00CF7289" w:rsidRDefault="00BD751F">
      <w:pPr>
        <w:spacing w:line="360" w:lineRule="auto"/>
        <w:ind w:firstLineChars="200" w:firstLine="480"/>
        <w:rPr>
          <w:rFonts w:asciiTheme="majorHAnsi" w:hAnsiTheme="majorHAnsi" w:cs="宋体"/>
          <w:bCs/>
          <w:sz w:val="24"/>
        </w:rPr>
      </w:pPr>
    </w:p>
    <w:p w14:paraId="5FC1ABF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《基金合同》是约定基金合同当事人之间权利义务关系的法律文件。</w:t>
      </w:r>
    </w:p>
    <w:p w14:paraId="23EF559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、《基金合同》经基金管理人、基金托管人双方盖章以及双方法定代表人或授权代表签字或盖章并在募集结束后经基金管理人向中国证监会办理基金备案手续，并经中国证监会书面确认后生效。</w:t>
      </w:r>
    </w:p>
    <w:p w14:paraId="2FB3251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、《基金合同》的有效期自其生效之日起至基金财产清算结果报中国证监会备案并公告之日止。</w:t>
      </w:r>
    </w:p>
    <w:p w14:paraId="06A20B9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、《基金合同》自生效之日起对包括基金管理人、基金托管人和基金份额持有人在内的《基金合同》各方当事人具有同等的法律约束力。</w:t>
      </w:r>
    </w:p>
    <w:p w14:paraId="11A46B5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、《基金合同》正本</w:t>
      </w:r>
      <w:r w:rsidR="004F3591" w:rsidRPr="00CF7289">
        <w:rPr>
          <w:rFonts w:asciiTheme="majorHAnsi" w:hAnsiTheme="majorHAnsi" w:cs="宋体"/>
          <w:bCs/>
          <w:sz w:val="24"/>
        </w:rPr>
        <w:t>一式</w:t>
      </w:r>
      <w:r w:rsidR="004F3591" w:rsidRPr="00CF7289">
        <w:rPr>
          <w:rFonts w:asciiTheme="majorHAnsi" w:hAnsiTheme="majorHAnsi" w:cs="宋体" w:hint="eastAsia"/>
          <w:bCs/>
          <w:sz w:val="24"/>
        </w:rPr>
        <w:t>叁</w:t>
      </w:r>
      <w:r w:rsidR="004F3591" w:rsidRPr="00CF7289">
        <w:rPr>
          <w:rFonts w:asciiTheme="majorHAnsi" w:hAnsiTheme="majorHAnsi" w:cs="宋体"/>
          <w:bCs/>
          <w:sz w:val="24"/>
        </w:rPr>
        <w:t>份</w:t>
      </w:r>
      <w:r w:rsidRPr="00CF7289">
        <w:rPr>
          <w:rFonts w:asciiTheme="majorHAnsi" w:hAnsiTheme="majorHAnsi" w:cs="宋体"/>
          <w:bCs/>
          <w:sz w:val="24"/>
        </w:rPr>
        <w:t>，除上报有关监管机构</w:t>
      </w:r>
      <w:r w:rsidR="004F3591" w:rsidRPr="00CF7289">
        <w:rPr>
          <w:rFonts w:asciiTheme="majorHAnsi" w:hAnsiTheme="majorHAnsi" w:cs="宋体"/>
          <w:bCs/>
          <w:sz w:val="24"/>
        </w:rPr>
        <w:t>一式</w:t>
      </w:r>
      <w:r w:rsidR="003A30C3">
        <w:rPr>
          <w:rFonts w:asciiTheme="majorHAnsi" w:hAnsiTheme="majorHAnsi" w:cs="宋体" w:hint="eastAsia"/>
          <w:bCs/>
          <w:sz w:val="24"/>
        </w:rPr>
        <w:t>壹</w:t>
      </w:r>
      <w:r w:rsidR="004F3591" w:rsidRPr="00CF7289">
        <w:rPr>
          <w:rFonts w:asciiTheme="majorHAnsi" w:hAnsiTheme="majorHAnsi" w:cs="宋体"/>
          <w:bCs/>
          <w:sz w:val="24"/>
        </w:rPr>
        <w:t>份</w:t>
      </w:r>
      <w:r w:rsidRPr="00CF7289">
        <w:rPr>
          <w:rFonts w:asciiTheme="majorHAnsi" w:hAnsiTheme="majorHAnsi" w:cs="宋体"/>
          <w:bCs/>
          <w:sz w:val="24"/>
        </w:rPr>
        <w:t>外，基金管理人、基金托管人各持有</w:t>
      </w:r>
      <w:r w:rsidR="003A30C3">
        <w:rPr>
          <w:rFonts w:asciiTheme="majorHAnsi" w:hAnsiTheme="majorHAnsi" w:cs="宋体" w:hint="eastAsia"/>
          <w:bCs/>
          <w:sz w:val="24"/>
        </w:rPr>
        <w:t>壹</w:t>
      </w:r>
      <w:r w:rsidRPr="00CF7289">
        <w:rPr>
          <w:rFonts w:asciiTheme="majorHAnsi" w:hAnsiTheme="majorHAnsi" w:cs="宋体"/>
          <w:bCs/>
          <w:sz w:val="24"/>
        </w:rPr>
        <w:t>份，每份具有同等的法律效力。</w:t>
      </w:r>
    </w:p>
    <w:p w14:paraId="6BB6B24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、《基金合同》可印制成册，供投资者在基金管理人、基金托管人、销售机构的办公场所和营业场所查阅。</w:t>
      </w:r>
    </w:p>
    <w:p w14:paraId="5AE17D05"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rPr>
        <w:br w:type="page"/>
      </w:r>
      <w:bookmarkStart w:id="977" w:name="_Toc21726"/>
      <w:bookmarkStart w:id="978" w:name="_Toc9704"/>
      <w:r w:rsidRPr="00CF7289">
        <w:rPr>
          <w:rFonts w:asciiTheme="majorHAnsi" w:hAnsiTheme="majorHAnsi" w:cs="宋体"/>
          <w:color w:val="auto"/>
          <w:sz w:val="30"/>
        </w:rPr>
        <w:lastRenderedPageBreak/>
        <w:t>第二十三部分</w:t>
      </w:r>
      <w:r w:rsidRPr="00CF7289">
        <w:rPr>
          <w:rFonts w:asciiTheme="majorHAnsi" w:hAnsiTheme="majorHAnsi" w:cs="宋体"/>
          <w:color w:val="auto"/>
          <w:sz w:val="30"/>
        </w:rPr>
        <w:t xml:space="preserve">  </w:t>
      </w:r>
      <w:r w:rsidRPr="00CF7289">
        <w:rPr>
          <w:rFonts w:asciiTheme="majorHAnsi" w:hAnsiTheme="majorHAnsi" w:cs="宋体"/>
          <w:color w:val="auto"/>
          <w:sz w:val="30"/>
        </w:rPr>
        <w:t>其他事项</w:t>
      </w:r>
      <w:bookmarkEnd w:id="977"/>
      <w:bookmarkEnd w:id="978"/>
    </w:p>
    <w:p w14:paraId="17860A27" w14:textId="77777777" w:rsidR="00BD751F" w:rsidRPr="00CF7289" w:rsidRDefault="00BD751F">
      <w:pPr>
        <w:spacing w:line="360" w:lineRule="auto"/>
        <w:ind w:firstLineChars="200" w:firstLine="480"/>
        <w:rPr>
          <w:rFonts w:asciiTheme="majorHAnsi" w:hAnsiTheme="majorHAnsi" w:cs="宋体"/>
          <w:sz w:val="24"/>
        </w:rPr>
      </w:pPr>
    </w:p>
    <w:p w14:paraId="0C402BC6" w14:textId="77777777" w:rsidR="00BD751F" w:rsidRPr="00CF7289" w:rsidRDefault="00BD751F">
      <w:pPr>
        <w:spacing w:line="360" w:lineRule="auto"/>
        <w:ind w:firstLineChars="200" w:firstLine="480"/>
        <w:rPr>
          <w:rFonts w:asciiTheme="majorHAnsi" w:hAnsiTheme="majorHAnsi" w:cs="宋体"/>
          <w:sz w:val="24"/>
        </w:rPr>
      </w:pPr>
      <w:r w:rsidRPr="00CF7289">
        <w:rPr>
          <w:rFonts w:asciiTheme="majorHAnsi" w:hAnsiTheme="majorHAnsi" w:cs="宋体"/>
          <w:sz w:val="24"/>
        </w:rPr>
        <w:t>《基金合同》如有未尽事宜，由《基金合同》当事人各方按有关法律法规协商解决。</w:t>
      </w:r>
    </w:p>
    <w:p w14:paraId="14DC07D9" w14:textId="77777777" w:rsidR="00BD751F" w:rsidRPr="00CF7289" w:rsidRDefault="00BD751F">
      <w:pPr>
        <w:spacing w:line="360" w:lineRule="auto"/>
        <w:ind w:firstLineChars="200" w:firstLine="480"/>
        <w:rPr>
          <w:rFonts w:asciiTheme="majorHAnsi" w:hAnsiTheme="majorHAnsi" w:cs="宋体"/>
          <w:sz w:val="24"/>
        </w:rPr>
      </w:pPr>
      <w:r w:rsidRPr="00CF7289">
        <w:rPr>
          <w:rFonts w:asciiTheme="majorHAnsi" w:hAnsiTheme="majorHAnsi" w:cs="宋体"/>
          <w:sz w:val="24"/>
        </w:rPr>
        <w:br w:type="page"/>
      </w:r>
    </w:p>
    <w:p w14:paraId="5825DD28" w14:textId="77777777" w:rsidR="00BD751F" w:rsidRPr="00CF7289" w:rsidRDefault="00BD751F">
      <w:pPr>
        <w:pStyle w:val="1"/>
        <w:spacing w:before="0" w:after="0"/>
        <w:jc w:val="center"/>
        <w:rPr>
          <w:rFonts w:asciiTheme="majorHAnsi" w:hAnsiTheme="majorHAnsi" w:cs="宋体"/>
          <w:color w:val="auto"/>
          <w:sz w:val="30"/>
        </w:rPr>
      </w:pPr>
      <w:bookmarkStart w:id="979" w:name="_Toc141703905"/>
      <w:bookmarkStart w:id="980" w:name="_Toc9054"/>
      <w:bookmarkStart w:id="981" w:name="_Toc21122"/>
      <w:bookmarkStart w:id="982" w:name="_Toc17263"/>
      <w:bookmarkStart w:id="983" w:name="_Toc5108"/>
      <w:bookmarkStart w:id="984" w:name="_Toc32355"/>
      <w:bookmarkStart w:id="985" w:name="_Toc20098"/>
      <w:bookmarkStart w:id="986" w:name="_Toc1360"/>
      <w:bookmarkStart w:id="987" w:name="_Toc15664"/>
      <w:bookmarkStart w:id="988" w:name="_Toc12499"/>
      <w:bookmarkStart w:id="989" w:name="_Toc7437"/>
      <w:bookmarkStart w:id="990" w:name="_Toc15045"/>
      <w:commentRangeStart w:id="991"/>
      <w:r w:rsidRPr="00CF7289">
        <w:rPr>
          <w:rFonts w:asciiTheme="majorHAnsi" w:hAnsiTheme="majorHAnsi" w:cs="宋体"/>
          <w:color w:val="auto"/>
          <w:sz w:val="30"/>
        </w:rPr>
        <w:lastRenderedPageBreak/>
        <w:t>第二十四部分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基金合同内容摘要</w:t>
      </w:r>
      <w:bookmarkEnd w:id="215"/>
      <w:bookmarkEnd w:id="216"/>
      <w:bookmarkEnd w:id="979"/>
      <w:bookmarkEnd w:id="980"/>
      <w:bookmarkEnd w:id="981"/>
      <w:bookmarkEnd w:id="982"/>
      <w:bookmarkEnd w:id="983"/>
      <w:bookmarkEnd w:id="984"/>
      <w:bookmarkEnd w:id="985"/>
      <w:bookmarkEnd w:id="986"/>
      <w:bookmarkEnd w:id="987"/>
      <w:bookmarkEnd w:id="988"/>
      <w:bookmarkEnd w:id="989"/>
      <w:bookmarkEnd w:id="990"/>
      <w:commentRangeEnd w:id="991"/>
      <w:r w:rsidR="00762FFE">
        <w:rPr>
          <w:rStyle w:val="a6"/>
          <w:rFonts w:ascii="Times New Roman"/>
          <w:b w:val="0"/>
          <w:color w:val="auto"/>
          <w:kern w:val="2"/>
        </w:rPr>
        <w:commentReference w:id="991"/>
      </w:r>
    </w:p>
    <w:p w14:paraId="3FA232C1" w14:textId="77777777" w:rsidR="00BD751F" w:rsidRPr="00CF7289" w:rsidRDefault="00BD751F">
      <w:pPr>
        <w:autoSpaceDE w:val="0"/>
        <w:autoSpaceDN w:val="0"/>
        <w:adjustRightInd w:val="0"/>
        <w:spacing w:line="360" w:lineRule="auto"/>
        <w:ind w:firstLineChars="200" w:firstLine="420"/>
        <w:jc w:val="right"/>
        <w:rPr>
          <w:rFonts w:asciiTheme="majorHAnsi" w:hAnsiTheme="majorHAnsi" w:cs="宋体"/>
          <w:bCs/>
        </w:rPr>
      </w:pPr>
    </w:p>
    <w:p w14:paraId="4C81ED2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一、基金份额持有人、基金管理人和基金托管人的权利、义务</w:t>
      </w:r>
    </w:p>
    <w:p w14:paraId="2F74DA1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（一）基金份额持有人的权利、义务</w:t>
      </w:r>
    </w:p>
    <w:p w14:paraId="30DFC98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投资者持有本基金基金份额的行为即视为对《基金合同》的承认和接受，基金投资者自依据《基金合同》取得基金份额，即成为本基金的基金份额持有人和《基金合同》的当事人，直至其不再持有本基金的基金份额。基金份额持有人作为《基金合同》当事人并不以在《基金合同》上书面签章或签字为必要条件。</w:t>
      </w:r>
    </w:p>
    <w:p w14:paraId="1441F3D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同一类别每份基金份额具有同等的合法权益。</w:t>
      </w:r>
    </w:p>
    <w:p w14:paraId="4135404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1、根据《基金法》、《运作办法》及其他有关规定，基金份额持有人的权利包括但不限于：</w:t>
      </w:r>
    </w:p>
    <w:p w14:paraId="32EE9E5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（1）分享基金财产收益；</w:t>
      </w:r>
    </w:p>
    <w:p w14:paraId="073DF15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（2）参与分配清算后的剩余基金财产；</w:t>
      </w:r>
    </w:p>
    <w:p w14:paraId="6E612A4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（3）依法申请赎回或转让其持有的基金份额；</w:t>
      </w:r>
    </w:p>
    <w:p w14:paraId="209F565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（4）按照规定要求召开基金份额持有人大会或召集基金份额持有人大会；</w:t>
      </w:r>
    </w:p>
    <w:p w14:paraId="1BC0D16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（5）出席或者委派代表出席基金份额持有人大会，对基金份额持有人大会审议事项行使表决权；</w:t>
      </w:r>
    </w:p>
    <w:p w14:paraId="4F2D346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（6）查阅或者复制公开披露的基金信息资料；</w:t>
      </w:r>
    </w:p>
    <w:p w14:paraId="144130A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（7）监督基金管理人的投资运作；</w:t>
      </w:r>
    </w:p>
    <w:p w14:paraId="23F48EE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（8）对基金管理人、基金托管人、基金服务机构损害其合法权益的行为依法提起诉讼或仲裁；</w:t>
      </w:r>
    </w:p>
    <w:p w14:paraId="781BD12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（9）法律法规及中国证监会规定的和《基金合同》约定的其他权利。</w:t>
      </w:r>
    </w:p>
    <w:p w14:paraId="5E344BD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2、根据《基金法》、《运作办法》及其他有关规定，基金份额持有人的义务包括但不限于：</w:t>
      </w:r>
    </w:p>
    <w:p w14:paraId="174F573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（1）认真阅读并遵守《基金合同》、招募说明书等信息披露文件；</w:t>
      </w:r>
    </w:p>
    <w:p w14:paraId="59D0E0F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（2）了解所投资基金产品，了解自身风险承受能力，自主判断基金的投资价值，自主做出投资决策，自行承担投资风险；</w:t>
      </w:r>
    </w:p>
    <w:p w14:paraId="3D527E3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（3）关注基金信息披露，及时行使权利和履行义务；</w:t>
      </w:r>
    </w:p>
    <w:p w14:paraId="20C0660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（4）缴纳基金认购、申购款项及法律法规和《基金合同》所规定的费用；</w:t>
      </w:r>
    </w:p>
    <w:p w14:paraId="101641C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lastRenderedPageBreak/>
        <w:t>（5）在其持有的基金份额范围内，承担基金亏损或者《基金合同》终止的有限责任；</w:t>
      </w:r>
    </w:p>
    <w:p w14:paraId="40E5599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（6）不从事任何有损基金及其他《基金合同》当事人合法权益的活动；</w:t>
      </w:r>
    </w:p>
    <w:p w14:paraId="39AAAC7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（7）执行生效的基金份额持有人大会的决议；</w:t>
      </w:r>
    </w:p>
    <w:p w14:paraId="63A7AE1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（8）返还在基金交易过程中因任何原因获得的不当得利；</w:t>
      </w:r>
    </w:p>
    <w:p w14:paraId="32CFA10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（9）发起资金提供方认购的基金份额持有期限自基金合同生效之日起不少于3年；</w:t>
      </w:r>
    </w:p>
    <w:p w14:paraId="62611AC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（10）法律法规及中国证监会规定的和《基金合同》约定的其他义务。</w:t>
      </w:r>
    </w:p>
    <w:p w14:paraId="424D159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（二）基金管理人的权利、义务</w:t>
      </w:r>
    </w:p>
    <w:p w14:paraId="22421EC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1、根据《基金法》、《运作办法》及其他有关规定，基金管理人的权利包括但不限于：</w:t>
      </w:r>
    </w:p>
    <w:p w14:paraId="5DA3280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（1）依法募集资金；</w:t>
      </w:r>
    </w:p>
    <w:p w14:paraId="5743AB2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（2）自《基金合同》生效之日起，根据法律法规和《基金合同》独立运用并管理基金财产；</w:t>
      </w:r>
    </w:p>
    <w:p w14:paraId="5A09AE6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（3）依照《基金合同》收取基金管理费以及法律法规规定或中国证监会批准的其他费用；</w:t>
      </w:r>
    </w:p>
    <w:p w14:paraId="4074072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（4）销售基金份额；</w:t>
      </w:r>
    </w:p>
    <w:p w14:paraId="3E4307F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（5）按照规定召集基金份额持有人大会；</w:t>
      </w:r>
    </w:p>
    <w:p w14:paraId="2C9522F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（6）依据《基金合同》及有关法律规定监督基金托管人，如认为基金托管人违反了《基金合同》及国家有关法律规定，应呈报中国证监会和其他监管部门，并采取必要措施保护基金投资者的利益；</w:t>
      </w:r>
    </w:p>
    <w:p w14:paraId="706B12D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（7）在基金托管人更换时，提名新的基金托管人；</w:t>
      </w:r>
    </w:p>
    <w:p w14:paraId="56BF2D1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（8）选择、更换基金销售机构，对基金销售机构的相关行为进行监督和处理； </w:t>
      </w:r>
    </w:p>
    <w:p w14:paraId="7F314A1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（9）担任或委托其他符合条件的机构担任基金登记机构办理基金登记业务并获得《基金合同》规定的费用； </w:t>
      </w:r>
    </w:p>
    <w:p w14:paraId="20F3DE1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（10）依据《基金合同》及有关法律规定决定基金收益的分配方案；</w:t>
      </w:r>
    </w:p>
    <w:p w14:paraId="469C303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（11）在《基金合同》约定的范围内，拒绝或暂停受理申购、赎回和转换申请； </w:t>
      </w:r>
    </w:p>
    <w:p w14:paraId="70F34EC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lastRenderedPageBreak/>
        <w:t>（12）依照法律法规为基金的利益对被投资公司行使股东权利，为基金的利益行使因基金财产投资于证券所产生的权利；</w:t>
      </w:r>
    </w:p>
    <w:p w14:paraId="41211D9A" w14:textId="2C45A8F4"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（13）在法律法规允许的前提下，为基金的利益依法进行融资、融券</w:t>
      </w:r>
      <w:ins w:id="992" w:author="郑雅雯" w:date="2020-08-27T23:16:00Z">
        <w:r w:rsidR="005D728A" w:rsidRPr="000C18DC">
          <w:rPr>
            <w:rFonts w:asciiTheme="majorHAnsi" w:hAnsiTheme="majorHAnsi" w:cs="宋体" w:hint="eastAsia"/>
            <w:bCs/>
            <w:sz w:val="24"/>
          </w:rPr>
          <w:t>及转融通证券出借业务</w:t>
        </w:r>
      </w:ins>
      <w:r w:rsidRPr="00CF7289">
        <w:rPr>
          <w:rFonts w:ascii="宋体" w:hAnsi="宋体" w:hint="eastAsia"/>
          <w:sz w:val="24"/>
          <w:szCs w:val="24"/>
        </w:rPr>
        <w:t xml:space="preserve">； </w:t>
      </w:r>
    </w:p>
    <w:p w14:paraId="2E796E8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（14）以基金管理人的名义，代表基金份额持有人的利益行使诉讼权利或者实施其他法律行为；</w:t>
      </w:r>
    </w:p>
    <w:p w14:paraId="03929CE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（15）选择、更换律师事务所、会计师事务所、证券经纪商、期货经纪机构或其他为基金提供服务的外部机构；</w:t>
      </w:r>
    </w:p>
    <w:p w14:paraId="2A9AB5B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（16）在符合有关法律、法规的前提下，制订和调整有关基金认购、申购、赎回、转换、非交易过户、转托管和收益分配等业务规则；</w:t>
      </w:r>
    </w:p>
    <w:p w14:paraId="0C3A1F3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（17）法律法规及中国证监会规定的和《基金合同》约定的其他权利。</w:t>
      </w:r>
    </w:p>
    <w:p w14:paraId="2CCC9D3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2、根据《基金法》、《运作办法》及其他有关规定，基金管理人的义务包括但不限于：</w:t>
      </w:r>
    </w:p>
    <w:p w14:paraId="40B7C96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（1）依法募集资金，办理或者委托经中国证监会认定的其他机构办理基金份额的发售、申购、赎回和登记事宜；</w:t>
      </w:r>
    </w:p>
    <w:p w14:paraId="65B560E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（2）办理基金备案手续；</w:t>
      </w:r>
    </w:p>
    <w:p w14:paraId="7A52A55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（3）自《基金合同》生效之日起,以诚实信用、谨慎勤勉的原则管理和运用基金财产；</w:t>
      </w:r>
    </w:p>
    <w:p w14:paraId="4F9E531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（4）配备足够的具有专业资格的人员进行基金投资分析、决策，以专业化的经营方式管理和运作基金财产；</w:t>
      </w:r>
    </w:p>
    <w:p w14:paraId="07E5D09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（5）建立健全内部风险控制、监察与稽核、财务管理及人事管理等制度，保证所管理的基金财产和基金管理人的财产相互独立，对所管理的不同基金分别管理，分别记账，进行证券投资；</w:t>
      </w:r>
    </w:p>
    <w:p w14:paraId="16806F7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（6）除依据《基金法》、《基金合同》及其他有关规定外,不得利用基金财产为自己及任何第三人谋取利益，不得委托第三人运作基金财产；</w:t>
      </w:r>
    </w:p>
    <w:p w14:paraId="5841526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（7）依法接受基金托管人的监督；</w:t>
      </w:r>
    </w:p>
    <w:p w14:paraId="5D02B392" w14:textId="26EFFF6B"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（8）采取适当合理的措施使计算基金份额认购、申购、赎回和注销价格的方法符合《基金合同》等法律文件的规定，按有关规定计算并公告</w:t>
      </w:r>
      <w:r w:rsidR="00B71173" w:rsidRPr="00B71173">
        <w:rPr>
          <w:rFonts w:ascii="宋体" w:hAnsi="宋体" w:hint="eastAsia"/>
          <w:sz w:val="24"/>
          <w:szCs w:val="24"/>
        </w:rPr>
        <w:t>基金净值信息</w:t>
      </w:r>
      <w:r w:rsidRPr="00CF7289">
        <w:rPr>
          <w:rFonts w:ascii="宋体" w:hAnsi="宋体" w:hint="eastAsia"/>
          <w:sz w:val="24"/>
          <w:szCs w:val="24"/>
        </w:rPr>
        <w:t>，确定基金份额申购、赎回的价格；</w:t>
      </w:r>
    </w:p>
    <w:p w14:paraId="4BAFE1C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lastRenderedPageBreak/>
        <w:t>（9）进行基金会计核算并编制基金财务会计报告；</w:t>
      </w:r>
    </w:p>
    <w:p w14:paraId="35762F51" w14:textId="602677C6"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（10）编制</w:t>
      </w:r>
      <w:r w:rsidR="00E54890">
        <w:rPr>
          <w:rFonts w:ascii="宋体" w:hAnsi="宋体" w:hint="eastAsia"/>
          <w:sz w:val="24"/>
          <w:szCs w:val="24"/>
        </w:rPr>
        <w:t>季度报告、中期报告和年度报告</w:t>
      </w:r>
      <w:r w:rsidRPr="00CF7289">
        <w:rPr>
          <w:rFonts w:ascii="宋体" w:hAnsi="宋体" w:hint="eastAsia"/>
          <w:sz w:val="24"/>
          <w:szCs w:val="24"/>
        </w:rPr>
        <w:t>；</w:t>
      </w:r>
    </w:p>
    <w:p w14:paraId="120218F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（11）</w:t>
      </w:r>
      <w:r w:rsidRPr="00CF7289">
        <w:rPr>
          <w:rFonts w:ascii="宋体" w:hAnsi="宋体" w:hint="eastAsia"/>
          <w:sz w:val="24"/>
          <w:szCs w:val="24"/>
        </w:rPr>
        <w:tab/>
        <w:t>严格按照《基金法》、《基金合同》及其他有关规定，履行信息披露及报告义务；</w:t>
      </w:r>
    </w:p>
    <w:p w14:paraId="7584435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（12）保守基金商业秘密，不泄露基金投资计划、投资意向等。除《基金法》、《基金合同》及其他有关规定另有规定外，在基金信息公开披露前应予保密，不向他人泄露；</w:t>
      </w:r>
    </w:p>
    <w:p w14:paraId="6E19819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（13）按《基金合同》的约定确定基金收益分配方案，及时向基金份额持有人分配基金收益；</w:t>
      </w:r>
    </w:p>
    <w:p w14:paraId="638D048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（14）按规定受理申购与赎回申请，及时、足额支付赎回款项；</w:t>
      </w:r>
    </w:p>
    <w:p w14:paraId="33F368F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（15）依据《基金法》、《基金合同》及其他有关规定召集基金份额持有人大会或配合基金托管人、基金份额持有人依法召集基金份额持有人大会；</w:t>
      </w:r>
    </w:p>
    <w:p w14:paraId="1C0E8ED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（16）按规定保存基金财产管理业务活动的会计账册、报表、记录和其他相关资料15年以上；</w:t>
      </w:r>
    </w:p>
    <w:p w14:paraId="758BAAE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17）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0A2801A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（18）组织并参加基金财产清算小组，参与基金财产的保管、清理、估价、变现和分配；</w:t>
      </w:r>
    </w:p>
    <w:p w14:paraId="3BD39A2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（19）面临解散、依法被撤销或者被依法宣告破产时，及时报告中国证监会并通知基金托管人；</w:t>
      </w:r>
    </w:p>
    <w:p w14:paraId="3FCE0FD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（20）因违反《基金合同》导致基金财产的损失或损害基金份额持有人合法权益时，应当承担赔偿责任，其赔偿责任不因其退任而免除；</w:t>
      </w:r>
    </w:p>
    <w:p w14:paraId="5F42184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（21）监督基金托管人按法律法规和《基金合同》规定履行自己的义务，基金托管人违反《基金合同》造成基金财产损失时，基金管理人应为基金份额持有人利益向基金托管人追偿；</w:t>
      </w:r>
    </w:p>
    <w:p w14:paraId="05AB051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（22）当基金管理人将其义务委托第三方处理时，应当对第三方处理有关基金事务的行为承担责任；</w:t>
      </w:r>
    </w:p>
    <w:p w14:paraId="0CEFD36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（23）以基金管理人名义，代表基金份额持有人利益行使诉讼权利或实施其</w:t>
      </w:r>
      <w:r w:rsidRPr="00CF7289">
        <w:rPr>
          <w:rFonts w:ascii="宋体" w:hAnsi="宋体" w:hint="eastAsia"/>
          <w:sz w:val="24"/>
          <w:szCs w:val="24"/>
        </w:rPr>
        <w:lastRenderedPageBreak/>
        <w:t>他法律行为；</w:t>
      </w:r>
    </w:p>
    <w:p w14:paraId="678E9E5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（24）基金在募集期间未能达到基金的备案条件，《基金合同》不能生效，基金管理人承担全部募集费用，将已募集资金并加计银行同期活期存款利息在基金募集期结束后30日内退还基金认购人；</w:t>
      </w:r>
    </w:p>
    <w:p w14:paraId="655C593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（25）执行生效的基金份额持有人大会的决议；</w:t>
      </w:r>
    </w:p>
    <w:p w14:paraId="22D7CAB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（26）建立并保存基金份额持有人名册；</w:t>
      </w:r>
    </w:p>
    <w:p w14:paraId="4B8843E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（27）法律法规及中国证监会规定的和《基金合同》约定的其他义务。</w:t>
      </w:r>
    </w:p>
    <w:p w14:paraId="45A250C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（三）基金托管人的权利、义务</w:t>
      </w:r>
    </w:p>
    <w:p w14:paraId="7F00F9C4"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、根据《基金法》、《运作办法》及其他有关规定，基金托管人的权利包括但不限于：</w:t>
      </w:r>
    </w:p>
    <w:p w14:paraId="637AC57E"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）自《基金合同》生效之日起，依法律法规和《基金合同》的规定安全保管基金财产；</w:t>
      </w:r>
    </w:p>
    <w:p w14:paraId="77F76530"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）依《基金合同》约定获得基金托管费以及法律法规规定或监管部门批准的其他费用；</w:t>
      </w:r>
    </w:p>
    <w:p w14:paraId="68F1CA49"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1EEA496F"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）根据相关市场规则，为基金开设</w:t>
      </w:r>
      <w:r w:rsidRPr="00CF7289">
        <w:rPr>
          <w:rFonts w:asciiTheme="majorHAnsi" w:hAnsiTheme="majorHAnsi" w:cs="宋体" w:hint="eastAsia"/>
          <w:bCs/>
          <w:sz w:val="24"/>
        </w:rPr>
        <w:t>资金账户、</w:t>
      </w:r>
      <w:r w:rsidRPr="00CF7289">
        <w:rPr>
          <w:rFonts w:asciiTheme="majorHAnsi" w:hAnsiTheme="majorHAnsi" w:cs="宋体"/>
          <w:bCs/>
          <w:sz w:val="24"/>
        </w:rPr>
        <w:t>证券账户</w:t>
      </w:r>
      <w:r w:rsidRPr="00CF7289">
        <w:rPr>
          <w:rFonts w:asciiTheme="majorHAnsi" w:hAnsiTheme="majorHAnsi" w:cs="宋体" w:hint="eastAsia"/>
          <w:bCs/>
          <w:sz w:val="24"/>
        </w:rPr>
        <w:t>等投资所需账户</w:t>
      </w:r>
      <w:r w:rsidRPr="00CF7289">
        <w:rPr>
          <w:rFonts w:asciiTheme="majorHAnsi" w:hAnsiTheme="majorHAnsi" w:cs="宋体"/>
          <w:bCs/>
          <w:sz w:val="24"/>
        </w:rPr>
        <w:t>、为基金办理证券</w:t>
      </w:r>
      <w:r w:rsidRPr="00CF7289">
        <w:rPr>
          <w:rFonts w:asciiTheme="majorHAnsi" w:hAnsiTheme="majorHAnsi" w:cs="宋体" w:hint="eastAsia"/>
          <w:bCs/>
          <w:sz w:val="24"/>
        </w:rPr>
        <w:t>、期货</w:t>
      </w:r>
      <w:r w:rsidRPr="00CF7289">
        <w:rPr>
          <w:rFonts w:asciiTheme="majorHAnsi" w:hAnsiTheme="majorHAnsi" w:cs="宋体"/>
          <w:bCs/>
          <w:sz w:val="24"/>
        </w:rPr>
        <w:t>交易资金清算。</w:t>
      </w:r>
    </w:p>
    <w:p w14:paraId="1D0FE4EB"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）提议召开或召集基金份额持有人大会；</w:t>
      </w:r>
    </w:p>
    <w:p w14:paraId="05CDCAB0"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）在基金管理人更换时，提名新的基金管理人；</w:t>
      </w:r>
    </w:p>
    <w:p w14:paraId="42E58812"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）法律法规及中国证监会规定的和《基金合同》约定的其他权利。</w:t>
      </w:r>
    </w:p>
    <w:p w14:paraId="7AA1F4F9"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、根据《基金法》、《运作办法》及其他有关规定，基金托管人的义务包括但不限于：</w:t>
      </w:r>
    </w:p>
    <w:p w14:paraId="323FFDE0"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）以诚实信用、勤勉尽责的原则持有并安全保管基金财产；</w:t>
      </w:r>
    </w:p>
    <w:p w14:paraId="5BFB594F"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）设立专门的基金托管部门，具有符合要求的营业场所，配备足够的、合格的熟悉基金托管业务的专职人员，负责基金财产托管事宜；</w:t>
      </w:r>
    </w:p>
    <w:p w14:paraId="549E0ADB"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）建立健全内部风险控制、监察与稽核、财务管理及人事管理等制度，确保基金财产的安全，保证其托管的基金财产与基金托管人自有财产以及不同的</w:t>
      </w:r>
      <w:r w:rsidRPr="00CF7289">
        <w:rPr>
          <w:rFonts w:asciiTheme="majorHAnsi" w:hAnsiTheme="majorHAnsi" w:cs="宋体"/>
          <w:bCs/>
          <w:sz w:val="24"/>
        </w:rPr>
        <w:lastRenderedPageBreak/>
        <w:t>基金财产相互独立；对所托管的不同的基金分别设置账户，独立核算，分账管理，保证不同基金之间在账户设置、资金划拨、账册记录等方面相互独立；</w:t>
      </w:r>
    </w:p>
    <w:p w14:paraId="4E13679F"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）除依据《基金法》、《基金合同》及其他有关规定外，不得利用基金财产为自己及任何第三人谋取利益，不得委托第三人托管基金财产；</w:t>
      </w:r>
    </w:p>
    <w:p w14:paraId="597B2676"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）保管由基金管理人代表基金签订的与基金有关的重大合同及有关凭证；</w:t>
      </w:r>
    </w:p>
    <w:p w14:paraId="647F65B1"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）按规定开设基金财产的资金账户和证券账户</w:t>
      </w:r>
      <w:r w:rsidRPr="00CF7289">
        <w:rPr>
          <w:rFonts w:asciiTheme="majorHAnsi" w:hAnsiTheme="majorHAnsi" w:cs="宋体" w:hint="eastAsia"/>
          <w:bCs/>
          <w:sz w:val="24"/>
        </w:rPr>
        <w:t>等投资所需账户</w:t>
      </w:r>
      <w:r w:rsidRPr="00CF7289">
        <w:rPr>
          <w:rFonts w:asciiTheme="majorHAnsi" w:hAnsiTheme="majorHAnsi" w:cs="宋体"/>
          <w:bCs/>
          <w:sz w:val="24"/>
        </w:rPr>
        <w:t>，按照《基金合同》的约定，根据基金管理人的投资指令，及时办理清算、交割事宜；</w:t>
      </w:r>
    </w:p>
    <w:p w14:paraId="066D1590"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）保守基金商业秘密，除《基金法》、《基金合同》及其他有关规定另有规定外，在基金信息公开披露前予以保密，不得向他人泄露；</w:t>
      </w:r>
    </w:p>
    <w:p w14:paraId="21E0FC1F" w14:textId="4DBCD8C8"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8</w:t>
      </w:r>
      <w:r w:rsidRPr="00CF7289">
        <w:rPr>
          <w:rFonts w:asciiTheme="majorHAnsi" w:hAnsiTheme="majorHAnsi" w:cs="宋体"/>
          <w:bCs/>
          <w:sz w:val="24"/>
        </w:rPr>
        <w:t>）复核、审查基金管理人计算的基金资产净值、</w:t>
      </w:r>
      <w:r w:rsidR="009D5C0C" w:rsidRPr="009D5C0C">
        <w:rPr>
          <w:rFonts w:asciiTheme="majorHAnsi" w:hAnsiTheme="majorHAnsi" w:cs="宋体" w:hint="eastAsia"/>
          <w:bCs/>
          <w:sz w:val="24"/>
        </w:rPr>
        <w:t>各类基金份额净值、</w:t>
      </w:r>
      <w:r w:rsidRPr="00CF7289">
        <w:rPr>
          <w:rFonts w:asciiTheme="majorHAnsi" w:hAnsiTheme="majorHAnsi" w:cs="宋体"/>
          <w:bCs/>
          <w:sz w:val="24"/>
        </w:rPr>
        <w:t>基金份额申购、赎回价格；</w:t>
      </w:r>
    </w:p>
    <w:p w14:paraId="4F34FDB0"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9</w:t>
      </w:r>
      <w:r w:rsidRPr="00CF7289">
        <w:rPr>
          <w:rFonts w:asciiTheme="majorHAnsi" w:hAnsiTheme="majorHAnsi" w:cs="宋体"/>
          <w:bCs/>
          <w:sz w:val="24"/>
        </w:rPr>
        <w:t>）办理与基金托管业务活动有关的信息披露事项；</w:t>
      </w:r>
    </w:p>
    <w:p w14:paraId="3EF52D44" w14:textId="3ECDC0D8"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10</w:t>
      </w:r>
      <w:r w:rsidRPr="00CF7289">
        <w:rPr>
          <w:rFonts w:asciiTheme="majorHAnsi" w:hAnsiTheme="majorHAnsi" w:cs="宋体"/>
          <w:bCs/>
          <w:sz w:val="24"/>
        </w:rPr>
        <w:t>）对基金财务会计报告、</w:t>
      </w:r>
      <w:r w:rsidR="00E54890">
        <w:rPr>
          <w:rFonts w:asciiTheme="majorHAnsi" w:hAnsiTheme="majorHAnsi" w:cs="宋体"/>
          <w:bCs/>
          <w:sz w:val="24"/>
        </w:rPr>
        <w:t>季度报告、中期报告和年度报告</w:t>
      </w:r>
      <w:r w:rsidRPr="00CF7289">
        <w:rPr>
          <w:rFonts w:asciiTheme="majorHAnsi" w:hAnsiTheme="majorHAnsi" w:cs="宋体"/>
          <w:bCs/>
          <w:sz w:val="24"/>
        </w:rPr>
        <w:t>出具意见，说明基金管理人在各重要方面的运作是否严格按照《基金合同》的规定进行；如果基金管理人有未执行《基金合同》规定的行为，还应当说明基金托管人是否采取了适当的措施；</w:t>
      </w:r>
    </w:p>
    <w:p w14:paraId="5ED66BDC" w14:textId="0AFCE610"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11</w:t>
      </w:r>
      <w:r w:rsidRPr="00CF7289">
        <w:rPr>
          <w:rFonts w:asciiTheme="majorHAnsi" w:hAnsiTheme="majorHAnsi" w:cs="宋体"/>
          <w:bCs/>
          <w:sz w:val="24"/>
        </w:rPr>
        <w:t>）保存基金托管业务活动的记录、账册、报表和其他相关资料</w:t>
      </w:r>
      <w:ins w:id="993" w:author="郑雅雯" w:date="2020-08-27T23:17:00Z">
        <w:r w:rsidR="005D728A" w:rsidRPr="005D728A">
          <w:rPr>
            <w:rFonts w:asciiTheme="majorHAnsi" w:hAnsiTheme="majorHAnsi" w:cs="宋体" w:hint="eastAsia"/>
            <w:bCs/>
            <w:sz w:val="24"/>
          </w:rPr>
          <w:t>不低于法律法规规定的最低期限</w:t>
        </w:r>
      </w:ins>
      <w:del w:id="994" w:author="郑雅雯" w:date="2020-08-27T23:17:00Z">
        <w:r w:rsidRPr="00CF7289" w:rsidDel="005D728A">
          <w:rPr>
            <w:rFonts w:asciiTheme="majorHAnsi" w:hAnsiTheme="majorHAnsi" w:cs="宋体"/>
            <w:bCs/>
            <w:sz w:val="24"/>
          </w:rPr>
          <w:delText>15</w:delText>
        </w:r>
        <w:r w:rsidRPr="00CF7289" w:rsidDel="005D728A">
          <w:rPr>
            <w:rFonts w:asciiTheme="majorHAnsi" w:hAnsiTheme="majorHAnsi" w:cs="宋体"/>
            <w:bCs/>
            <w:sz w:val="24"/>
          </w:rPr>
          <w:delText>年以上</w:delText>
        </w:r>
      </w:del>
      <w:r w:rsidRPr="00CF7289">
        <w:rPr>
          <w:rFonts w:asciiTheme="majorHAnsi" w:hAnsiTheme="majorHAnsi" w:cs="宋体"/>
          <w:bCs/>
          <w:sz w:val="24"/>
        </w:rPr>
        <w:t>；</w:t>
      </w:r>
    </w:p>
    <w:p w14:paraId="62F4AED0"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12</w:t>
      </w:r>
      <w:r w:rsidRPr="00CF7289">
        <w:rPr>
          <w:rFonts w:asciiTheme="majorHAnsi" w:hAnsiTheme="majorHAnsi" w:cs="宋体"/>
          <w:bCs/>
          <w:sz w:val="24"/>
        </w:rPr>
        <w:t>）建立并保存基金份额持有人名册；</w:t>
      </w:r>
    </w:p>
    <w:p w14:paraId="5FE33DDF"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13</w:t>
      </w:r>
      <w:r w:rsidRPr="00CF7289">
        <w:rPr>
          <w:rFonts w:asciiTheme="majorHAnsi" w:hAnsiTheme="majorHAnsi" w:cs="宋体"/>
          <w:bCs/>
          <w:sz w:val="24"/>
        </w:rPr>
        <w:t>）按规定制作相关账册并与基金管理人核对；</w:t>
      </w:r>
    </w:p>
    <w:p w14:paraId="2BC98BD3"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14</w:t>
      </w:r>
      <w:r w:rsidRPr="00CF7289">
        <w:rPr>
          <w:rFonts w:asciiTheme="majorHAnsi" w:hAnsiTheme="majorHAnsi" w:cs="宋体"/>
          <w:bCs/>
          <w:sz w:val="24"/>
        </w:rPr>
        <w:t>）依据基金管理人的指令或有关规定向基金份额持有人支付基金收益和赎回款项；</w:t>
      </w:r>
    </w:p>
    <w:p w14:paraId="6E05E222"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15</w:t>
      </w:r>
      <w:r w:rsidRPr="00CF7289">
        <w:rPr>
          <w:rFonts w:asciiTheme="majorHAnsi" w:hAnsiTheme="majorHAnsi" w:cs="宋体"/>
          <w:bCs/>
          <w:sz w:val="24"/>
        </w:rPr>
        <w:t>）依据《基金法》、《基金合同》及其他有关规定，召集基金份额持有人大会或配合基金管理人、基金份额持有人依法召集基金份额持有人大会；</w:t>
      </w:r>
    </w:p>
    <w:p w14:paraId="72C1334D"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16</w:t>
      </w:r>
      <w:r w:rsidRPr="00CF7289">
        <w:rPr>
          <w:rFonts w:asciiTheme="majorHAnsi" w:hAnsiTheme="majorHAnsi" w:cs="宋体"/>
          <w:bCs/>
          <w:sz w:val="24"/>
        </w:rPr>
        <w:t>）按照法律法规和《基金合同》的规定监督基金管理人的投资运作；</w:t>
      </w:r>
    </w:p>
    <w:p w14:paraId="78DA0209"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17</w:t>
      </w:r>
      <w:r w:rsidRPr="00CF7289">
        <w:rPr>
          <w:rFonts w:asciiTheme="majorHAnsi" w:hAnsiTheme="majorHAnsi" w:cs="宋体"/>
          <w:bCs/>
          <w:sz w:val="24"/>
        </w:rPr>
        <w:t>）参加基金财产清算小组，参与基金财产的保管、清理、估价、变现和分配；</w:t>
      </w:r>
    </w:p>
    <w:p w14:paraId="5E8D1737"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18</w:t>
      </w:r>
      <w:r w:rsidRPr="00CF7289">
        <w:rPr>
          <w:rFonts w:asciiTheme="majorHAnsi" w:hAnsiTheme="majorHAnsi" w:cs="宋体"/>
          <w:bCs/>
          <w:sz w:val="24"/>
        </w:rPr>
        <w:t>）面临解散、依法被撤销或者被依法宣告破产时，及时报告中国证监会和银行监管机构，并通知基金管理人；</w:t>
      </w:r>
    </w:p>
    <w:p w14:paraId="65C0943C"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w:t>
      </w:r>
      <w:r w:rsidRPr="00CF7289">
        <w:rPr>
          <w:rFonts w:asciiTheme="majorHAnsi" w:hAnsiTheme="majorHAnsi" w:cs="宋体"/>
          <w:bCs/>
          <w:sz w:val="24"/>
        </w:rPr>
        <w:t>19</w:t>
      </w:r>
      <w:r w:rsidRPr="00CF7289">
        <w:rPr>
          <w:rFonts w:asciiTheme="majorHAnsi" w:hAnsiTheme="majorHAnsi" w:cs="宋体"/>
          <w:bCs/>
          <w:sz w:val="24"/>
        </w:rPr>
        <w:t>）因违反《基金合同》导致基金财产损失时，应承担赔偿责任，其赔偿责任不因其退任而免除；</w:t>
      </w:r>
    </w:p>
    <w:p w14:paraId="2803BA49"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20</w:t>
      </w:r>
      <w:r w:rsidRPr="00CF7289">
        <w:rPr>
          <w:rFonts w:asciiTheme="majorHAnsi" w:hAnsiTheme="majorHAnsi" w:cs="宋体"/>
          <w:bCs/>
          <w:sz w:val="24"/>
        </w:rPr>
        <w:t>）按规定监督基金管理人按法律法规和《基金合同》规定履行自己的义务，基金管理人因违反《基金合同》造成基金财产损失时，应为基金份额持有人利益向基金管理人追偿；</w:t>
      </w:r>
    </w:p>
    <w:p w14:paraId="320E38FE"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21</w:t>
      </w:r>
      <w:r w:rsidRPr="00CF7289">
        <w:rPr>
          <w:rFonts w:asciiTheme="majorHAnsi" w:hAnsiTheme="majorHAnsi" w:cs="宋体"/>
          <w:bCs/>
          <w:sz w:val="24"/>
        </w:rPr>
        <w:t>）执行生效的基金份额持有人大会的决议；</w:t>
      </w:r>
    </w:p>
    <w:p w14:paraId="66AD4422"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w:t>
      </w:r>
      <w:r w:rsidRPr="00CF7289">
        <w:rPr>
          <w:rFonts w:asciiTheme="majorHAnsi" w:hAnsiTheme="majorHAnsi" w:cs="宋体"/>
          <w:bCs/>
          <w:sz w:val="24"/>
        </w:rPr>
        <w:t>22</w:t>
      </w:r>
      <w:r w:rsidRPr="00CF7289">
        <w:rPr>
          <w:rFonts w:asciiTheme="majorHAnsi" w:hAnsiTheme="majorHAnsi" w:cs="宋体"/>
          <w:bCs/>
          <w:sz w:val="24"/>
        </w:rPr>
        <w:t>）法律法规及中国证监会规定的和《基金合同》约定的其他义务。</w:t>
      </w:r>
    </w:p>
    <w:p w14:paraId="201BC0B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 </w:t>
      </w:r>
    </w:p>
    <w:p w14:paraId="63BD09B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二、基金份额持有人大会召集、议事及表决的程序和规则</w:t>
      </w:r>
    </w:p>
    <w:p w14:paraId="6629A3A4"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基金份额持有人大会由基金份额持有人组成，基金份额持有人的合法授权代表有权代表基金份额持有人出席会议并表决。基金份额持有人持有的每一基金份额拥有平等的投票权。</w:t>
      </w:r>
    </w:p>
    <w:p w14:paraId="6677AA56"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本基金基金份额持有人大会不设日常机构。</w:t>
      </w:r>
    </w:p>
    <w:p w14:paraId="17CE845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（一）召开事由</w:t>
      </w:r>
    </w:p>
    <w:p w14:paraId="68B7513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1、当出现或需要决定下列事由之一的，应当召开基金份额持有人大会，但法律法规、中国证监会另有规定或基金合同另有约定的除外：</w:t>
      </w:r>
    </w:p>
    <w:p w14:paraId="5BB4C9B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（1）终止《基金合同》；</w:t>
      </w:r>
    </w:p>
    <w:p w14:paraId="41AB0D3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（2）更换基金管理人；</w:t>
      </w:r>
    </w:p>
    <w:p w14:paraId="5A2665A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（3）更换基金托管人；</w:t>
      </w:r>
    </w:p>
    <w:p w14:paraId="0E1752E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（4）转换基金运作方式；</w:t>
      </w:r>
    </w:p>
    <w:p w14:paraId="2FD40C1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（5）提高基金管理人、基金托管人的报酬标准或销售服务费；</w:t>
      </w:r>
    </w:p>
    <w:p w14:paraId="74E15DB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（6）变更基金类别；</w:t>
      </w:r>
    </w:p>
    <w:p w14:paraId="04D63E7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（7）本基金与其他基金的合并；</w:t>
      </w:r>
    </w:p>
    <w:p w14:paraId="2A27C34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（8）变更基金投资目标、范围或策略；</w:t>
      </w:r>
    </w:p>
    <w:p w14:paraId="527B8FC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（9）变更基金份额持有人大会程序；</w:t>
      </w:r>
    </w:p>
    <w:p w14:paraId="6946967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（10）基金管理人或基金托管人要求召开基金份额持有人大会；</w:t>
      </w:r>
    </w:p>
    <w:p w14:paraId="5407F5C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（11）单独或合计持有本基金总份额10%以上（含10%）基金份额的基金份额持有人（以基金管理人收到提议当日的基金份额计算，下同）就同一事项书面要求召开基金份额持有人大会；</w:t>
      </w:r>
    </w:p>
    <w:p w14:paraId="506DA2B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lastRenderedPageBreak/>
        <w:t>（12）对基金合同当事人权利和义务产生重大影响的其他事项；</w:t>
      </w:r>
    </w:p>
    <w:p w14:paraId="19095B1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（13）法律法规、《基金合同》或中国证监会规定的其他应当召开基金份额持有人大会的事项。</w:t>
      </w:r>
    </w:p>
    <w:p w14:paraId="16F87C2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2、在法律法规和《基金合同》规定的范围内且对基金份额持有人利益无实质性不利影响的前提下，以下情况可由基金管理人和基金托管人协商后修改，不需召开基金份额持有人大会：</w:t>
      </w:r>
    </w:p>
    <w:p w14:paraId="55C025E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（1）调低基金管理费、基金托管费、销售服务费和其他应由基金承担的费用；</w:t>
      </w:r>
    </w:p>
    <w:p w14:paraId="477C110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（2）法律法规要求增加的基金费用的收取；</w:t>
      </w:r>
    </w:p>
    <w:p w14:paraId="7DA5ECC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（3）调整本基金的申购费率、调低赎回费率或变更收费方式；</w:t>
      </w:r>
    </w:p>
    <w:p w14:paraId="617A0AE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（4）因相应的法律法规发生变动而应当对《基金合同》进行修改；</w:t>
      </w:r>
    </w:p>
    <w:p w14:paraId="2200193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（5）对《基金合同》的修改对基金份额持有人利益无实质性不利影响或修改不涉及《基金合同》当事人权利义务关系发生重大变化；</w:t>
      </w:r>
    </w:p>
    <w:p w14:paraId="78D3B3F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（6）基金管理人、登记机构、基金销售机构调整有关认购、申购、赎回、转换、基金交易、非交易过户、转托管、质押等业务规则；</w:t>
      </w:r>
    </w:p>
    <w:p w14:paraId="6CABB69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（7）基金推出新业务或服务；</w:t>
      </w:r>
    </w:p>
    <w:p w14:paraId="1287963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（8）基金管理人经与基金托管人协商一致，调整基金收益的分配原则和支付方式；</w:t>
      </w:r>
    </w:p>
    <w:p w14:paraId="7699B49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（9）增加或减少份额类别，或调整基金份额分类办法及规则；</w:t>
      </w:r>
    </w:p>
    <w:p w14:paraId="01B1AFB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（10）按照法律法规和《基金合同》规定不需召开基金份额持有人大会的其他情形。</w:t>
      </w:r>
    </w:p>
    <w:p w14:paraId="18AED56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（二）会议召集人及召集方式</w:t>
      </w:r>
    </w:p>
    <w:p w14:paraId="063E773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1、除法律法规规定或《基金合同》另有约定外，基金份额持有人大会由基金管理人召集。</w:t>
      </w:r>
    </w:p>
    <w:p w14:paraId="256F4CF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2、基金管理人未按规定召集或不能召集时，由基金托管人召集。</w:t>
      </w:r>
    </w:p>
    <w:p w14:paraId="39E7B7F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基金托管人认为有必要召开基金份额持有人大会的，应当向基金管理人提出书面提议。基金管理人应当自收到书面提议之日起10日内决定是否召集，并书面告知基金托管人。基金管理人决定召集的，应当自出具书面决定之日起60日内召开；基金管理人决定不召集，基金托管人仍认为有必要召开的，应当由基</w:t>
      </w:r>
      <w:r w:rsidRPr="00CF7289">
        <w:rPr>
          <w:rFonts w:ascii="宋体" w:hAnsi="宋体" w:hint="eastAsia"/>
          <w:sz w:val="24"/>
          <w:szCs w:val="24"/>
        </w:rPr>
        <w:lastRenderedPageBreak/>
        <w:t>金托管人自行召集，并自出具书面决定之日起六十日内召开并告知基金管理人，基金管理人应当配合。</w:t>
      </w:r>
    </w:p>
    <w:p w14:paraId="0988F5E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代表基金份额10%以上（含10%）的基金份额持有人就同一事项书面要求召开基金份额持有人大会，应当向基金管理人提出书面提议。基金管理人应当自收到书面提议之日起10日内决定是否召集，并书面告知提出提议的基金份额持有人代表和基金托管人。基金管理人决定召集的，应当自出具书面决定之日起60日内召开；基金管理人决定不召集，代表基金份额10%以上（含10%）的基金份额持有人仍认为有必要召开的，应当向基金托管人提出书面提议。基金托管人应当自收到书面提议之日起10日内决定是否召集，并书面告知提出提议的基金份额持有人代表和基金管理人；基金托管人决定召集的，应当自出具书面决定之日起60日内召开并告知基金管理人，基金管理人应当配合。</w:t>
      </w:r>
    </w:p>
    <w:p w14:paraId="664DF50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代表基金份额10%以上（含10%）的基金份额持有人就同一事项要求召开基金份额持有人大会，而基金管理人、基金托管人都不召集的，单独或合计代表基金份额10%以上（含10%）的基金份额持有人有权自行召集，并至少提前30日报中国证监会备案。基金份额持有人依法自行召集基金份额持有人大会的，基金管理人、基金托管人应当配合，不得阻碍、干扰。</w:t>
      </w:r>
    </w:p>
    <w:p w14:paraId="57BE1F8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6、基金份额持有人会议的召集人负责选择确定开会时间、地点、方式和权益登记日。</w:t>
      </w:r>
    </w:p>
    <w:p w14:paraId="33CB6B6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（三）召开基金份额持有人大会的通知时间、通知内容、通知方式</w:t>
      </w:r>
    </w:p>
    <w:p w14:paraId="1DE462EE" w14:textId="7E81179C"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、召开基金份额持有人大会，召集人应于会议召开前</w:t>
      </w:r>
      <w:r w:rsidRPr="00CF7289">
        <w:rPr>
          <w:rFonts w:asciiTheme="majorHAnsi" w:hAnsiTheme="majorHAnsi" w:cs="宋体"/>
          <w:bCs/>
          <w:sz w:val="24"/>
        </w:rPr>
        <w:t>30</w:t>
      </w:r>
      <w:r w:rsidRPr="00CF7289">
        <w:rPr>
          <w:rFonts w:asciiTheme="majorHAnsi" w:hAnsiTheme="majorHAnsi" w:cs="宋体"/>
          <w:bCs/>
          <w:sz w:val="24"/>
        </w:rPr>
        <w:t>日，在</w:t>
      </w:r>
      <w:del w:id="995" w:author="郑雅雯" w:date="2020-08-11T18:39:00Z">
        <w:r w:rsidRPr="00CF7289" w:rsidDel="00265871">
          <w:rPr>
            <w:rFonts w:asciiTheme="majorHAnsi" w:hAnsiTheme="majorHAnsi" w:cs="宋体"/>
            <w:bCs/>
            <w:sz w:val="24"/>
          </w:rPr>
          <w:delText>指定媒介</w:delText>
        </w:r>
      </w:del>
      <w:ins w:id="996" w:author="郑雅雯" w:date="2020-08-11T18:39:00Z">
        <w:r w:rsidR="00265871">
          <w:rPr>
            <w:rFonts w:asciiTheme="majorHAnsi" w:hAnsiTheme="majorHAnsi" w:cs="宋体"/>
            <w:bCs/>
            <w:sz w:val="24"/>
          </w:rPr>
          <w:t>规定媒介</w:t>
        </w:r>
      </w:ins>
      <w:r w:rsidRPr="00CF7289">
        <w:rPr>
          <w:rFonts w:asciiTheme="majorHAnsi" w:hAnsiTheme="majorHAnsi" w:cs="宋体"/>
          <w:bCs/>
          <w:sz w:val="24"/>
        </w:rPr>
        <w:t>公告。基金份额持有人大会通知应至少载明以下内容：</w:t>
      </w:r>
    </w:p>
    <w:p w14:paraId="5DB3F862"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）会议召开的时间、地点和会议形式；</w:t>
      </w:r>
    </w:p>
    <w:p w14:paraId="5C4CC315"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）会议拟审议的事项、议事程序和表决方式；</w:t>
      </w:r>
    </w:p>
    <w:p w14:paraId="07E4E3A9"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）有权出席基金份额持有人大会的基金份额持有人的权益登记日；</w:t>
      </w:r>
    </w:p>
    <w:p w14:paraId="72FE7480"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）授权委托证明的内容要求（包括但不限于代理人身份，代理权限和代理有效期限等）、送达时间和地点；</w:t>
      </w:r>
    </w:p>
    <w:p w14:paraId="26C855DA"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）会务常设联系人姓名及联系电话；</w:t>
      </w:r>
    </w:p>
    <w:p w14:paraId="6E924FB4"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）出席会议者必须准备的文件和必须履行的手续；</w:t>
      </w:r>
    </w:p>
    <w:p w14:paraId="7E089F7A"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）召集人需要通知的其他事项。</w:t>
      </w:r>
    </w:p>
    <w:p w14:paraId="2BDB0B86"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2</w:t>
      </w:r>
      <w:r w:rsidRPr="00CF7289">
        <w:rPr>
          <w:rFonts w:asciiTheme="majorHAnsi" w:hAnsiTheme="majorHAnsi" w:cs="宋体"/>
          <w:bCs/>
          <w:sz w:val="24"/>
        </w:rPr>
        <w:t>、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14:paraId="0D55E56E"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3</w:t>
      </w:r>
      <w:r w:rsidRPr="00CF7289">
        <w:rPr>
          <w:rFonts w:asciiTheme="majorHAnsi" w:hAnsiTheme="majorHAnsi" w:cs="宋体"/>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334F66F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（四）基金份额持有人出席会议的方式</w:t>
      </w:r>
    </w:p>
    <w:p w14:paraId="082D8F1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基金份额持有人大会可通过现场开会方式、通讯开会方式及法律法规、中国证监会允许的其他方式召开，会议的召开方式由会议召集人确定。</w:t>
      </w:r>
    </w:p>
    <w:p w14:paraId="56D7F14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14:paraId="3550DF6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（1）亲自出席会议者持有的有关证明文件、受托出席会议者出示的委托人的代理投票授权委托证明及有关证明文件符合法律法规、《基金合同》和会议通知的规定；</w:t>
      </w:r>
    </w:p>
    <w:p w14:paraId="7A984B3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（2）经核对，到会者在权益登记日代表的有效的基金份额不少于本基金在权益登记日基金总份额的二分之一（含二分之一）。</w:t>
      </w:r>
    </w:p>
    <w:p w14:paraId="3F8B398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2、通讯开会。通讯开会系指基金份额持有人将其对表决事项的投票以书面形式在表决截至日以前送达至召集人指定的地址。通讯开会应以书面方式进行表决。</w:t>
      </w:r>
    </w:p>
    <w:p w14:paraId="5B2BC0B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在同时符合以下条件时，通讯开会的方式视为有效：</w:t>
      </w:r>
    </w:p>
    <w:p w14:paraId="388C4AC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（1）会议召集人按《基金合同》约定公布会议通知后，在2个工作日内连续公布相关提示性公告；</w:t>
      </w:r>
    </w:p>
    <w:p w14:paraId="791D6D2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（2）召集人按基金合同约定通知基金托管人（如果基金托管人为召集人，则为基金管理人）到指定地点对书面表决意见的计票进行监督。会议召集人在基</w:t>
      </w:r>
      <w:r w:rsidRPr="00CF7289">
        <w:rPr>
          <w:rFonts w:ascii="宋体" w:hAnsi="宋体" w:hint="eastAsia"/>
          <w:sz w:val="24"/>
          <w:szCs w:val="24"/>
        </w:rPr>
        <w:lastRenderedPageBreak/>
        <w:t>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14:paraId="78F1B8E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（3）本人直接出具书面意见或授权他人代表出具书面意见的，基金份额持有人所持有的基金份额不小于在权益登记日基金总份额的二分之一（含二分之一）；</w:t>
      </w:r>
    </w:p>
    <w:p w14:paraId="6C503FD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上述第（3）项中直接出具书面意见的基金份额持有人或受托代表他人出具书面意见的代理人，同时提交的有关证明文件、受托出具书面意见的代理人出示的委托人的代理投票授权委托证明及有关证明文件符合法律法规、《基金合同》和会议通知的规定，并与基金登记机构记录相符。</w:t>
      </w:r>
    </w:p>
    <w:p w14:paraId="5DAD78D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3、重新召集基金份额持有人大会的条件</w:t>
      </w:r>
    </w:p>
    <w:p w14:paraId="63028FD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基金份额持有人大会应当有代表二分之一以上（含）基金份额的持有人参加，方可召开。</w:t>
      </w:r>
    </w:p>
    <w:p w14:paraId="74546DD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参加基金份额持有人大会的持有人的基金份额低于上述规定比例的，召集人可以在原公告的基金份额持有人大会召开时间的三个月以后、六个月以内，就原定审议事项重新召集基金份额持有人大会。重新召集的基金份额持有人大会应当有代表三分之一以上（含）基金份额的持有人参加，方可召开。</w:t>
      </w:r>
    </w:p>
    <w:p w14:paraId="6605AE6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在不与法律法规冲突的前提下，基金份额持有人大会可通过网络、电话或其他方式召开，基金份额持有人可以采用书面、网络、电话、短信或其他方式进行表决，具体方式由会议召集人确定并在会议通知中列明。</w:t>
      </w:r>
    </w:p>
    <w:p w14:paraId="0301CB7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5、基金份额持有人授权他人代为出席会议并表决的，授权方式可以采用书面、网络、电话、短信或其他方式，具体方式由会议召集人确定并在会议通知中列明。</w:t>
      </w:r>
    </w:p>
    <w:p w14:paraId="76E85B3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（五）议事内容与程序</w:t>
      </w:r>
    </w:p>
    <w:p w14:paraId="4B0040E6"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1</w:t>
      </w:r>
      <w:r w:rsidRPr="00CF7289">
        <w:rPr>
          <w:rFonts w:hint="eastAsia"/>
          <w:sz w:val="24"/>
          <w:szCs w:val="24"/>
        </w:rPr>
        <w:t>、议事内容及提案权</w:t>
      </w:r>
    </w:p>
    <w:p w14:paraId="63C681F5"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51747C01" w14:textId="77777777" w:rsidR="00BF54AA" w:rsidRPr="00CF7289" w:rsidRDefault="00BF54AA" w:rsidP="00BF54AA">
      <w:pPr>
        <w:spacing w:line="360" w:lineRule="auto"/>
        <w:ind w:firstLineChars="200" w:firstLine="480"/>
        <w:rPr>
          <w:sz w:val="24"/>
          <w:szCs w:val="24"/>
        </w:rPr>
      </w:pPr>
      <w:r w:rsidRPr="00CF7289">
        <w:rPr>
          <w:rFonts w:hint="eastAsia"/>
          <w:sz w:val="24"/>
          <w:szCs w:val="24"/>
        </w:rPr>
        <w:lastRenderedPageBreak/>
        <w:t>基金份额持有人大会的召集人发出召集会议的通知后，对原有提案的修改应当在基金份额持有人大会召开前及时公告。</w:t>
      </w:r>
    </w:p>
    <w:p w14:paraId="7CC610B2"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基金份额持有人大会不得对未事先公告的议事内容进行表决。</w:t>
      </w:r>
    </w:p>
    <w:p w14:paraId="557B70CD"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2</w:t>
      </w:r>
      <w:r w:rsidRPr="00CF7289">
        <w:rPr>
          <w:rFonts w:hint="eastAsia"/>
          <w:sz w:val="24"/>
          <w:szCs w:val="24"/>
        </w:rPr>
        <w:t>、议事程序</w:t>
      </w:r>
    </w:p>
    <w:p w14:paraId="7BA3574A"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w:t>
      </w:r>
      <w:r w:rsidRPr="00CF7289">
        <w:rPr>
          <w:rFonts w:hint="eastAsia"/>
          <w:sz w:val="24"/>
          <w:szCs w:val="24"/>
        </w:rPr>
        <w:t>1</w:t>
      </w:r>
      <w:r w:rsidRPr="00CF7289">
        <w:rPr>
          <w:rFonts w:hint="eastAsia"/>
          <w:sz w:val="24"/>
          <w:szCs w:val="24"/>
        </w:rPr>
        <w:t>）现场开会</w:t>
      </w:r>
    </w:p>
    <w:p w14:paraId="4458A486"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二分之一以上（含二分之一）选举产生一名基金份额持有人作为该次基金份额持有人大会的主持人。基金管理人和基金托管人拒不出席或主持基金份额持有人大会，不影响基金份额持有人大会作出的决议的效力。</w:t>
      </w:r>
    </w:p>
    <w:p w14:paraId="17AC7F3A"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会议召集人应当制作出席会议人员的签名册。签名册载明参加会议人员姓名（或单位名称）、身份证明文件号码、持有或代表有表决权的基金份额、委托人姓名（或单位名称）和联系方式等事项。</w:t>
      </w:r>
    </w:p>
    <w:p w14:paraId="4F997FAE"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w:t>
      </w:r>
      <w:r w:rsidRPr="00CF7289">
        <w:rPr>
          <w:rFonts w:hint="eastAsia"/>
          <w:sz w:val="24"/>
          <w:szCs w:val="24"/>
        </w:rPr>
        <w:t>2</w:t>
      </w:r>
      <w:r w:rsidRPr="00CF7289">
        <w:rPr>
          <w:rFonts w:hint="eastAsia"/>
          <w:sz w:val="24"/>
          <w:szCs w:val="24"/>
        </w:rPr>
        <w:t>）通讯开会</w:t>
      </w:r>
    </w:p>
    <w:p w14:paraId="4EC4051C" w14:textId="77777777" w:rsidR="00BF54AA" w:rsidRPr="00CF7289" w:rsidRDefault="00BF54AA" w:rsidP="00BF54AA">
      <w:pPr>
        <w:spacing w:line="360" w:lineRule="auto"/>
        <w:ind w:firstLineChars="200" w:firstLine="480"/>
        <w:rPr>
          <w:rFonts w:ascii="宋体" w:hAnsi="宋体"/>
          <w:sz w:val="24"/>
          <w:szCs w:val="24"/>
        </w:rPr>
      </w:pPr>
      <w:r w:rsidRPr="00CF7289">
        <w:rPr>
          <w:rFonts w:hint="eastAsia"/>
          <w:sz w:val="24"/>
          <w:szCs w:val="24"/>
        </w:rPr>
        <w:t>在通讯开会的情况下，首先由召集人提前</w:t>
      </w:r>
      <w:r w:rsidRPr="00CF7289">
        <w:rPr>
          <w:rFonts w:hint="eastAsia"/>
          <w:sz w:val="24"/>
          <w:szCs w:val="24"/>
        </w:rPr>
        <w:t>30</w:t>
      </w:r>
      <w:r w:rsidRPr="00CF7289">
        <w:rPr>
          <w:rFonts w:hint="eastAsia"/>
          <w:sz w:val="24"/>
          <w:szCs w:val="24"/>
        </w:rPr>
        <w:t>日公布提案，在所通知的表决截止日期后</w:t>
      </w:r>
      <w:r w:rsidRPr="00CF7289">
        <w:rPr>
          <w:rFonts w:hint="eastAsia"/>
          <w:sz w:val="24"/>
          <w:szCs w:val="24"/>
        </w:rPr>
        <w:t>2</w:t>
      </w:r>
      <w:r w:rsidRPr="00CF7289">
        <w:rPr>
          <w:rFonts w:hint="eastAsia"/>
          <w:sz w:val="24"/>
          <w:szCs w:val="24"/>
        </w:rPr>
        <w:t>个工作日内在公证机关监督下由召集人统计全部有效表决，在公证机关监督下形成决议。</w:t>
      </w:r>
    </w:p>
    <w:p w14:paraId="5104E74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（六）表决</w:t>
      </w:r>
    </w:p>
    <w:p w14:paraId="44295C0B"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基金份额持有人所持每份基金份额有一票表决权。</w:t>
      </w:r>
    </w:p>
    <w:p w14:paraId="01BCF641"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基金份额持有人大会决议分为一般决议和特别决议：</w:t>
      </w:r>
    </w:p>
    <w:p w14:paraId="493FD070"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1</w:t>
      </w:r>
      <w:r w:rsidRPr="00CF7289">
        <w:rPr>
          <w:rFonts w:hint="eastAsia"/>
          <w:sz w:val="24"/>
          <w:szCs w:val="24"/>
        </w:rPr>
        <w:t>、一般决议，一般决议须经参加大会的基金份额持有人或其代理人所持表决权的二分之一以上（含二分之一）通过方为有效；除下列第</w:t>
      </w:r>
      <w:r w:rsidRPr="00CF7289">
        <w:rPr>
          <w:rFonts w:hint="eastAsia"/>
          <w:sz w:val="24"/>
          <w:szCs w:val="24"/>
        </w:rPr>
        <w:t>2</w:t>
      </w:r>
      <w:r w:rsidRPr="00CF7289">
        <w:rPr>
          <w:rFonts w:hint="eastAsia"/>
          <w:sz w:val="24"/>
          <w:szCs w:val="24"/>
        </w:rPr>
        <w:t>项所规定的须以特别决议通过事项以外的其他事项均以一般决议的方式通过。</w:t>
      </w:r>
    </w:p>
    <w:p w14:paraId="302C34B4"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2</w:t>
      </w:r>
      <w:r w:rsidRPr="00CF7289">
        <w:rPr>
          <w:rFonts w:hint="eastAsia"/>
          <w:sz w:val="24"/>
          <w:szCs w:val="24"/>
        </w:rPr>
        <w:t>、特别决议，特别决议应当经参加大会的基金份额持有人或其代理人所持表决权的三分之二以上（含三分之二）通过方可做出。除基金合同另有约定外，转换基金运作方式、更换基金管理人或者基金托管人、终止《基金合同》、与其</w:t>
      </w:r>
      <w:r w:rsidRPr="00CF7289">
        <w:rPr>
          <w:rFonts w:hint="eastAsia"/>
          <w:sz w:val="24"/>
          <w:szCs w:val="24"/>
        </w:rPr>
        <w:lastRenderedPageBreak/>
        <w:t>他基金合并以特别决议通过方为有效。</w:t>
      </w:r>
    </w:p>
    <w:p w14:paraId="2AEEA9F8"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基金份额持有人大会采取记名方式进行投票表决。</w:t>
      </w:r>
    </w:p>
    <w:p w14:paraId="20FB5B00"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14:paraId="65DEC28C" w14:textId="77777777" w:rsidR="00BF54AA" w:rsidRPr="00CF7289" w:rsidRDefault="00BF54AA" w:rsidP="00BF54AA">
      <w:pPr>
        <w:spacing w:line="360" w:lineRule="auto"/>
        <w:ind w:firstLineChars="200" w:firstLine="480"/>
        <w:rPr>
          <w:rFonts w:ascii="宋体" w:hAnsi="宋体"/>
          <w:sz w:val="24"/>
          <w:szCs w:val="24"/>
        </w:rPr>
      </w:pPr>
      <w:r w:rsidRPr="00CF7289">
        <w:rPr>
          <w:rFonts w:hint="eastAsia"/>
          <w:sz w:val="24"/>
          <w:szCs w:val="24"/>
        </w:rPr>
        <w:t>基金份额持有人大会的各项提案或同一项提案内并列的各项议题应当分开审议、逐项表决。</w:t>
      </w:r>
    </w:p>
    <w:p w14:paraId="2DDA73D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（七）计票</w:t>
      </w:r>
    </w:p>
    <w:p w14:paraId="309BBA8E"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、现场开会</w:t>
      </w:r>
    </w:p>
    <w:p w14:paraId="6150A82F"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6E5101AA"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）监票人应当在基金份额持有人表决后立即进行清点并由大会主持人当场公布计票结果。</w:t>
      </w:r>
    </w:p>
    <w:p w14:paraId="34B9DADB"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590DE663"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）计票过程应由公证机关予以公证</w:t>
      </w:r>
      <w:r w:rsidRPr="00CF7289">
        <w:rPr>
          <w:rFonts w:asciiTheme="majorHAnsi" w:hAnsiTheme="majorHAnsi" w:cs="宋体" w:hint="eastAsia"/>
          <w:bCs/>
          <w:sz w:val="24"/>
        </w:rPr>
        <w:t>，</w:t>
      </w:r>
      <w:r w:rsidRPr="00CF7289">
        <w:rPr>
          <w:rFonts w:asciiTheme="majorHAnsi" w:hAnsiTheme="majorHAnsi" w:cs="宋体"/>
          <w:bCs/>
          <w:sz w:val="24"/>
        </w:rPr>
        <w:t>基金管理人或基金托管人拒不出席大会的，不影响计票的效力。</w:t>
      </w:r>
    </w:p>
    <w:p w14:paraId="054C5436"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、通讯开会</w:t>
      </w:r>
    </w:p>
    <w:p w14:paraId="5C4752D7"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在通讯开会的情况下，计票方式为：由大会召集人授权的两名监督员在基金托管人授权代表（若由基金托管人召集，则为基金管理人授权代表）的监督下进</w:t>
      </w:r>
      <w:r w:rsidRPr="00CF7289">
        <w:rPr>
          <w:rFonts w:asciiTheme="majorHAnsi" w:hAnsiTheme="majorHAnsi" w:cs="宋体"/>
          <w:bCs/>
          <w:sz w:val="24"/>
        </w:rPr>
        <w:lastRenderedPageBreak/>
        <w:t>行计票，并由公证机关对其计票过程予以公证。基金管理人或基金托管人拒派代表对书面表决意见的计票进行监督的，不影响计票和表决结果。</w:t>
      </w:r>
    </w:p>
    <w:p w14:paraId="3741D6E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（八）生效与公告</w:t>
      </w:r>
    </w:p>
    <w:p w14:paraId="73DF0D3F"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基金份额持有人大会的决议，自表决通过之日起生效。</w:t>
      </w:r>
    </w:p>
    <w:p w14:paraId="4F0C3135"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基金份额持有人大会的决议，召集人应当自通过之日起</w:t>
      </w:r>
      <w:r w:rsidRPr="00CF7289">
        <w:rPr>
          <w:rFonts w:asciiTheme="majorHAnsi" w:hAnsiTheme="majorHAnsi" w:cs="宋体"/>
          <w:bCs/>
          <w:sz w:val="24"/>
        </w:rPr>
        <w:t>5</w:t>
      </w:r>
      <w:r w:rsidRPr="00CF7289">
        <w:rPr>
          <w:rFonts w:asciiTheme="majorHAnsi" w:hAnsiTheme="majorHAnsi" w:cs="宋体"/>
          <w:bCs/>
          <w:sz w:val="24"/>
        </w:rPr>
        <w:t>日内报中国证监会备案。</w:t>
      </w:r>
    </w:p>
    <w:p w14:paraId="21C899E5" w14:textId="3973B189"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基金份额持有人大会决议自生效之日起</w:t>
      </w:r>
      <w:r w:rsidRPr="00CF7289">
        <w:rPr>
          <w:rFonts w:asciiTheme="majorHAnsi" w:hAnsiTheme="majorHAnsi" w:cs="宋体"/>
          <w:bCs/>
          <w:sz w:val="24"/>
        </w:rPr>
        <w:t>2</w:t>
      </w:r>
      <w:r w:rsidRPr="00CF7289">
        <w:rPr>
          <w:rFonts w:asciiTheme="majorHAnsi" w:hAnsiTheme="majorHAnsi" w:cs="宋体"/>
          <w:bCs/>
          <w:sz w:val="24"/>
        </w:rPr>
        <w:t>个工作日内在</w:t>
      </w:r>
      <w:del w:id="997" w:author="郑雅雯" w:date="2020-08-11T18:39:00Z">
        <w:r w:rsidRPr="00CF7289" w:rsidDel="00265871">
          <w:rPr>
            <w:rFonts w:asciiTheme="majorHAnsi" w:hAnsiTheme="majorHAnsi" w:cs="宋体"/>
            <w:bCs/>
            <w:sz w:val="24"/>
          </w:rPr>
          <w:delText>指定媒介</w:delText>
        </w:r>
      </w:del>
      <w:ins w:id="998" w:author="郑雅雯" w:date="2020-08-11T18:39:00Z">
        <w:r w:rsidR="00265871">
          <w:rPr>
            <w:rFonts w:asciiTheme="majorHAnsi" w:hAnsiTheme="majorHAnsi" w:cs="宋体"/>
            <w:bCs/>
            <w:sz w:val="24"/>
          </w:rPr>
          <w:t>规定媒介</w:t>
        </w:r>
      </w:ins>
      <w:r w:rsidRPr="00CF7289">
        <w:rPr>
          <w:rFonts w:asciiTheme="majorHAnsi" w:hAnsiTheme="majorHAnsi" w:cs="宋体"/>
          <w:bCs/>
          <w:sz w:val="24"/>
        </w:rPr>
        <w:t>上公告。</w:t>
      </w:r>
      <w:r w:rsidRPr="00CF7289">
        <w:rPr>
          <w:rFonts w:asciiTheme="majorHAnsi" w:hAnsiTheme="majorHAnsi" w:cs="宋体" w:hint="eastAsia"/>
          <w:bCs/>
          <w:sz w:val="24"/>
        </w:rPr>
        <w:t>如果采用通讯方式进行表决，在公告基金份额持有人大会决议时，必须将公证书全文、公证机构、公证员姓名等一同公告。</w:t>
      </w:r>
    </w:p>
    <w:p w14:paraId="27C49F4A" w14:textId="77777777" w:rsidR="00BF54AA" w:rsidRDefault="00BF54AA" w:rsidP="00BF54AA">
      <w:pPr>
        <w:spacing w:line="360" w:lineRule="auto"/>
        <w:ind w:firstLineChars="200" w:firstLine="480"/>
        <w:rPr>
          <w:ins w:id="999" w:author="郑雅雯" w:date="2020-08-10T17:23:00Z"/>
          <w:rFonts w:asciiTheme="majorHAnsi" w:hAnsiTheme="majorHAnsi" w:cs="宋体"/>
          <w:bCs/>
          <w:sz w:val="24"/>
        </w:rPr>
      </w:pPr>
      <w:r w:rsidRPr="00CF7289">
        <w:rPr>
          <w:rFonts w:asciiTheme="majorHAnsi" w:hAnsiTheme="majorHAnsi" w:cs="宋体"/>
          <w:bCs/>
          <w:sz w:val="24"/>
        </w:rPr>
        <w:t>基金管理人、基金托管人和基金份额持有人应当执行生效的基金份额持有人大会的决议。生效的基金份额持有人大会决议对全体基金份额持有人、基金管理人、基金托管人均有约束力。</w:t>
      </w:r>
    </w:p>
    <w:p w14:paraId="0E6F720B" w14:textId="77777777" w:rsidR="009E3665" w:rsidRDefault="009E3665" w:rsidP="00BF54AA">
      <w:pPr>
        <w:spacing w:line="360" w:lineRule="auto"/>
        <w:ind w:firstLineChars="200" w:firstLine="480"/>
        <w:rPr>
          <w:ins w:id="1000" w:author="郑雅雯" w:date="2020-08-10T17:24:00Z"/>
          <w:rFonts w:ascii="宋体" w:hAnsi="宋体"/>
          <w:sz w:val="24"/>
          <w:szCs w:val="24"/>
        </w:rPr>
      </w:pPr>
    </w:p>
    <w:p w14:paraId="7EBF04C4" w14:textId="1156C172" w:rsidR="009E3665" w:rsidRPr="00717E0D" w:rsidRDefault="009E3665" w:rsidP="009E3665">
      <w:pPr>
        <w:spacing w:line="360" w:lineRule="auto"/>
        <w:ind w:firstLineChars="200" w:firstLine="480"/>
        <w:rPr>
          <w:ins w:id="1001" w:author="郑雅雯" w:date="2020-08-10T17:24:00Z"/>
          <w:rFonts w:asciiTheme="majorHAnsi" w:hAnsiTheme="majorHAnsi" w:cs="宋体"/>
          <w:bCs/>
          <w:sz w:val="24"/>
        </w:rPr>
      </w:pPr>
      <w:ins w:id="1002" w:author="郑雅雯" w:date="2020-08-10T17:24:00Z">
        <w:r w:rsidRPr="00CF7289">
          <w:rPr>
            <w:rFonts w:ascii="宋体" w:hAnsi="宋体" w:hint="eastAsia"/>
            <w:sz w:val="24"/>
            <w:szCs w:val="24"/>
          </w:rPr>
          <w:t>（九）</w:t>
        </w:r>
        <w:r w:rsidRPr="00717E0D">
          <w:rPr>
            <w:rFonts w:asciiTheme="majorHAnsi" w:hAnsiTheme="majorHAnsi" w:cs="宋体" w:hint="eastAsia"/>
            <w:bCs/>
            <w:sz w:val="24"/>
          </w:rPr>
          <w:t>实施侧袋机制期间基金份额持有人大会的特殊约定</w:t>
        </w:r>
      </w:ins>
    </w:p>
    <w:p w14:paraId="414536E8" w14:textId="77777777" w:rsidR="005D728A" w:rsidRPr="00717E0D" w:rsidRDefault="005D728A" w:rsidP="005D728A">
      <w:pPr>
        <w:spacing w:line="360" w:lineRule="auto"/>
        <w:ind w:firstLineChars="200" w:firstLine="480"/>
        <w:rPr>
          <w:ins w:id="1003" w:author="郑雅雯" w:date="2020-08-27T23:18:00Z"/>
          <w:rFonts w:asciiTheme="majorHAnsi" w:hAnsiTheme="majorHAnsi" w:cs="宋体"/>
          <w:bCs/>
          <w:sz w:val="24"/>
        </w:rPr>
      </w:pPr>
      <w:ins w:id="1004" w:author="郑雅雯" w:date="2020-08-27T23:18:00Z">
        <w:r w:rsidRPr="00717E0D">
          <w:rPr>
            <w:rFonts w:asciiTheme="majorHAnsi" w:hAnsiTheme="majorHAnsi" w:cs="宋体" w:hint="eastAsia"/>
            <w:bCs/>
            <w:sz w:val="24"/>
          </w:rPr>
          <w:t>若本基金实施侧袋机制，本部分和“基金管理人、基金托管人的更换条件和程序”部分约定的以下情形中的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ins>
    </w:p>
    <w:p w14:paraId="17583681" w14:textId="77777777" w:rsidR="005D728A" w:rsidRPr="00717E0D" w:rsidRDefault="005D728A" w:rsidP="005D728A">
      <w:pPr>
        <w:spacing w:line="360" w:lineRule="auto"/>
        <w:ind w:firstLineChars="200" w:firstLine="480"/>
        <w:rPr>
          <w:ins w:id="1005" w:author="郑雅雯" w:date="2020-08-27T23:18:00Z"/>
          <w:rFonts w:asciiTheme="majorHAnsi" w:hAnsiTheme="majorHAnsi" w:cs="宋体"/>
          <w:bCs/>
          <w:sz w:val="24"/>
        </w:rPr>
      </w:pPr>
      <w:ins w:id="1006" w:author="郑雅雯" w:date="2020-08-27T23:18:00Z">
        <w:r w:rsidRPr="00717E0D">
          <w:rPr>
            <w:rFonts w:asciiTheme="majorHAnsi" w:hAnsiTheme="majorHAnsi" w:cs="宋体" w:hint="eastAsia"/>
            <w:bCs/>
            <w:sz w:val="24"/>
          </w:rPr>
          <w:t>1</w:t>
        </w:r>
        <w:r w:rsidRPr="00717E0D">
          <w:rPr>
            <w:rFonts w:asciiTheme="majorHAnsi" w:hAnsiTheme="majorHAnsi" w:cs="宋体" w:hint="eastAsia"/>
            <w:bCs/>
            <w:sz w:val="24"/>
          </w:rPr>
          <w:t>、基金份额持有人行使提议权、召集权、提名权所需单独或合计代表相关基金份额</w:t>
        </w:r>
        <w:r w:rsidRPr="00717E0D">
          <w:rPr>
            <w:rFonts w:asciiTheme="majorHAnsi" w:hAnsiTheme="majorHAnsi" w:cs="宋体" w:hint="eastAsia"/>
            <w:bCs/>
            <w:sz w:val="24"/>
          </w:rPr>
          <w:t>10%</w:t>
        </w:r>
        <w:r w:rsidRPr="00717E0D">
          <w:rPr>
            <w:rFonts w:asciiTheme="majorHAnsi" w:hAnsiTheme="majorHAnsi" w:cs="宋体" w:hint="eastAsia"/>
            <w:bCs/>
            <w:sz w:val="24"/>
          </w:rPr>
          <w:t>以上（含</w:t>
        </w:r>
        <w:r w:rsidRPr="00717E0D">
          <w:rPr>
            <w:rFonts w:asciiTheme="majorHAnsi" w:hAnsiTheme="majorHAnsi" w:cs="宋体" w:hint="eastAsia"/>
            <w:bCs/>
            <w:sz w:val="24"/>
          </w:rPr>
          <w:t>10%</w:t>
        </w:r>
        <w:r w:rsidRPr="00717E0D">
          <w:rPr>
            <w:rFonts w:asciiTheme="majorHAnsi" w:hAnsiTheme="majorHAnsi" w:cs="宋体" w:hint="eastAsia"/>
            <w:bCs/>
            <w:sz w:val="24"/>
          </w:rPr>
          <w:t>）；</w:t>
        </w:r>
      </w:ins>
    </w:p>
    <w:p w14:paraId="2E2FACA2" w14:textId="77777777" w:rsidR="005D728A" w:rsidRPr="00717E0D" w:rsidRDefault="005D728A" w:rsidP="005D728A">
      <w:pPr>
        <w:spacing w:line="360" w:lineRule="auto"/>
        <w:ind w:firstLineChars="200" w:firstLine="480"/>
        <w:rPr>
          <w:ins w:id="1007" w:author="郑雅雯" w:date="2020-08-27T23:18:00Z"/>
          <w:rFonts w:asciiTheme="majorHAnsi" w:hAnsiTheme="majorHAnsi" w:cs="宋体"/>
          <w:bCs/>
          <w:sz w:val="24"/>
        </w:rPr>
      </w:pPr>
      <w:ins w:id="1008" w:author="郑雅雯" w:date="2020-08-27T23:18:00Z">
        <w:r w:rsidRPr="00717E0D">
          <w:rPr>
            <w:rFonts w:asciiTheme="majorHAnsi" w:hAnsiTheme="majorHAnsi" w:cs="宋体" w:hint="eastAsia"/>
            <w:bCs/>
            <w:sz w:val="24"/>
          </w:rPr>
          <w:t>2</w:t>
        </w:r>
        <w:r w:rsidRPr="00717E0D">
          <w:rPr>
            <w:rFonts w:asciiTheme="majorHAnsi" w:hAnsiTheme="majorHAnsi" w:cs="宋体" w:hint="eastAsia"/>
            <w:bCs/>
            <w:sz w:val="24"/>
          </w:rPr>
          <w:t>、现场开会的到会者在权益登记日代表的基金份额不少于本基金在权益登记日相关基金份额的二分之一（含二分之一）；</w:t>
        </w:r>
      </w:ins>
    </w:p>
    <w:p w14:paraId="75FE9E69" w14:textId="77777777" w:rsidR="005D728A" w:rsidRPr="00717E0D" w:rsidRDefault="005D728A" w:rsidP="005D728A">
      <w:pPr>
        <w:spacing w:line="360" w:lineRule="auto"/>
        <w:ind w:firstLineChars="200" w:firstLine="480"/>
        <w:rPr>
          <w:ins w:id="1009" w:author="郑雅雯" w:date="2020-08-27T23:18:00Z"/>
          <w:rFonts w:asciiTheme="majorHAnsi" w:hAnsiTheme="majorHAnsi" w:cs="宋体"/>
          <w:bCs/>
          <w:sz w:val="24"/>
        </w:rPr>
      </w:pPr>
      <w:ins w:id="1010" w:author="郑雅雯" w:date="2020-08-27T23:18:00Z">
        <w:r w:rsidRPr="00717E0D">
          <w:rPr>
            <w:rFonts w:asciiTheme="majorHAnsi" w:hAnsiTheme="majorHAnsi" w:cs="宋体" w:hint="eastAsia"/>
            <w:bCs/>
            <w:sz w:val="24"/>
          </w:rPr>
          <w:t>3</w:t>
        </w:r>
        <w:r w:rsidRPr="00717E0D">
          <w:rPr>
            <w:rFonts w:asciiTheme="majorHAnsi" w:hAnsiTheme="majorHAnsi" w:cs="宋体" w:hint="eastAsia"/>
            <w:bCs/>
            <w:sz w:val="24"/>
          </w:rPr>
          <w:t>、通讯开会的直接出具书面意见或授权他人代表出具书面意见的基金份额持有人所持有的基金份额不小于在权益登记日相关基金份额的二分之一（含二分之一）；</w:t>
        </w:r>
      </w:ins>
    </w:p>
    <w:p w14:paraId="44102100" w14:textId="77777777" w:rsidR="005D728A" w:rsidRPr="00717E0D" w:rsidRDefault="005D728A" w:rsidP="005D728A">
      <w:pPr>
        <w:spacing w:line="360" w:lineRule="auto"/>
        <w:ind w:firstLineChars="200" w:firstLine="480"/>
        <w:rPr>
          <w:ins w:id="1011" w:author="郑雅雯" w:date="2020-08-27T23:18:00Z"/>
          <w:rFonts w:asciiTheme="majorHAnsi" w:hAnsiTheme="majorHAnsi" w:cs="宋体"/>
          <w:bCs/>
          <w:sz w:val="24"/>
        </w:rPr>
      </w:pPr>
      <w:ins w:id="1012" w:author="郑雅雯" w:date="2020-08-27T23:18:00Z">
        <w:r w:rsidRPr="00717E0D">
          <w:rPr>
            <w:rFonts w:asciiTheme="majorHAnsi" w:hAnsiTheme="majorHAnsi" w:cs="宋体" w:hint="eastAsia"/>
            <w:bCs/>
            <w:sz w:val="24"/>
          </w:rPr>
          <w:t>4</w:t>
        </w:r>
        <w:r w:rsidRPr="00717E0D">
          <w:rPr>
            <w:rFonts w:asciiTheme="majorHAnsi" w:hAnsiTheme="majorHAnsi" w:cs="宋体" w:hint="eastAsia"/>
            <w:bCs/>
            <w:sz w:val="24"/>
          </w:rPr>
          <w:t>、在参与基金份额持有人大会投票的基金份额持有人所持有的基金份额小于在权益登记日相关基金份额的二分之一、召集人在原公告的基金份额持有人大会召开时间的</w:t>
        </w:r>
        <w:r w:rsidRPr="00717E0D">
          <w:rPr>
            <w:rFonts w:asciiTheme="majorHAnsi" w:hAnsiTheme="majorHAnsi" w:cs="宋体" w:hint="eastAsia"/>
            <w:bCs/>
            <w:sz w:val="24"/>
          </w:rPr>
          <w:t>3</w:t>
        </w:r>
        <w:r w:rsidRPr="00717E0D">
          <w:rPr>
            <w:rFonts w:asciiTheme="majorHAnsi" w:hAnsiTheme="majorHAnsi" w:cs="宋体" w:hint="eastAsia"/>
            <w:bCs/>
            <w:sz w:val="24"/>
          </w:rPr>
          <w:t>个月以后、</w:t>
        </w:r>
        <w:r w:rsidRPr="00717E0D">
          <w:rPr>
            <w:rFonts w:asciiTheme="majorHAnsi" w:hAnsiTheme="majorHAnsi" w:cs="宋体" w:hint="eastAsia"/>
            <w:bCs/>
            <w:sz w:val="24"/>
          </w:rPr>
          <w:t>6</w:t>
        </w:r>
        <w:r w:rsidRPr="00717E0D">
          <w:rPr>
            <w:rFonts w:asciiTheme="majorHAnsi" w:hAnsiTheme="majorHAnsi" w:cs="宋体" w:hint="eastAsia"/>
            <w:bCs/>
            <w:sz w:val="24"/>
          </w:rPr>
          <w:t>个月以内就原定审议事项重新召集的基金份额持有</w:t>
        </w:r>
        <w:r w:rsidRPr="00717E0D">
          <w:rPr>
            <w:rFonts w:asciiTheme="majorHAnsi" w:hAnsiTheme="majorHAnsi" w:cs="宋体" w:hint="eastAsia"/>
            <w:bCs/>
            <w:sz w:val="24"/>
          </w:rPr>
          <w:lastRenderedPageBreak/>
          <w:t>人大会应当有代表三分之一以上（含三分之一）相关基金份额的持有人参与或授权他人参与基金份额持有人大会投票；</w:t>
        </w:r>
      </w:ins>
    </w:p>
    <w:p w14:paraId="39CEC468" w14:textId="77777777" w:rsidR="005D728A" w:rsidRPr="00717E0D" w:rsidRDefault="005D728A" w:rsidP="005D728A">
      <w:pPr>
        <w:spacing w:line="360" w:lineRule="auto"/>
        <w:ind w:firstLineChars="200" w:firstLine="480"/>
        <w:rPr>
          <w:ins w:id="1013" w:author="郑雅雯" w:date="2020-08-27T23:18:00Z"/>
          <w:rFonts w:asciiTheme="majorHAnsi" w:hAnsiTheme="majorHAnsi" w:cs="宋体"/>
          <w:bCs/>
          <w:sz w:val="24"/>
        </w:rPr>
      </w:pPr>
      <w:ins w:id="1014" w:author="郑雅雯" w:date="2020-08-27T23:18:00Z">
        <w:r w:rsidRPr="00717E0D">
          <w:rPr>
            <w:rFonts w:asciiTheme="majorHAnsi" w:hAnsiTheme="majorHAnsi" w:cs="宋体" w:hint="eastAsia"/>
            <w:bCs/>
            <w:sz w:val="24"/>
          </w:rPr>
          <w:t>5</w:t>
        </w:r>
        <w:r w:rsidRPr="00717E0D">
          <w:rPr>
            <w:rFonts w:asciiTheme="majorHAnsi" w:hAnsiTheme="majorHAnsi" w:cs="宋体" w:hint="eastAsia"/>
            <w:bCs/>
            <w:sz w:val="24"/>
          </w:rPr>
          <w:t>、现场开会由出席大会的基金份额持有人和代理人所持表决权的</w:t>
        </w:r>
        <w:r w:rsidRPr="00717E0D">
          <w:rPr>
            <w:rFonts w:asciiTheme="majorHAnsi" w:hAnsiTheme="majorHAnsi" w:cs="宋体" w:hint="eastAsia"/>
            <w:bCs/>
            <w:sz w:val="24"/>
          </w:rPr>
          <w:t>50%</w:t>
        </w:r>
        <w:r w:rsidRPr="00717E0D">
          <w:rPr>
            <w:rFonts w:asciiTheme="majorHAnsi" w:hAnsiTheme="majorHAnsi" w:cs="宋体" w:hint="eastAsia"/>
            <w:bCs/>
            <w:sz w:val="24"/>
          </w:rPr>
          <w:t>以上（含</w:t>
        </w:r>
        <w:r w:rsidRPr="00717E0D">
          <w:rPr>
            <w:rFonts w:asciiTheme="majorHAnsi" w:hAnsiTheme="majorHAnsi" w:cs="宋体" w:hint="eastAsia"/>
            <w:bCs/>
            <w:sz w:val="24"/>
          </w:rPr>
          <w:t>50%</w:t>
        </w:r>
        <w:r w:rsidRPr="00717E0D">
          <w:rPr>
            <w:rFonts w:asciiTheme="majorHAnsi" w:hAnsiTheme="majorHAnsi" w:cs="宋体" w:hint="eastAsia"/>
            <w:bCs/>
            <w:sz w:val="24"/>
          </w:rPr>
          <w:t>）选举产生一名基金份额持有人作为该次基金份额持有人大会的主持人；</w:t>
        </w:r>
      </w:ins>
    </w:p>
    <w:p w14:paraId="4C51A797" w14:textId="77777777" w:rsidR="005D728A" w:rsidRPr="00717E0D" w:rsidRDefault="005D728A" w:rsidP="005D728A">
      <w:pPr>
        <w:spacing w:line="360" w:lineRule="auto"/>
        <w:ind w:firstLineChars="200" w:firstLine="480"/>
        <w:rPr>
          <w:ins w:id="1015" w:author="郑雅雯" w:date="2020-08-27T23:18:00Z"/>
          <w:rFonts w:asciiTheme="majorHAnsi" w:hAnsiTheme="majorHAnsi" w:cs="宋体"/>
          <w:bCs/>
          <w:sz w:val="24"/>
        </w:rPr>
      </w:pPr>
      <w:ins w:id="1016" w:author="郑雅雯" w:date="2020-08-27T23:18:00Z">
        <w:r w:rsidRPr="00717E0D">
          <w:rPr>
            <w:rFonts w:asciiTheme="majorHAnsi" w:hAnsiTheme="majorHAnsi" w:cs="宋体" w:hint="eastAsia"/>
            <w:bCs/>
            <w:sz w:val="24"/>
          </w:rPr>
          <w:t>6</w:t>
        </w:r>
        <w:r w:rsidRPr="00717E0D">
          <w:rPr>
            <w:rFonts w:asciiTheme="majorHAnsi" w:hAnsiTheme="majorHAnsi" w:cs="宋体" w:hint="eastAsia"/>
            <w:bCs/>
            <w:sz w:val="24"/>
          </w:rPr>
          <w:t>、一般决议须经参加大会的基金份额持有人或其代理人所持表决权的二分之一以上（含二分之一）通过；</w:t>
        </w:r>
      </w:ins>
    </w:p>
    <w:p w14:paraId="73973594" w14:textId="77777777" w:rsidR="005D728A" w:rsidRPr="00717E0D" w:rsidRDefault="005D728A" w:rsidP="005D728A">
      <w:pPr>
        <w:spacing w:line="360" w:lineRule="auto"/>
        <w:ind w:firstLineChars="200" w:firstLine="480"/>
        <w:rPr>
          <w:ins w:id="1017" w:author="郑雅雯" w:date="2020-08-27T23:18:00Z"/>
          <w:rFonts w:asciiTheme="majorHAnsi" w:hAnsiTheme="majorHAnsi" w:cs="宋体"/>
          <w:bCs/>
          <w:sz w:val="24"/>
        </w:rPr>
      </w:pPr>
      <w:ins w:id="1018" w:author="郑雅雯" w:date="2020-08-27T23:18:00Z">
        <w:r w:rsidRPr="00717E0D">
          <w:rPr>
            <w:rFonts w:asciiTheme="majorHAnsi" w:hAnsiTheme="majorHAnsi" w:cs="宋体" w:hint="eastAsia"/>
            <w:bCs/>
            <w:sz w:val="24"/>
          </w:rPr>
          <w:t>7</w:t>
        </w:r>
        <w:r w:rsidRPr="00717E0D">
          <w:rPr>
            <w:rFonts w:asciiTheme="majorHAnsi" w:hAnsiTheme="majorHAnsi" w:cs="宋体" w:hint="eastAsia"/>
            <w:bCs/>
            <w:sz w:val="24"/>
          </w:rPr>
          <w:t>、特别决议应当经参加大会的基金份额持有人或其代理人所持表决权的三分之二以上（含三分之二）通过。</w:t>
        </w:r>
      </w:ins>
    </w:p>
    <w:p w14:paraId="442BD382" w14:textId="0AEF53EC" w:rsidR="009E3665" w:rsidRDefault="005D728A" w:rsidP="005D728A">
      <w:pPr>
        <w:spacing w:line="360" w:lineRule="auto"/>
        <w:ind w:firstLineChars="200" w:firstLine="480"/>
        <w:rPr>
          <w:ins w:id="1019" w:author="郑雅雯" w:date="2020-08-10T17:24:00Z"/>
          <w:rFonts w:asciiTheme="majorHAnsi" w:hAnsiTheme="majorHAnsi" w:cs="宋体"/>
          <w:bCs/>
          <w:sz w:val="24"/>
        </w:rPr>
      </w:pPr>
      <w:ins w:id="1020" w:author="郑雅雯" w:date="2020-08-27T23:18:00Z">
        <w:r w:rsidRPr="00717E0D">
          <w:rPr>
            <w:rFonts w:asciiTheme="majorHAnsi" w:hAnsiTheme="majorHAnsi" w:cs="宋体" w:hint="eastAsia"/>
            <w:bCs/>
            <w:sz w:val="24"/>
          </w:rPr>
          <w:t>同一主侧袋账户内的每份基金份额具有平等的表决权。</w:t>
        </w:r>
      </w:ins>
    </w:p>
    <w:p w14:paraId="0E4B6DC6" w14:textId="77777777" w:rsidR="009E3665" w:rsidRPr="009E3665" w:rsidRDefault="009E3665" w:rsidP="00BF54AA">
      <w:pPr>
        <w:spacing w:line="360" w:lineRule="auto"/>
        <w:ind w:firstLineChars="200" w:firstLine="480"/>
        <w:rPr>
          <w:rFonts w:ascii="宋体" w:hAnsi="宋体"/>
          <w:sz w:val="24"/>
          <w:szCs w:val="24"/>
        </w:rPr>
      </w:pPr>
    </w:p>
    <w:p w14:paraId="3D1F9D18" w14:textId="0953CD1E"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w:t>
      </w:r>
      <w:del w:id="1021" w:author="郑雅雯" w:date="2020-08-10T17:24:00Z">
        <w:r w:rsidRPr="00CF7289" w:rsidDel="009E3665">
          <w:rPr>
            <w:rFonts w:ascii="宋体" w:hAnsi="宋体" w:hint="eastAsia"/>
            <w:sz w:val="24"/>
            <w:szCs w:val="24"/>
          </w:rPr>
          <w:delText>九</w:delText>
        </w:r>
      </w:del>
      <w:ins w:id="1022" w:author="郑雅雯" w:date="2020-08-10T17:24:00Z">
        <w:r w:rsidR="009E3665">
          <w:rPr>
            <w:rFonts w:ascii="宋体" w:hAnsi="宋体" w:hint="eastAsia"/>
            <w:sz w:val="24"/>
            <w:szCs w:val="24"/>
          </w:rPr>
          <w:t>十</w:t>
        </w:r>
      </w:ins>
      <w:r w:rsidRPr="00CF7289">
        <w:rPr>
          <w:rFonts w:ascii="宋体" w:hAnsi="宋体" w:hint="eastAsia"/>
          <w:sz w:val="24"/>
          <w:szCs w:val="24"/>
        </w:rPr>
        <w:t>）其他</w:t>
      </w:r>
    </w:p>
    <w:p w14:paraId="00DA78F1"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本部分关于基金份额持有人大会召开事由、召开条件、议事程序、表决条件等规定，凡是直接引用法律法规的部分，如将来法律法规修改导致相关内容被取消或变更的，基金管理人提前公告后，可直接对本部分内容进行修改和调整，无需召开基金份额持有人大会审议。</w:t>
      </w:r>
    </w:p>
    <w:p w14:paraId="585E532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 </w:t>
      </w:r>
    </w:p>
    <w:p w14:paraId="35A8A8F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三、基金收益分配原则、执行方式</w:t>
      </w:r>
    </w:p>
    <w:p w14:paraId="226771C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（一）基金利润的构成</w:t>
      </w:r>
    </w:p>
    <w:p w14:paraId="758411BD"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基金利润指基金利息收入、投资收益、公允价值变动收益和其他收入扣除相关费用后的余额，基金已实现收益指基金利润减去公允价值变动收益后的余额。</w:t>
      </w:r>
    </w:p>
    <w:p w14:paraId="66A97FE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（二）基金可供分配利润</w:t>
      </w:r>
    </w:p>
    <w:p w14:paraId="0F9DF2D5" w14:textId="77777777" w:rsidR="00BF54AA" w:rsidRPr="00CF7289" w:rsidRDefault="00BF54AA" w:rsidP="00BF54AA">
      <w:pPr>
        <w:spacing w:line="360" w:lineRule="auto"/>
        <w:ind w:firstLineChars="200" w:firstLine="480"/>
        <w:rPr>
          <w:rFonts w:ascii="宋体" w:hAnsi="宋体"/>
          <w:sz w:val="24"/>
          <w:szCs w:val="24"/>
        </w:rPr>
      </w:pPr>
      <w:r w:rsidRPr="00CF7289">
        <w:rPr>
          <w:sz w:val="24"/>
          <w:szCs w:val="24"/>
        </w:rPr>
        <w:t>基金可供分配利润指截至收益分配基准日基金未分配利润与未分配利润中已实现收益的孰低数。</w:t>
      </w:r>
    </w:p>
    <w:p w14:paraId="3979844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（三）基金收益分配原则</w:t>
      </w:r>
    </w:p>
    <w:p w14:paraId="05D4B32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在符合有关基金分红条件的前提下，本基金每年收益分配次数最多为12次，每份基金份额每次收益分配比例不得低于收益分配基准日每份基金份额该次可供分配利润的10%，若《基金合同》生效不满3个月可不进行收益分配；</w:t>
      </w:r>
    </w:p>
    <w:p w14:paraId="4BE8747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2、本基金收益分配方式分两种：现金分红与红利再投资，投资者可选择现</w:t>
      </w:r>
      <w:r w:rsidRPr="00CF7289">
        <w:rPr>
          <w:rFonts w:ascii="宋体" w:hAnsi="宋体" w:hint="eastAsia"/>
          <w:sz w:val="24"/>
          <w:szCs w:val="24"/>
        </w:rPr>
        <w:lastRenderedPageBreak/>
        <w:t>金红利或将现金红利自动转为该类别基金份额进行再投资；若投资者不选择，本基金默认的收益分配方式是现金分红；</w:t>
      </w:r>
    </w:p>
    <w:p w14:paraId="2FC9E38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3、基金收益分配后基金份额净值不能低于面值，即基金收益分配基准日的基金份额净值减去每单位基金份额收益分配金额后不能低于面值；</w:t>
      </w:r>
    </w:p>
    <w:p w14:paraId="6F29D4F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4、同一类别的每一基金份额享有同等分配权。由于本基金A类基金份额与C类基金份额的基金费用不同，不同类别的基金份额对应的可供分配利润或将不同；</w:t>
      </w:r>
    </w:p>
    <w:p w14:paraId="32DC8A7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5、法律法规或监管机关另有规定的，从其规定。</w:t>
      </w:r>
    </w:p>
    <w:p w14:paraId="51B88C4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（四）收益分配方案</w:t>
      </w:r>
    </w:p>
    <w:p w14:paraId="2FEAA7EF"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基金收益分配方案中应载明截止收益分配基准日的可供分配利润、基金收益分配对象、分配时间、分配数额及比例、分配方式等内容。</w:t>
      </w:r>
    </w:p>
    <w:p w14:paraId="5839466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（五）收益分配方案的确定、公告与实施</w:t>
      </w:r>
    </w:p>
    <w:p w14:paraId="284DC6D0" w14:textId="266EA3F8" w:rsidR="00BF54AA" w:rsidRPr="00CF7289" w:rsidRDefault="00BF54AA" w:rsidP="00BF54AA">
      <w:pPr>
        <w:spacing w:line="360" w:lineRule="auto"/>
        <w:ind w:firstLineChars="225" w:firstLine="540"/>
        <w:rPr>
          <w:rFonts w:asciiTheme="majorHAnsi" w:hAnsiTheme="majorHAnsi" w:cs="宋体"/>
          <w:bCs/>
          <w:sz w:val="24"/>
        </w:rPr>
      </w:pPr>
      <w:r w:rsidRPr="00CF7289">
        <w:rPr>
          <w:rFonts w:asciiTheme="majorHAnsi" w:hAnsiTheme="majorHAnsi" w:cs="宋体"/>
          <w:bCs/>
          <w:sz w:val="24"/>
        </w:rPr>
        <w:t>本基金收益分配方案由基金管理人拟定，并由基金托管人复核，</w:t>
      </w:r>
      <w:r w:rsidR="009D5C0C" w:rsidRPr="009D5C0C">
        <w:rPr>
          <w:rFonts w:asciiTheme="majorHAnsi" w:hAnsiTheme="majorHAnsi" w:cs="宋体" w:hint="eastAsia"/>
          <w:bCs/>
          <w:sz w:val="24"/>
        </w:rPr>
        <w:t>依照《信息披露办法》的有关规定</w:t>
      </w:r>
      <w:r w:rsidRPr="00CF7289">
        <w:rPr>
          <w:rFonts w:asciiTheme="majorHAnsi" w:hAnsiTheme="majorHAnsi" w:cs="宋体"/>
          <w:bCs/>
          <w:sz w:val="24"/>
        </w:rPr>
        <w:t>在</w:t>
      </w:r>
      <w:del w:id="1023" w:author="郑雅雯" w:date="2020-08-11T18:39:00Z">
        <w:r w:rsidRPr="00CF7289" w:rsidDel="00265871">
          <w:rPr>
            <w:rFonts w:asciiTheme="majorHAnsi" w:hAnsiTheme="majorHAnsi" w:cs="宋体"/>
            <w:bCs/>
            <w:sz w:val="24"/>
          </w:rPr>
          <w:delText>指定媒介</w:delText>
        </w:r>
      </w:del>
      <w:ins w:id="1024" w:author="郑雅雯" w:date="2020-08-11T18:39:00Z">
        <w:r w:rsidR="00265871">
          <w:rPr>
            <w:rFonts w:asciiTheme="majorHAnsi" w:hAnsiTheme="majorHAnsi" w:cs="宋体"/>
            <w:bCs/>
            <w:sz w:val="24"/>
          </w:rPr>
          <w:t>规定媒介</w:t>
        </w:r>
      </w:ins>
      <w:r w:rsidRPr="00CF7289">
        <w:rPr>
          <w:rFonts w:asciiTheme="majorHAnsi" w:hAnsiTheme="majorHAnsi" w:cs="宋体"/>
          <w:bCs/>
          <w:sz w:val="24"/>
        </w:rPr>
        <w:t>公告。</w:t>
      </w:r>
    </w:p>
    <w:p w14:paraId="4AD0EFA8"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基金红利发放日距离收益分配基准日（即可供分配利润计算截止日）的时间不得超过</w:t>
      </w:r>
      <w:r w:rsidRPr="00CF7289">
        <w:rPr>
          <w:rFonts w:asciiTheme="majorHAnsi" w:hAnsiTheme="majorHAnsi" w:cs="宋体"/>
          <w:bCs/>
          <w:sz w:val="24"/>
        </w:rPr>
        <w:t>15</w:t>
      </w:r>
      <w:r w:rsidRPr="00CF7289">
        <w:rPr>
          <w:rFonts w:asciiTheme="majorHAnsi" w:hAnsiTheme="majorHAnsi" w:cs="宋体"/>
          <w:bCs/>
          <w:sz w:val="24"/>
        </w:rPr>
        <w:t>个工作日。</w:t>
      </w:r>
    </w:p>
    <w:p w14:paraId="4C86CE8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（六）基金收益分配中发生的费用</w:t>
      </w:r>
    </w:p>
    <w:p w14:paraId="6AAF0536" w14:textId="77777777" w:rsidR="00BF54AA" w:rsidRDefault="00BF54AA" w:rsidP="00BF54AA">
      <w:pPr>
        <w:spacing w:line="360" w:lineRule="auto"/>
        <w:ind w:firstLineChars="200" w:firstLine="480"/>
        <w:rPr>
          <w:ins w:id="1025" w:author="郑雅雯" w:date="2020-08-10T17:25:00Z"/>
          <w:rFonts w:asciiTheme="majorHAnsi" w:hAnsiTheme="majorHAnsi" w:cs="宋体"/>
          <w:bCs/>
          <w:sz w:val="24"/>
        </w:rPr>
      </w:pPr>
      <w:r w:rsidRPr="00CF7289">
        <w:rPr>
          <w:rFonts w:asciiTheme="majorHAnsi" w:hAnsiTheme="majorHAnsi" w:cs="宋体"/>
          <w:bCs/>
          <w:sz w:val="24"/>
        </w:rP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p>
    <w:p w14:paraId="1C57CD87" w14:textId="77777777" w:rsidR="009E3665" w:rsidRPr="009E3665" w:rsidRDefault="009E3665" w:rsidP="009E3665">
      <w:pPr>
        <w:spacing w:line="360" w:lineRule="auto"/>
        <w:ind w:firstLineChars="200" w:firstLine="480"/>
        <w:rPr>
          <w:ins w:id="1026" w:author="郑雅雯" w:date="2020-08-10T17:25:00Z"/>
          <w:rFonts w:asciiTheme="majorHAnsi" w:hAnsiTheme="majorHAnsi" w:cs="宋体"/>
          <w:bCs/>
          <w:sz w:val="24"/>
        </w:rPr>
      </w:pPr>
      <w:ins w:id="1027" w:author="郑雅雯" w:date="2020-08-10T17:25:00Z">
        <w:r>
          <w:rPr>
            <w:rFonts w:asciiTheme="majorHAnsi" w:hAnsiTheme="majorHAnsi" w:cs="宋体" w:hint="eastAsia"/>
            <w:bCs/>
            <w:sz w:val="24"/>
          </w:rPr>
          <w:t>（</w:t>
        </w:r>
        <w:r>
          <w:rPr>
            <w:rFonts w:asciiTheme="majorHAnsi" w:hAnsiTheme="majorHAnsi" w:cs="宋体"/>
            <w:bCs/>
            <w:sz w:val="24"/>
          </w:rPr>
          <w:t>七</w:t>
        </w:r>
        <w:r>
          <w:rPr>
            <w:rFonts w:asciiTheme="majorHAnsi" w:hAnsiTheme="majorHAnsi" w:cs="宋体" w:hint="eastAsia"/>
            <w:bCs/>
            <w:sz w:val="24"/>
          </w:rPr>
          <w:t>）</w:t>
        </w:r>
        <w:r w:rsidRPr="009E3665">
          <w:rPr>
            <w:rFonts w:asciiTheme="majorHAnsi" w:hAnsiTheme="majorHAnsi" w:cs="宋体" w:hint="eastAsia"/>
            <w:bCs/>
            <w:sz w:val="24"/>
          </w:rPr>
          <w:t>实施侧袋机制期间的收益分配</w:t>
        </w:r>
      </w:ins>
    </w:p>
    <w:p w14:paraId="12ECE1AD" w14:textId="2C3C9B5E" w:rsidR="009E3665" w:rsidRPr="009E3665" w:rsidRDefault="005D728A" w:rsidP="009E3665">
      <w:pPr>
        <w:spacing w:line="360" w:lineRule="auto"/>
        <w:ind w:firstLineChars="200" w:firstLine="480"/>
        <w:rPr>
          <w:rFonts w:ascii="宋体" w:hAnsi="宋体"/>
          <w:sz w:val="24"/>
          <w:szCs w:val="24"/>
        </w:rPr>
      </w:pPr>
      <w:ins w:id="1028" w:author="郑雅雯" w:date="2020-08-27T23:18:00Z">
        <w:r w:rsidRPr="00474581">
          <w:rPr>
            <w:rFonts w:ascii="宋体" w:hAnsi="宋体" w:cs="宋体" w:hint="eastAsia"/>
            <w:bCs/>
            <w:sz w:val="24"/>
          </w:rPr>
          <w:t>本基金实施侧袋机制的，侧袋账户不进行收益分配，详见招募说明书的规定</w:t>
        </w:r>
      </w:ins>
      <w:ins w:id="1029" w:author="郑雅雯" w:date="2020-08-10T17:25:00Z">
        <w:r w:rsidR="009E3665" w:rsidRPr="009E3665">
          <w:rPr>
            <w:rFonts w:asciiTheme="majorHAnsi" w:hAnsiTheme="majorHAnsi" w:cs="宋体" w:hint="eastAsia"/>
            <w:bCs/>
            <w:sz w:val="24"/>
          </w:rPr>
          <w:t>。</w:t>
        </w:r>
      </w:ins>
    </w:p>
    <w:p w14:paraId="5767CA7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 </w:t>
      </w:r>
    </w:p>
    <w:p w14:paraId="43CF665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四、与基金财产管理、运用有关费用的提取、支付方式与比例</w:t>
      </w:r>
    </w:p>
    <w:p w14:paraId="0695DE0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（一）基金费用的种类</w:t>
      </w:r>
    </w:p>
    <w:p w14:paraId="3E73F595"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、基金管理人的管理费；</w:t>
      </w:r>
    </w:p>
    <w:p w14:paraId="01A127B4"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、基金托管人的托管费；</w:t>
      </w:r>
    </w:p>
    <w:p w14:paraId="1E7CDE50" w14:textId="77777777" w:rsidR="00BF54AA"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w:t>
      </w:r>
      <w:r w:rsidRPr="00CF7289">
        <w:rPr>
          <w:rFonts w:asciiTheme="majorHAnsi" w:hAnsiTheme="majorHAnsi" w:cs="宋体"/>
          <w:bCs/>
          <w:sz w:val="24"/>
        </w:rPr>
        <w:t>C</w:t>
      </w:r>
      <w:r w:rsidRPr="00CF7289">
        <w:rPr>
          <w:rFonts w:asciiTheme="majorHAnsi" w:hAnsiTheme="majorHAnsi" w:cs="宋体"/>
          <w:bCs/>
          <w:sz w:val="24"/>
        </w:rPr>
        <w:t>类基金份额的销售服务费；</w:t>
      </w:r>
    </w:p>
    <w:p w14:paraId="37696633" w14:textId="77777777" w:rsidR="003A30C3" w:rsidRPr="00CF7289" w:rsidRDefault="003A30C3" w:rsidP="003A30C3">
      <w:pPr>
        <w:spacing w:line="360" w:lineRule="auto"/>
        <w:ind w:firstLineChars="200" w:firstLine="480"/>
        <w:rPr>
          <w:rFonts w:asciiTheme="majorHAnsi" w:hAnsiTheme="majorHAnsi" w:cs="宋体"/>
          <w:bCs/>
          <w:sz w:val="24"/>
        </w:rPr>
      </w:pPr>
      <w:r>
        <w:rPr>
          <w:rFonts w:asciiTheme="majorHAnsi" w:hAnsiTheme="majorHAnsi" w:cs="宋体"/>
          <w:bCs/>
          <w:sz w:val="24"/>
        </w:rPr>
        <w:lastRenderedPageBreak/>
        <w:t>4</w:t>
      </w:r>
      <w:r w:rsidRPr="00CF7289">
        <w:rPr>
          <w:rFonts w:asciiTheme="majorHAnsi" w:hAnsiTheme="majorHAnsi" w:cs="宋体"/>
          <w:bCs/>
          <w:sz w:val="24"/>
        </w:rPr>
        <w:t>、</w:t>
      </w:r>
      <w:r w:rsidRPr="00CF7289">
        <w:rPr>
          <w:rFonts w:asciiTheme="majorHAnsi" w:hAnsiTheme="majorHAnsi" w:cs="宋体" w:hint="eastAsia"/>
          <w:bCs/>
          <w:sz w:val="24"/>
        </w:rPr>
        <w:t>《基金合同》生效后的标的指数</w:t>
      </w:r>
      <w:r w:rsidR="00075683" w:rsidRPr="00CF7289">
        <w:rPr>
          <w:rFonts w:asciiTheme="majorHAnsi" w:hAnsiTheme="majorHAnsi" w:cs="宋体" w:hint="eastAsia"/>
          <w:bCs/>
          <w:sz w:val="24"/>
        </w:rPr>
        <w:t>许可</w:t>
      </w:r>
      <w:r w:rsidRPr="00CF7289">
        <w:rPr>
          <w:rFonts w:asciiTheme="majorHAnsi" w:hAnsiTheme="majorHAnsi" w:cs="宋体" w:hint="eastAsia"/>
          <w:bCs/>
          <w:sz w:val="24"/>
        </w:rPr>
        <w:t>使用费；</w:t>
      </w:r>
    </w:p>
    <w:p w14:paraId="61828E46" w14:textId="77777777" w:rsidR="00BF54AA" w:rsidRPr="00CF7289" w:rsidRDefault="003A30C3" w:rsidP="00BF54AA">
      <w:pPr>
        <w:spacing w:line="360" w:lineRule="auto"/>
        <w:ind w:firstLineChars="200" w:firstLine="480"/>
        <w:rPr>
          <w:rFonts w:asciiTheme="majorHAnsi" w:hAnsiTheme="majorHAnsi" w:cs="宋体"/>
          <w:bCs/>
          <w:sz w:val="24"/>
        </w:rPr>
      </w:pPr>
      <w:r>
        <w:rPr>
          <w:rFonts w:asciiTheme="majorHAnsi" w:hAnsiTheme="majorHAnsi" w:cs="宋体"/>
          <w:bCs/>
          <w:sz w:val="24"/>
        </w:rPr>
        <w:t>5</w:t>
      </w:r>
      <w:r w:rsidR="00BF54AA" w:rsidRPr="00CF7289">
        <w:rPr>
          <w:rFonts w:asciiTheme="majorHAnsi" w:hAnsiTheme="majorHAnsi" w:cs="宋体"/>
          <w:bCs/>
          <w:sz w:val="24"/>
        </w:rPr>
        <w:t>、《基金合同》生效后与基金相关的信息披露费用；</w:t>
      </w:r>
    </w:p>
    <w:p w14:paraId="6899108F" w14:textId="77777777" w:rsidR="00BF54AA" w:rsidRPr="00CF7289" w:rsidRDefault="003A30C3" w:rsidP="00BF54AA">
      <w:pPr>
        <w:spacing w:line="360" w:lineRule="auto"/>
        <w:ind w:firstLineChars="200" w:firstLine="480"/>
        <w:rPr>
          <w:rFonts w:asciiTheme="majorHAnsi" w:hAnsiTheme="majorHAnsi" w:cs="宋体"/>
          <w:bCs/>
          <w:sz w:val="24"/>
        </w:rPr>
      </w:pPr>
      <w:r>
        <w:rPr>
          <w:rFonts w:asciiTheme="majorHAnsi" w:hAnsiTheme="majorHAnsi" w:cs="宋体"/>
          <w:bCs/>
          <w:sz w:val="24"/>
        </w:rPr>
        <w:t>6</w:t>
      </w:r>
      <w:r w:rsidR="00BF54AA" w:rsidRPr="00CF7289">
        <w:rPr>
          <w:rFonts w:asciiTheme="majorHAnsi" w:hAnsiTheme="majorHAnsi" w:cs="宋体"/>
          <w:bCs/>
          <w:sz w:val="24"/>
        </w:rPr>
        <w:t>、《基金合同》生效后与基金相关的会计师费、律师费、诉讼费和仲裁费；</w:t>
      </w:r>
    </w:p>
    <w:p w14:paraId="531D24D3"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7</w:t>
      </w:r>
      <w:r w:rsidRPr="00CF7289">
        <w:rPr>
          <w:rFonts w:asciiTheme="majorHAnsi" w:hAnsiTheme="majorHAnsi" w:cs="宋体" w:hint="eastAsia"/>
          <w:bCs/>
          <w:sz w:val="24"/>
        </w:rPr>
        <w:t>、</w:t>
      </w:r>
      <w:r w:rsidRPr="00CF7289">
        <w:rPr>
          <w:rFonts w:asciiTheme="majorHAnsi" w:hAnsiTheme="majorHAnsi" w:cs="宋体"/>
          <w:bCs/>
          <w:sz w:val="24"/>
        </w:rPr>
        <w:t>基金份额持有人大会费用；</w:t>
      </w:r>
    </w:p>
    <w:p w14:paraId="201A9B8E"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8</w:t>
      </w:r>
      <w:r w:rsidRPr="00CF7289">
        <w:rPr>
          <w:rFonts w:asciiTheme="majorHAnsi" w:hAnsiTheme="majorHAnsi" w:cs="宋体"/>
          <w:bCs/>
          <w:sz w:val="24"/>
        </w:rPr>
        <w:t>、基金的证券、期货交易费用；</w:t>
      </w:r>
    </w:p>
    <w:p w14:paraId="37CE5574"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9</w:t>
      </w:r>
      <w:r w:rsidRPr="00CF7289">
        <w:rPr>
          <w:rFonts w:asciiTheme="majorHAnsi" w:hAnsiTheme="majorHAnsi" w:cs="宋体"/>
          <w:bCs/>
          <w:sz w:val="24"/>
        </w:rPr>
        <w:t>、基金的银行汇划费用；</w:t>
      </w:r>
    </w:p>
    <w:p w14:paraId="01B105D5" w14:textId="77777777" w:rsidR="00BF54AA" w:rsidRDefault="00BF54AA" w:rsidP="00BF54AA">
      <w:pPr>
        <w:spacing w:line="360" w:lineRule="auto"/>
        <w:ind w:firstLineChars="200" w:firstLine="480"/>
        <w:rPr>
          <w:ins w:id="1030" w:author="郑雅雯" w:date="2020-08-10T17:25:00Z"/>
          <w:rFonts w:asciiTheme="majorHAnsi" w:hAnsiTheme="majorHAnsi" w:cs="宋体"/>
          <w:bCs/>
          <w:sz w:val="24"/>
        </w:rPr>
      </w:pPr>
      <w:r w:rsidRPr="00CF7289">
        <w:rPr>
          <w:rFonts w:asciiTheme="majorHAnsi" w:hAnsiTheme="majorHAnsi" w:cs="宋体"/>
          <w:bCs/>
          <w:sz w:val="24"/>
        </w:rPr>
        <w:t>10</w:t>
      </w:r>
      <w:r w:rsidRPr="00CF7289">
        <w:rPr>
          <w:rFonts w:asciiTheme="majorHAnsi" w:hAnsiTheme="majorHAnsi" w:cs="宋体"/>
          <w:bCs/>
          <w:sz w:val="24"/>
        </w:rPr>
        <w:t>、账户开户费用、账户维护费用；</w:t>
      </w:r>
    </w:p>
    <w:p w14:paraId="634921BB" w14:textId="3C0A841A" w:rsidR="009E3665" w:rsidRPr="00CF7289" w:rsidRDefault="009E3665" w:rsidP="00BF54AA">
      <w:pPr>
        <w:spacing w:line="360" w:lineRule="auto"/>
        <w:ind w:firstLineChars="200" w:firstLine="480"/>
        <w:rPr>
          <w:rFonts w:asciiTheme="majorHAnsi" w:hAnsiTheme="majorHAnsi" w:cs="宋体"/>
          <w:bCs/>
          <w:sz w:val="24"/>
        </w:rPr>
      </w:pPr>
      <w:ins w:id="1031" w:author="郑雅雯" w:date="2020-08-10T17:25:00Z">
        <w:r>
          <w:rPr>
            <w:rFonts w:asciiTheme="majorHAnsi" w:hAnsiTheme="majorHAnsi" w:cs="宋体" w:hint="eastAsia"/>
            <w:bCs/>
            <w:sz w:val="24"/>
          </w:rPr>
          <w:t>1</w:t>
        </w:r>
        <w:r>
          <w:rPr>
            <w:rFonts w:asciiTheme="majorHAnsi" w:hAnsiTheme="majorHAnsi" w:cs="宋体"/>
            <w:bCs/>
            <w:sz w:val="24"/>
          </w:rPr>
          <w:t>1</w:t>
        </w:r>
        <w:r>
          <w:rPr>
            <w:rFonts w:asciiTheme="majorHAnsi" w:hAnsiTheme="majorHAnsi" w:cs="宋体" w:hint="eastAsia"/>
            <w:bCs/>
            <w:sz w:val="24"/>
          </w:rPr>
          <w:t>、</w:t>
        </w:r>
      </w:ins>
      <w:ins w:id="1032" w:author="郑雅雯" w:date="2020-08-12T09:19:00Z">
        <w:r w:rsidR="00B11950" w:rsidRPr="00386A24">
          <w:rPr>
            <w:rFonts w:ascii="宋体" w:hAnsi="宋体" w:cs="宋体" w:hint="eastAsia"/>
            <w:bCs/>
            <w:sz w:val="24"/>
          </w:rPr>
          <w:t>因参与</w:t>
        </w:r>
        <w:r w:rsidR="00B11950">
          <w:rPr>
            <w:rFonts w:ascii="宋体" w:hAnsi="宋体" w:cs="宋体" w:hint="eastAsia"/>
            <w:bCs/>
            <w:sz w:val="24"/>
          </w:rPr>
          <w:t>融资、</w:t>
        </w:r>
        <w:r w:rsidR="00B11950" w:rsidRPr="00386A24">
          <w:rPr>
            <w:rFonts w:ascii="宋体" w:hAnsi="宋体" w:cs="宋体" w:hint="eastAsia"/>
            <w:bCs/>
            <w:sz w:val="24"/>
          </w:rPr>
          <w:t>转融通证券出借业务而产生的各项合理费用</w:t>
        </w:r>
      </w:ins>
      <w:ins w:id="1033" w:author="郑雅雯" w:date="2020-08-10T17:25:00Z">
        <w:r w:rsidRPr="00386A24">
          <w:rPr>
            <w:rFonts w:ascii="宋体" w:hAnsi="宋体" w:cs="宋体" w:hint="eastAsia"/>
            <w:bCs/>
            <w:sz w:val="24"/>
          </w:rPr>
          <w:t>；</w:t>
        </w:r>
      </w:ins>
    </w:p>
    <w:p w14:paraId="7F3962D0" w14:textId="30DD0E1C" w:rsidR="00BF54AA" w:rsidRPr="003A30C3" w:rsidRDefault="00BF54AA" w:rsidP="00BF54AA">
      <w:pPr>
        <w:spacing w:line="360" w:lineRule="auto"/>
        <w:ind w:firstLineChars="200" w:firstLine="480"/>
        <w:rPr>
          <w:rFonts w:ascii="宋体" w:hAnsi="宋体"/>
          <w:sz w:val="24"/>
          <w:szCs w:val="24"/>
        </w:rPr>
      </w:pPr>
      <w:del w:id="1034" w:author="郑雅雯" w:date="2020-08-10T17:25:00Z">
        <w:r w:rsidRPr="00CF7289" w:rsidDel="009E3665">
          <w:rPr>
            <w:rFonts w:asciiTheme="majorHAnsi" w:hAnsiTheme="majorHAnsi" w:cs="宋体"/>
            <w:bCs/>
            <w:sz w:val="24"/>
          </w:rPr>
          <w:delText>11</w:delText>
        </w:r>
      </w:del>
      <w:ins w:id="1035" w:author="郑雅雯" w:date="2020-08-10T17:25:00Z">
        <w:r w:rsidR="009E3665" w:rsidRPr="00CF7289">
          <w:rPr>
            <w:rFonts w:asciiTheme="majorHAnsi" w:hAnsiTheme="majorHAnsi" w:cs="宋体"/>
            <w:bCs/>
            <w:sz w:val="24"/>
          </w:rPr>
          <w:t>1</w:t>
        </w:r>
        <w:r w:rsidR="009E3665">
          <w:rPr>
            <w:rFonts w:asciiTheme="majorHAnsi" w:hAnsiTheme="majorHAnsi" w:cs="宋体"/>
            <w:bCs/>
            <w:sz w:val="24"/>
          </w:rPr>
          <w:t>2</w:t>
        </w:r>
      </w:ins>
      <w:r w:rsidRPr="00CF7289">
        <w:rPr>
          <w:rFonts w:asciiTheme="majorHAnsi" w:hAnsiTheme="majorHAnsi" w:cs="宋体"/>
          <w:bCs/>
          <w:sz w:val="24"/>
        </w:rPr>
        <w:t>、按照国家有关规定和《基金合同》约定，可以在基金财产中列支的其他费用。</w:t>
      </w:r>
    </w:p>
    <w:p w14:paraId="5790CCB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（二）基金费用计提方法、计提标准和支付方式</w:t>
      </w:r>
    </w:p>
    <w:p w14:paraId="690B2CE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1、基金管理人的管理费 </w:t>
      </w:r>
    </w:p>
    <w:p w14:paraId="6CC757C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本基金的管理费按前一日基金资产净值的0.80%年费率计提。管理费的计算方法如下：</w:t>
      </w:r>
    </w:p>
    <w:p w14:paraId="367EC19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H＝E×0.80%÷当年天数</w:t>
      </w:r>
    </w:p>
    <w:p w14:paraId="37D65B8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H为每日应计提的基金管理费</w:t>
      </w:r>
    </w:p>
    <w:p w14:paraId="3583474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E为前一日的基金资产净值</w:t>
      </w:r>
    </w:p>
    <w:p w14:paraId="08524FD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管理费每日计算，逐日累计至每月月末，按月支付，经基金管理人与基金托管人双方核对无误后，基金托管人按照与基金管理人协商一致的方式于次月前3个工作日内从基金财产中一次性支付给基金管理人。若遇法定节假日、公休假等，支付日期顺延。</w:t>
      </w:r>
    </w:p>
    <w:p w14:paraId="58CD341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2、基金托管人的托管费</w:t>
      </w:r>
    </w:p>
    <w:p w14:paraId="5354E39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本基金的托管费按前一日基金资产净值的0.1%的年费率计提。托管费的计算方法如下：</w:t>
      </w:r>
    </w:p>
    <w:p w14:paraId="7AAB4A3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H＝E×0.1%÷当年天数</w:t>
      </w:r>
    </w:p>
    <w:p w14:paraId="184B8C6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H为每日应计提的基金托管费</w:t>
      </w:r>
    </w:p>
    <w:p w14:paraId="2555421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E为前一日的基金资产净值</w:t>
      </w:r>
    </w:p>
    <w:p w14:paraId="52D4AEC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基金托管费每日计算，逐日累计至每月月末，按月支付，经基金管理人与基金托管人双方核对无误后，基金托管人按照与基金管理人协商一致的方式于次月</w:t>
      </w:r>
      <w:r w:rsidRPr="00CF7289">
        <w:rPr>
          <w:rFonts w:ascii="宋体" w:hAnsi="宋体" w:hint="eastAsia"/>
          <w:sz w:val="24"/>
          <w:szCs w:val="24"/>
        </w:rPr>
        <w:lastRenderedPageBreak/>
        <w:t>前5个工作日内从基金财产中一次性支取。若遇法定节假日、公休日等，支付日期顺延。</w:t>
      </w:r>
    </w:p>
    <w:p w14:paraId="4441633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3、C类基金份额的销售服务费</w:t>
      </w:r>
    </w:p>
    <w:p w14:paraId="1B879F1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本基金A类基金份额不收取销售服务费，仅就C类基金份额所代表的基金资产收取销售服务费。本基金销售服务费按前一日C类基金份额基金资产净值的0.</w:t>
      </w:r>
      <w:r w:rsidR="00CB5158">
        <w:rPr>
          <w:rFonts w:ascii="宋体" w:hAnsi="宋体" w:hint="eastAsia"/>
          <w:sz w:val="24"/>
          <w:szCs w:val="24"/>
        </w:rPr>
        <w:t>1</w:t>
      </w:r>
      <w:r w:rsidRPr="00CF7289">
        <w:rPr>
          <w:rFonts w:ascii="宋体" w:hAnsi="宋体" w:hint="eastAsia"/>
          <w:sz w:val="24"/>
          <w:szCs w:val="24"/>
        </w:rPr>
        <w:t>0%的年费率计提。销售服务费的计算方法如下：</w:t>
      </w:r>
    </w:p>
    <w:p w14:paraId="3CEF80C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H＝E×0.</w:t>
      </w:r>
      <w:r w:rsidR="00CB5158">
        <w:rPr>
          <w:rFonts w:ascii="宋体" w:hAnsi="宋体" w:hint="eastAsia"/>
          <w:sz w:val="24"/>
          <w:szCs w:val="24"/>
        </w:rPr>
        <w:t>1</w:t>
      </w:r>
      <w:r w:rsidRPr="00CF7289">
        <w:rPr>
          <w:rFonts w:ascii="宋体" w:hAnsi="宋体" w:hint="eastAsia"/>
          <w:sz w:val="24"/>
          <w:szCs w:val="24"/>
        </w:rPr>
        <w:t>0%÷当年天数</w:t>
      </w:r>
    </w:p>
    <w:p w14:paraId="4B2C7EC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H 为C类基金份额每日应计提的销售服务费</w:t>
      </w:r>
    </w:p>
    <w:p w14:paraId="0508776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E 为C类基金份额前一日的基金资产净值</w:t>
      </w:r>
    </w:p>
    <w:p w14:paraId="30D88AF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销售服务费每日计提，逐日累计至每月月末，按月支付。经基金管理人与基金托管人双方核对无误后，基金托管人按照与基金管理人协商一致的方式于次月前3个工作日内从基金财产中一次性支付，由登记机构代收，登记机构收到后按相关合同规定支付给基金销售机构等。若遇法定节假日、休息日等，支付日期顺延。</w:t>
      </w:r>
    </w:p>
    <w:p w14:paraId="7E5837E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销售服务费可用于本基金市场推广、销售以及基金份额持有人服务等各项费用。</w:t>
      </w:r>
    </w:p>
    <w:p w14:paraId="1965F47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4、标的指数许可使用费</w:t>
      </w:r>
    </w:p>
    <w:p w14:paraId="77600E6F" w14:textId="77777777" w:rsidR="00AF5B9A" w:rsidRPr="00AF5B9A" w:rsidRDefault="00AF5B9A" w:rsidP="00AF5B9A">
      <w:pPr>
        <w:spacing w:line="360" w:lineRule="auto"/>
        <w:ind w:firstLineChars="200" w:firstLine="480"/>
        <w:rPr>
          <w:rFonts w:ascii="宋体" w:hAnsi="宋体"/>
          <w:sz w:val="24"/>
          <w:szCs w:val="24"/>
        </w:rPr>
      </w:pPr>
      <w:r w:rsidRPr="00AF5B9A">
        <w:rPr>
          <w:rFonts w:ascii="宋体" w:hAnsi="宋体" w:hint="eastAsia"/>
          <w:sz w:val="24"/>
          <w:szCs w:val="24"/>
        </w:rPr>
        <w:t>《基金合同》生效后的标的指数许可使用费按照基金管理人与中证指数有限公司签署的指数使用许可协议的约定，从基金财产中向中证指数有限公司支付。标的指数许可使用费按前一日基金资产净值0.016%的年费率计提。具体计算方法如下：</w:t>
      </w:r>
    </w:p>
    <w:p w14:paraId="3B16A1AD" w14:textId="77777777" w:rsidR="00AF5B9A" w:rsidRPr="00AF5B9A" w:rsidRDefault="00AF5B9A" w:rsidP="00AF5B9A">
      <w:pPr>
        <w:spacing w:line="360" w:lineRule="auto"/>
        <w:ind w:firstLineChars="200" w:firstLine="480"/>
        <w:rPr>
          <w:rFonts w:ascii="宋体" w:hAnsi="宋体"/>
          <w:sz w:val="24"/>
          <w:szCs w:val="24"/>
        </w:rPr>
      </w:pPr>
      <w:r w:rsidRPr="00AF5B9A">
        <w:rPr>
          <w:rFonts w:ascii="宋体" w:hAnsi="宋体" w:hint="eastAsia"/>
          <w:sz w:val="24"/>
          <w:szCs w:val="24"/>
        </w:rPr>
        <w:t>H＝E×0.016%÷当年天数</w:t>
      </w:r>
    </w:p>
    <w:p w14:paraId="6E452C4E" w14:textId="77777777" w:rsidR="00AF5B9A" w:rsidRPr="00AF5B9A" w:rsidRDefault="00AF5B9A" w:rsidP="00AF5B9A">
      <w:pPr>
        <w:spacing w:line="360" w:lineRule="auto"/>
        <w:ind w:firstLineChars="200" w:firstLine="480"/>
        <w:rPr>
          <w:rFonts w:ascii="宋体" w:hAnsi="宋体"/>
          <w:sz w:val="24"/>
          <w:szCs w:val="24"/>
        </w:rPr>
      </w:pPr>
      <w:r w:rsidRPr="00AF5B9A">
        <w:rPr>
          <w:rFonts w:ascii="宋体" w:hAnsi="宋体" w:hint="eastAsia"/>
          <w:sz w:val="24"/>
          <w:szCs w:val="24"/>
        </w:rPr>
        <w:t>H为每日应计提的标的指数许可使用费</w:t>
      </w:r>
    </w:p>
    <w:p w14:paraId="6EC1B0F5" w14:textId="77777777" w:rsidR="00AF5B9A" w:rsidRPr="00AF5B9A" w:rsidRDefault="00AF5B9A" w:rsidP="00AF5B9A">
      <w:pPr>
        <w:spacing w:line="360" w:lineRule="auto"/>
        <w:ind w:firstLineChars="200" w:firstLine="480"/>
        <w:rPr>
          <w:rFonts w:ascii="宋体" w:hAnsi="宋体"/>
          <w:sz w:val="24"/>
          <w:szCs w:val="24"/>
        </w:rPr>
      </w:pPr>
      <w:r w:rsidRPr="00AF5B9A">
        <w:rPr>
          <w:rFonts w:ascii="宋体" w:hAnsi="宋体" w:hint="eastAsia"/>
          <w:sz w:val="24"/>
          <w:szCs w:val="24"/>
        </w:rPr>
        <w:t>E为本基金前一日的基金资产净值</w:t>
      </w:r>
    </w:p>
    <w:p w14:paraId="17AE9454" w14:textId="77777777" w:rsidR="00AF5B9A" w:rsidRPr="00AF5B9A" w:rsidRDefault="00AF5B9A" w:rsidP="00AF5B9A">
      <w:pPr>
        <w:spacing w:line="360" w:lineRule="auto"/>
        <w:ind w:firstLineChars="200" w:firstLine="480"/>
        <w:rPr>
          <w:rFonts w:ascii="宋体" w:hAnsi="宋体"/>
          <w:sz w:val="24"/>
          <w:szCs w:val="24"/>
        </w:rPr>
      </w:pPr>
      <w:r w:rsidRPr="00AF5B9A">
        <w:rPr>
          <w:rFonts w:ascii="宋体" w:hAnsi="宋体" w:hint="eastAsia"/>
          <w:sz w:val="24"/>
          <w:szCs w:val="24"/>
        </w:rPr>
        <w:t>标的指数许可使用费每日计提，逐日累计，按季支付。标的指数许可使用费的收取下限为每季度人民币壹万元（10,000元），计费期间不足一季度的，根据实际天数按比例计算。</w:t>
      </w:r>
    </w:p>
    <w:p w14:paraId="1F7D0E98" w14:textId="7D953AB4" w:rsidR="00BF54AA" w:rsidRPr="00AF5B9A" w:rsidRDefault="00AF5B9A" w:rsidP="00AF5B9A">
      <w:pPr>
        <w:spacing w:line="360" w:lineRule="auto"/>
        <w:ind w:firstLineChars="200" w:firstLine="480"/>
        <w:rPr>
          <w:rFonts w:ascii="宋体" w:hAnsi="宋体"/>
          <w:sz w:val="24"/>
          <w:szCs w:val="24"/>
        </w:rPr>
      </w:pPr>
      <w:r w:rsidRPr="00AF5B9A">
        <w:rPr>
          <w:rFonts w:ascii="宋体" w:hAnsi="宋体" w:hint="eastAsia"/>
          <w:sz w:val="24"/>
          <w:szCs w:val="24"/>
        </w:rPr>
        <w:t>如果标的指数许可使用费的计算方法或费率发生调整，本基金将采用调整后的方法或费率计算标的指数许可使用费。基金管理人应及时按照《信息披露管理</w:t>
      </w:r>
      <w:r w:rsidRPr="00AF5B9A">
        <w:rPr>
          <w:rFonts w:ascii="宋体" w:hAnsi="宋体" w:hint="eastAsia"/>
          <w:sz w:val="24"/>
          <w:szCs w:val="24"/>
        </w:rPr>
        <w:lastRenderedPageBreak/>
        <w:t>办法》的规定在</w:t>
      </w:r>
      <w:del w:id="1036" w:author="郑雅雯" w:date="2020-08-11T18:39:00Z">
        <w:r w:rsidRPr="00AF5B9A" w:rsidDel="00265871">
          <w:rPr>
            <w:rFonts w:ascii="宋体" w:hAnsi="宋体" w:hint="eastAsia"/>
            <w:sz w:val="24"/>
            <w:szCs w:val="24"/>
          </w:rPr>
          <w:delText>指定媒介</w:delText>
        </w:r>
      </w:del>
      <w:ins w:id="1037" w:author="郑雅雯" w:date="2020-08-11T18:39:00Z">
        <w:r w:rsidR="00265871">
          <w:rPr>
            <w:rFonts w:ascii="宋体" w:hAnsi="宋体" w:hint="eastAsia"/>
            <w:sz w:val="24"/>
            <w:szCs w:val="24"/>
          </w:rPr>
          <w:t>规定媒介</w:t>
        </w:r>
      </w:ins>
      <w:r w:rsidRPr="00AF5B9A">
        <w:rPr>
          <w:rFonts w:ascii="宋体" w:hAnsi="宋体" w:hint="eastAsia"/>
          <w:sz w:val="24"/>
          <w:szCs w:val="24"/>
        </w:rPr>
        <w:t>进行公告，此项调整无须召开基金份额持有人大会审议。</w:t>
      </w:r>
    </w:p>
    <w:p w14:paraId="1BA599EA" w14:textId="4840B494"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5、上述“</w:t>
      </w:r>
      <w:r w:rsidR="00CC6B1D" w:rsidRPr="00CF7289">
        <w:rPr>
          <w:rFonts w:ascii="宋体" w:hAnsi="宋体" w:hint="eastAsia"/>
          <w:sz w:val="24"/>
          <w:szCs w:val="24"/>
        </w:rPr>
        <w:t>（</w:t>
      </w:r>
      <w:r w:rsidRPr="00CF7289">
        <w:rPr>
          <w:rFonts w:ascii="宋体" w:hAnsi="宋体" w:hint="eastAsia"/>
          <w:sz w:val="24"/>
          <w:szCs w:val="24"/>
        </w:rPr>
        <w:t>一</w:t>
      </w:r>
      <w:r w:rsidR="00CC6B1D" w:rsidRPr="00CF7289">
        <w:rPr>
          <w:rFonts w:ascii="宋体" w:hAnsi="宋体" w:hint="eastAsia"/>
          <w:sz w:val="24"/>
          <w:szCs w:val="24"/>
        </w:rPr>
        <w:t>）</w:t>
      </w:r>
      <w:r w:rsidRPr="00CF7289">
        <w:rPr>
          <w:rFonts w:ascii="宋体" w:hAnsi="宋体" w:hint="eastAsia"/>
          <w:sz w:val="24"/>
          <w:szCs w:val="24"/>
        </w:rPr>
        <w:t>基金费用的种类中第</w:t>
      </w:r>
      <w:r w:rsidR="003A30C3">
        <w:rPr>
          <w:rFonts w:ascii="宋体" w:hAnsi="宋体"/>
          <w:sz w:val="24"/>
          <w:szCs w:val="24"/>
        </w:rPr>
        <w:t>5</w:t>
      </w:r>
      <w:r w:rsidRPr="00CF7289">
        <w:rPr>
          <w:rFonts w:ascii="宋体" w:hAnsi="宋体" w:hint="eastAsia"/>
          <w:sz w:val="24"/>
          <w:szCs w:val="24"/>
        </w:rPr>
        <w:t>－</w:t>
      </w:r>
      <w:del w:id="1038" w:author="郑雅雯" w:date="2020-08-10T17:26:00Z">
        <w:r w:rsidRPr="00CF7289" w:rsidDel="009E3665">
          <w:rPr>
            <w:rFonts w:ascii="宋体" w:hAnsi="宋体" w:hint="eastAsia"/>
            <w:sz w:val="24"/>
            <w:szCs w:val="24"/>
          </w:rPr>
          <w:delText>11</w:delText>
        </w:r>
      </w:del>
      <w:ins w:id="1039" w:author="郑雅雯" w:date="2020-08-10T17:26:00Z">
        <w:r w:rsidR="009E3665" w:rsidRPr="00CF7289">
          <w:rPr>
            <w:rFonts w:ascii="宋体" w:hAnsi="宋体" w:hint="eastAsia"/>
            <w:sz w:val="24"/>
            <w:szCs w:val="24"/>
          </w:rPr>
          <w:t>1</w:t>
        </w:r>
        <w:r w:rsidR="009E3665">
          <w:rPr>
            <w:rFonts w:ascii="宋体" w:hAnsi="宋体"/>
            <w:sz w:val="24"/>
            <w:szCs w:val="24"/>
          </w:rPr>
          <w:t>2</w:t>
        </w:r>
      </w:ins>
      <w:r w:rsidRPr="00CF7289">
        <w:rPr>
          <w:rFonts w:ascii="宋体" w:hAnsi="宋体" w:hint="eastAsia"/>
          <w:sz w:val="24"/>
          <w:szCs w:val="24"/>
        </w:rPr>
        <w:t>项费用”，根据有关法规及相应协议规定，按费用实际支出金额列入当期费用，由基金托管人从基金财产中支付。</w:t>
      </w:r>
    </w:p>
    <w:p w14:paraId="3B0E5E6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6、证券账户开户费用：证券账户开户费经基金管理人与基金托管人核对无误后，自本基金成立一个月内由基金托管人从基金财产中划付，如基金财产余额不足支付该开户费用，由基金管理人于基金成立一个月后的5个工作日内进行垫付，基金托管人不承担垫付开户费用义务。</w:t>
      </w:r>
    </w:p>
    <w:p w14:paraId="3149732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（三）不列入基金费用的项目</w:t>
      </w:r>
    </w:p>
    <w:p w14:paraId="69D4A804"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下列费用不列入基金费用：</w:t>
      </w:r>
    </w:p>
    <w:p w14:paraId="1E3E8868"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、基金管理人和基金托管人因未履行或未完全履行义务导致的费用支出或基金财产的损失；</w:t>
      </w:r>
    </w:p>
    <w:p w14:paraId="6003C749"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、基金管理人和基金托管人处理与基金运作无关的事项发生的费用；</w:t>
      </w:r>
    </w:p>
    <w:p w14:paraId="0C011CA1"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、《基金合同》生效前的相关费用；</w:t>
      </w:r>
    </w:p>
    <w:p w14:paraId="21B40F8D" w14:textId="77777777" w:rsidR="00BF54AA" w:rsidRDefault="00BF54AA" w:rsidP="00BF54AA">
      <w:pPr>
        <w:spacing w:line="360" w:lineRule="auto"/>
        <w:ind w:firstLineChars="200" w:firstLine="480"/>
        <w:rPr>
          <w:ins w:id="1040" w:author="郑雅雯" w:date="2020-08-10T17:26:00Z"/>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、其他根据相关法律法规及中国证监会的有关规定不得列入基金费用的项目。</w:t>
      </w:r>
    </w:p>
    <w:p w14:paraId="3FC4E633" w14:textId="77777777" w:rsidR="009E3665" w:rsidRPr="006C401F" w:rsidRDefault="009E3665" w:rsidP="009E3665">
      <w:pPr>
        <w:spacing w:line="360" w:lineRule="auto"/>
        <w:ind w:firstLineChars="200" w:firstLine="480"/>
        <w:rPr>
          <w:ins w:id="1041" w:author="郑雅雯" w:date="2020-08-10T17:26:00Z"/>
          <w:rFonts w:ascii="宋体" w:hAnsi="宋体" w:cs="宋体"/>
          <w:bCs/>
          <w:sz w:val="24"/>
        </w:rPr>
      </w:pPr>
      <w:ins w:id="1042" w:author="郑雅雯" w:date="2020-08-10T17:26:00Z">
        <w:r>
          <w:rPr>
            <w:rFonts w:ascii="宋体" w:hAnsi="宋体" w:hint="eastAsia"/>
            <w:sz w:val="24"/>
            <w:szCs w:val="24"/>
          </w:rPr>
          <w:t>（四）</w:t>
        </w:r>
        <w:r w:rsidRPr="006C401F">
          <w:rPr>
            <w:rFonts w:ascii="宋体" w:hAnsi="宋体" w:cs="宋体" w:hint="eastAsia"/>
            <w:bCs/>
            <w:sz w:val="24"/>
          </w:rPr>
          <w:t>实施侧袋机制期间的基金费用</w:t>
        </w:r>
      </w:ins>
    </w:p>
    <w:p w14:paraId="755C6323" w14:textId="2B981B3A" w:rsidR="009E3665" w:rsidRPr="009E3665" w:rsidRDefault="005D728A">
      <w:pPr>
        <w:widowControl/>
        <w:spacing w:line="360" w:lineRule="auto"/>
        <w:ind w:firstLineChars="200" w:firstLine="480"/>
        <w:rPr>
          <w:rFonts w:ascii="宋体" w:hAnsi="宋体"/>
          <w:sz w:val="24"/>
          <w:szCs w:val="24"/>
        </w:rPr>
        <w:pPrChange w:id="1043" w:author="郑雅雯" w:date="2020-08-10T17:26:00Z">
          <w:pPr>
            <w:spacing w:line="360" w:lineRule="auto"/>
            <w:ind w:firstLineChars="200" w:firstLine="480"/>
          </w:pPr>
        </w:pPrChange>
      </w:pPr>
      <w:ins w:id="1044" w:author="郑雅雯" w:date="2020-08-27T23:18:00Z">
        <w:r w:rsidRPr="006C401F">
          <w:rPr>
            <w:rFonts w:ascii="宋体" w:hAnsi="宋体" w:cs="宋体" w:hint="eastAsia"/>
            <w:bCs/>
            <w:sz w:val="24"/>
          </w:rPr>
          <w:t>本基金实施侧袋机制的，与侧袋账户有关的费用可以从侧袋账户中列支，但应待侧袋账户资产变现后方可列支，有关费用可酌情收取或减免，但不得收取管理费，详见招募说明书的规定</w:t>
        </w:r>
      </w:ins>
      <w:ins w:id="1045" w:author="郑雅雯" w:date="2020-08-10T17:26:00Z">
        <w:r w:rsidR="009E3665" w:rsidRPr="006C401F">
          <w:rPr>
            <w:rFonts w:ascii="宋体" w:hAnsi="宋体" w:cs="宋体" w:hint="eastAsia"/>
            <w:bCs/>
            <w:sz w:val="24"/>
          </w:rPr>
          <w:t>。</w:t>
        </w:r>
      </w:ins>
    </w:p>
    <w:p w14:paraId="13C55D81" w14:textId="3F34256B" w:rsidR="00BF54AA" w:rsidRPr="00CF7289" w:rsidRDefault="00BF54AA">
      <w:pPr>
        <w:spacing w:line="360" w:lineRule="auto"/>
        <w:ind w:firstLineChars="200" w:firstLine="480"/>
        <w:rPr>
          <w:rFonts w:ascii="宋体" w:hAnsi="宋体"/>
          <w:sz w:val="24"/>
          <w:szCs w:val="24"/>
        </w:rPr>
      </w:pPr>
      <w:r w:rsidRPr="00CF7289">
        <w:rPr>
          <w:rFonts w:ascii="宋体" w:hAnsi="宋体" w:hint="eastAsia"/>
          <w:sz w:val="24"/>
          <w:szCs w:val="24"/>
        </w:rPr>
        <w:t>（</w:t>
      </w:r>
      <w:del w:id="1046" w:author="郑雅雯" w:date="2020-08-10T17:26:00Z">
        <w:r w:rsidRPr="00CF7289" w:rsidDel="009E3665">
          <w:rPr>
            <w:rFonts w:ascii="宋体" w:hAnsi="宋体" w:hint="eastAsia"/>
            <w:sz w:val="24"/>
            <w:szCs w:val="24"/>
          </w:rPr>
          <w:delText>四</w:delText>
        </w:r>
      </w:del>
      <w:ins w:id="1047" w:author="郑雅雯" w:date="2020-08-10T17:26:00Z">
        <w:r w:rsidR="009E3665">
          <w:rPr>
            <w:rFonts w:ascii="宋体" w:hAnsi="宋体" w:hint="eastAsia"/>
            <w:sz w:val="24"/>
            <w:szCs w:val="24"/>
          </w:rPr>
          <w:t>五</w:t>
        </w:r>
      </w:ins>
      <w:r w:rsidRPr="00CF7289">
        <w:rPr>
          <w:rFonts w:ascii="宋体" w:hAnsi="宋体" w:hint="eastAsia"/>
          <w:sz w:val="24"/>
          <w:szCs w:val="24"/>
        </w:rPr>
        <w:t>）基金税收</w:t>
      </w:r>
    </w:p>
    <w:p w14:paraId="15A0EA1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本基金运作过程中涉及的各纳税主体，其纳税义务按国家税收法律、法规执行。</w:t>
      </w:r>
    </w:p>
    <w:p w14:paraId="59405D9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 </w:t>
      </w:r>
    </w:p>
    <w:p w14:paraId="1553A51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五、基金财产的投资方向和投资限制</w:t>
      </w:r>
    </w:p>
    <w:p w14:paraId="44F1AD3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（一）投资目标</w:t>
      </w:r>
    </w:p>
    <w:p w14:paraId="068ED77F" w14:textId="77777777" w:rsidR="00BF54AA" w:rsidRPr="00CF7289" w:rsidRDefault="003B33AC" w:rsidP="00BF54AA">
      <w:pPr>
        <w:spacing w:line="360" w:lineRule="auto"/>
        <w:ind w:firstLineChars="200" w:firstLine="480"/>
        <w:rPr>
          <w:rFonts w:ascii="宋体" w:hAnsi="宋体"/>
          <w:sz w:val="24"/>
          <w:szCs w:val="24"/>
        </w:rPr>
      </w:pPr>
      <w:r w:rsidRPr="003B33AC">
        <w:rPr>
          <w:rFonts w:asciiTheme="majorHAnsi" w:hAnsiTheme="majorHAnsi" w:cs="宋体" w:hint="eastAsia"/>
          <w:bCs/>
          <w:sz w:val="24"/>
        </w:rPr>
        <w:t>本基金为指数增强型股票基金，采取定量方法进行组合管理，力争在控制本基金净值增长率与业绩比较基准之间的日均跟踪偏离度的绝对值不超过</w:t>
      </w:r>
      <w:r w:rsidRPr="003B33AC">
        <w:rPr>
          <w:rFonts w:asciiTheme="majorHAnsi" w:hAnsiTheme="majorHAnsi" w:cs="宋体" w:hint="eastAsia"/>
          <w:bCs/>
          <w:sz w:val="24"/>
        </w:rPr>
        <w:t>0.5%</w:t>
      </w:r>
      <w:r w:rsidRPr="003B33AC">
        <w:rPr>
          <w:rFonts w:asciiTheme="majorHAnsi" w:hAnsiTheme="majorHAnsi" w:cs="宋体" w:hint="eastAsia"/>
          <w:bCs/>
          <w:sz w:val="24"/>
        </w:rPr>
        <w:t>、</w:t>
      </w:r>
      <w:r w:rsidRPr="003B33AC">
        <w:rPr>
          <w:rFonts w:asciiTheme="majorHAnsi" w:hAnsiTheme="majorHAnsi" w:cs="宋体" w:hint="eastAsia"/>
          <w:bCs/>
          <w:sz w:val="24"/>
        </w:rPr>
        <w:lastRenderedPageBreak/>
        <w:t>年跟踪误差不超过</w:t>
      </w:r>
      <w:r w:rsidRPr="003B33AC">
        <w:rPr>
          <w:rFonts w:asciiTheme="majorHAnsi" w:hAnsiTheme="majorHAnsi" w:cs="宋体" w:hint="eastAsia"/>
          <w:bCs/>
          <w:sz w:val="24"/>
        </w:rPr>
        <w:t>7.5%</w:t>
      </w:r>
      <w:r w:rsidRPr="003B33AC">
        <w:rPr>
          <w:rFonts w:asciiTheme="majorHAnsi" w:hAnsiTheme="majorHAnsi" w:cs="宋体" w:hint="eastAsia"/>
          <w:bCs/>
          <w:sz w:val="24"/>
        </w:rPr>
        <w:t>的基础上，追求获得超越标的指数的回报。</w:t>
      </w:r>
      <w:r w:rsidR="00BF54AA" w:rsidRPr="00CF7289">
        <w:rPr>
          <w:rFonts w:ascii="宋体" w:hAnsi="宋体" w:hint="eastAsia"/>
          <w:sz w:val="24"/>
          <w:szCs w:val="24"/>
        </w:rPr>
        <w:t xml:space="preserve">                          </w:t>
      </w:r>
    </w:p>
    <w:p w14:paraId="30EDE5A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（二）投资范围</w:t>
      </w:r>
    </w:p>
    <w:p w14:paraId="3190DCB7" w14:textId="2C827252" w:rsidR="00BF54AA" w:rsidRDefault="00BF54AA" w:rsidP="00BF54AA">
      <w:pPr>
        <w:spacing w:line="360" w:lineRule="auto"/>
        <w:ind w:firstLine="480"/>
        <w:rPr>
          <w:ins w:id="1048" w:author="郑雅雯" w:date="2020-08-10T17:26:00Z"/>
          <w:rFonts w:asciiTheme="majorHAnsi" w:hAnsiTheme="majorHAnsi" w:cs="宋体"/>
          <w:bCs/>
          <w:sz w:val="24"/>
        </w:rPr>
      </w:pPr>
      <w:r w:rsidRPr="00CF7289">
        <w:rPr>
          <w:rFonts w:asciiTheme="majorHAnsi" w:hAnsiTheme="majorHAnsi" w:cs="宋体"/>
          <w:bCs/>
          <w:sz w:val="24"/>
        </w:rPr>
        <w:t>本基金的投资范围包括国内依法发行上市的股票（包括创业板、中小板以及其他经中国证监会允许基金投资的股票）、债券（包括国债、央行票据、地方政府债、金融债、企业债、公司债、</w:t>
      </w:r>
      <w:del w:id="1049" w:author="郑雅雯" w:date="2020-08-11T23:09:00Z">
        <w:r w:rsidRPr="00CF7289" w:rsidDel="00E96B59">
          <w:rPr>
            <w:rFonts w:asciiTheme="majorHAnsi" w:hAnsiTheme="majorHAnsi" w:cs="宋体"/>
            <w:bCs/>
            <w:sz w:val="24"/>
          </w:rPr>
          <w:delText>中小企业私募债、</w:delText>
        </w:r>
      </w:del>
      <w:r w:rsidRPr="00CF7289">
        <w:rPr>
          <w:rFonts w:asciiTheme="majorHAnsi" w:hAnsiTheme="majorHAnsi" w:cs="宋体"/>
          <w:bCs/>
          <w:sz w:val="24"/>
        </w:rPr>
        <w:t>次级债、中期票据、短期融资券、可转换债券、可交换债券等）、资产支持证券、债券回购、银行存款、金融衍生品（包括</w:t>
      </w:r>
      <w:del w:id="1050" w:author="郑雅雯" w:date="2020-08-11T23:09:00Z">
        <w:r w:rsidRPr="00CF7289" w:rsidDel="00E96B59">
          <w:rPr>
            <w:rFonts w:asciiTheme="majorHAnsi" w:hAnsiTheme="majorHAnsi" w:cs="宋体"/>
            <w:bCs/>
            <w:sz w:val="24"/>
          </w:rPr>
          <w:delText>权证、</w:delText>
        </w:r>
      </w:del>
      <w:r w:rsidRPr="00CF7289">
        <w:rPr>
          <w:rFonts w:asciiTheme="majorHAnsi" w:hAnsiTheme="majorHAnsi" w:cs="宋体"/>
          <w:bCs/>
          <w:sz w:val="24"/>
        </w:rPr>
        <w:t>股指期货等）及法律法规或中国证监会允许基金投资的其他金融工具（但须符合中国证监会相关规定）。</w:t>
      </w:r>
    </w:p>
    <w:p w14:paraId="4E8C5283" w14:textId="664628B0" w:rsidR="009E3665" w:rsidRPr="009E3665" w:rsidRDefault="005D728A" w:rsidP="00BF54AA">
      <w:pPr>
        <w:spacing w:line="360" w:lineRule="auto"/>
        <w:ind w:firstLine="480"/>
        <w:rPr>
          <w:rFonts w:asciiTheme="majorHAnsi" w:hAnsiTheme="majorHAnsi" w:cs="宋体"/>
          <w:bCs/>
          <w:sz w:val="24"/>
        </w:rPr>
      </w:pPr>
      <w:ins w:id="1051" w:author="郑雅雯" w:date="2020-08-27T23:19:00Z">
        <w:r w:rsidRPr="00911BE5">
          <w:rPr>
            <w:rFonts w:ascii="宋体" w:hAnsi="宋体" w:cs="宋体" w:hint="eastAsia"/>
            <w:bCs/>
            <w:sz w:val="24"/>
          </w:rPr>
          <w:t>在符合法律法规规定的情况下，本基金可以参与融资和转融通证券出借业务</w:t>
        </w:r>
      </w:ins>
      <w:ins w:id="1052" w:author="郑雅雯" w:date="2020-08-10T17:27:00Z">
        <w:r w:rsidR="009E3665">
          <w:rPr>
            <w:rFonts w:asciiTheme="majorHAnsi" w:hAnsiTheme="majorHAnsi" w:cs="宋体" w:hint="eastAsia"/>
            <w:bCs/>
            <w:sz w:val="24"/>
          </w:rPr>
          <w:t>。</w:t>
        </w:r>
      </w:ins>
    </w:p>
    <w:p w14:paraId="1D701B2B" w14:textId="77777777" w:rsidR="00BF54AA" w:rsidRPr="00CF7289" w:rsidRDefault="00BF54AA" w:rsidP="00BF54AA">
      <w:pPr>
        <w:spacing w:line="360" w:lineRule="auto"/>
        <w:ind w:firstLine="480"/>
        <w:rPr>
          <w:rFonts w:asciiTheme="majorHAnsi" w:hAnsiTheme="majorHAnsi" w:cs="宋体"/>
          <w:bCs/>
        </w:rPr>
      </w:pPr>
      <w:r w:rsidRPr="00CF7289">
        <w:rPr>
          <w:rFonts w:asciiTheme="majorHAnsi" w:hAnsiTheme="majorHAnsi" w:cs="宋体"/>
          <w:bCs/>
          <w:sz w:val="24"/>
        </w:rPr>
        <w:t>如法律法规或监管机构以后允许基金投资其他品种，本基金可将其纳入投资范围。</w:t>
      </w:r>
    </w:p>
    <w:p w14:paraId="70CF0D6C"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基金的投资组合比例为：本基金股票资产占基金资产的比例不低于</w:t>
      </w:r>
      <w:r w:rsidRPr="00CF7289">
        <w:rPr>
          <w:rFonts w:asciiTheme="majorHAnsi" w:hAnsiTheme="majorHAnsi" w:cs="宋体"/>
          <w:bCs/>
          <w:sz w:val="24"/>
        </w:rPr>
        <w:t>90%</w:t>
      </w:r>
      <w:r w:rsidRPr="00CF7289">
        <w:rPr>
          <w:rFonts w:asciiTheme="majorHAnsi" w:hAnsiTheme="majorHAnsi" w:cs="宋体"/>
          <w:bCs/>
          <w:sz w:val="24"/>
        </w:rPr>
        <w:t>。其中，本基金投资于标的指数成份股及其备选成份股的比例不低于非现金基金资产的</w:t>
      </w:r>
      <w:r w:rsidRPr="00CF7289">
        <w:rPr>
          <w:rFonts w:asciiTheme="majorHAnsi" w:hAnsiTheme="majorHAnsi" w:cs="宋体"/>
          <w:bCs/>
          <w:sz w:val="24"/>
        </w:rPr>
        <w:t>80%</w:t>
      </w:r>
      <w:r w:rsidRPr="00CF7289">
        <w:rPr>
          <w:rFonts w:asciiTheme="majorHAnsi" w:hAnsiTheme="majorHAnsi" w:cs="宋体"/>
          <w:bCs/>
          <w:sz w:val="24"/>
        </w:rPr>
        <w:t>。每个交易日日终，在扣除股指期货合约需缴纳的交易保证金后，现金或者到期日在一年以内的政府债券不低于基金资产净值的</w:t>
      </w:r>
      <w:r w:rsidRPr="00CF7289">
        <w:rPr>
          <w:rFonts w:asciiTheme="majorHAnsi" w:hAnsiTheme="majorHAnsi" w:cs="宋体"/>
          <w:bCs/>
          <w:sz w:val="24"/>
        </w:rPr>
        <w:t>5</w:t>
      </w:r>
      <w:r w:rsidRPr="00CF7289">
        <w:rPr>
          <w:rFonts w:asciiTheme="majorHAnsi" w:hAnsiTheme="majorHAnsi" w:cs="宋体"/>
          <w:bCs/>
          <w:sz w:val="24"/>
        </w:rPr>
        <w:t>％</w:t>
      </w:r>
      <w:r w:rsidR="00F22EB6" w:rsidRPr="00F22EB6">
        <w:rPr>
          <w:rFonts w:asciiTheme="majorHAnsi" w:hAnsiTheme="majorHAnsi" w:cs="宋体" w:hint="eastAsia"/>
          <w:bCs/>
          <w:sz w:val="24"/>
        </w:rPr>
        <w:t>，其中，现金不包括结算备付金、存出保证金、应收申购款等</w:t>
      </w:r>
      <w:r w:rsidRPr="00CF7289">
        <w:rPr>
          <w:rFonts w:asciiTheme="majorHAnsi" w:hAnsiTheme="majorHAnsi" w:cs="宋体"/>
          <w:bCs/>
          <w:sz w:val="24"/>
        </w:rPr>
        <w:t>。</w:t>
      </w:r>
    </w:p>
    <w:p w14:paraId="5242C90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（三）投资限制</w:t>
      </w:r>
    </w:p>
    <w:p w14:paraId="6727788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1、组合限制</w:t>
      </w:r>
    </w:p>
    <w:p w14:paraId="70486C9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基金的投资组合应遵循以下限制：</w:t>
      </w:r>
    </w:p>
    <w:p w14:paraId="7D21C606" w14:textId="77777777" w:rsidR="005D728A" w:rsidRPr="005D728A" w:rsidRDefault="005D728A" w:rsidP="005D728A">
      <w:pPr>
        <w:spacing w:line="360" w:lineRule="auto"/>
        <w:ind w:firstLineChars="200" w:firstLine="480"/>
        <w:rPr>
          <w:ins w:id="1053" w:author="郑雅雯" w:date="2020-08-27T23:19:00Z"/>
          <w:rFonts w:asciiTheme="majorHAnsi" w:hAnsiTheme="majorHAnsi" w:cs="宋体"/>
          <w:bCs/>
          <w:sz w:val="24"/>
        </w:rPr>
      </w:pPr>
      <w:ins w:id="1054" w:author="郑雅雯" w:date="2020-08-27T23:19:00Z">
        <w:r w:rsidRPr="005D728A">
          <w:rPr>
            <w:rFonts w:asciiTheme="majorHAnsi" w:hAnsiTheme="majorHAnsi" w:cs="宋体" w:hint="eastAsia"/>
            <w:bCs/>
            <w:sz w:val="24"/>
          </w:rPr>
          <w:t>（</w:t>
        </w:r>
        <w:r w:rsidRPr="005D728A">
          <w:rPr>
            <w:rFonts w:asciiTheme="majorHAnsi" w:hAnsiTheme="majorHAnsi" w:cs="宋体" w:hint="eastAsia"/>
            <w:bCs/>
            <w:sz w:val="24"/>
          </w:rPr>
          <w:t>1</w:t>
        </w:r>
        <w:r w:rsidRPr="005D728A">
          <w:rPr>
            <w:rFonts w:asciiTheme="majorHAnsi" w:hAnsiTheme="majorHAnsi" w:cs="宋体" w:hint="eastAsia"/>
            <w:bCs/>
            <w:sz w:val="24"/>
          </w:rPr>
          <w:t>）本基金股票资产占基金资产的比例不低于</w:t>
        </w:r>
        <w:r w:rsidRPr="005D728A">
          <w:rPr>
            <w:rFonts w:asciiTheme="majorHAnsi" w:hAnsiTheme="majorHAnsi" w:cs="宋体" w:hint="eastAsia"/>
            <w:bCs/>
            <w:sz w:val="24"/>
          </w:rPr>
          <w:t>90%</w:t>
        </w:r>
        <w:r w:rsidRPr="005D728A">
          <w:rPr>
            <w:rFonts w:asciiTheme="majorHAnsi" w:hAnsiTheme="majorHAnsi" w:cs="宋体" w:hint="eastAsia"/>
            <w:bCs/>
            <w:sz w:val="24"/>
          </w:rPr>
          <w:t>。其中，本基金投资于标的指数成份股及其备选成份股的比例不低于非现金基金资产的</w:t>
        </w:r>
        <w:r w:rsidRPr="005D728A">
          <w:rPr>
            <w:rFonts w:asciiTheme="majorHAnsi" w:hAnsiTheme="majorHAnsi" w:cs="宋体" w:hint="eastAsia"/>
            <w:bCs/>
            <w:sz w:val="24"/>
          </w:rPr>
          <w:t>80%</w:t>
        </w:r>
        <w:r w:rsidRPr="005D728A">
          <w:rPr>
            <w:rFonts w:asciiTheme="majorHAnsi" w:hAnsiTheme="majorHAnsi" w:cs="宋体" w:hint="eastAsia"/>
            <w:bCs/>
            <w:sz w:val="24"/>
          </w:rPr>
          <w:t>；</w:t>
        </w:r>
      </w:ins>
    </w:p>
    <w:p w14:paraId="13B6CB78" w14:textId="77777777" w:rsidR="005D728A" w:rsidRPr="005D728A" w:rsidRDefault="005D728A" w:rsidP="005D728A">
      <w:pPr>
        <w:spacing w:line="360" w:lineRule="auto"/>
        <w:ind w:firstLineChars="200" w:firstLine="480"/>
        <w:rPr>
          <w:ins w:id="1055" w:author="郑雅雯" w:date="2020-08-27T23:19:00Z"/>
          <w:rFonts w:asciiTheme="majorHAnsi" w:hAnsiTheme="majorHAnsi" w:cs="宋体"/>
          <w:bCs/>
          <w:sz w:val="24"/>
        </w:rPr>
      </w:pPr>
      <w:ins w:id="1056" w:author="郑雅雯" w:date="2020-08-27T23:19:00Z">
        <w:r w:rsidRPr="005D728A">
          <w:rPr>
            <w:rFonts w:asciiTheme="majorHAnsi" w:hAnsiTheme="majorHAnsi" w:cs="宋体" w:hint="eastAsia"/>
            <w:bCs/>
            <w:sz w:val="24"/>
          </w:rPr>
          <w:t>（</w:t>
        </w:r>
        <w:r w:rsidRPr="005D728A">
          <w:rPr>
            <w:rFonts w:asciiTheme="majorHAnsi" w:hAnsiTheme="majorHAnsi" w:cs="宋体" w:hint="eastAsia"/>
            <w:bCs/>
            <w:sz w:val="24"/>
          </w:rPr>
          <w:t>2</w:t>
        </w:r>
        <w:r w:rsidRPr="005D728A">
          <w:rPr>
            <w:rFonts w:asciiTheme="majorHAnsi" w:hAnsiTheme="majorHAnsi" w:cs="宋体" w:hint="eastAsia"/>
            <w:bCs/>
            <w:sz w:val="24"/>
          </w:rPr>
          <w:t>）每个交易日日终，扣除股指期货合约需缴纳的交易保证金后，保持不低于基金资产净值</w:t>
        </w:r>
        <w:r w:rsidRPr="005D728A">
          <w:rPr>
            <w:rFonts w:asciiTheme="majorHAnsi" w:hAnsiTheme="majorHAnsi" w:cs="宋体" w:hint="eastAsia"/>
            <w:bCs/>
            <w:sz w:val="24"/>
          </w:rPr>
          <w:t>5</w:t>
        </w:r>
        <w:r w:rsidRPr="005D728A">
          <w:rPr>
            <w:rFonts w:asciiTheme="majorHAnsi" w:hAnsiTheme="majorHAnsi" w:cs="宋体" w:hint="eastAsia"/>
            <w:bCs/>
            <w:sz w:val="24"/>
          </w:rPr>
          <w:t>％的现金或者到期日在一年以内的政府债券，其中，现金不包括结算备付金、存出保证金、应收申购款等；</w:t>
        </w:r>
      </w:ins>
    </w:p>
    <w:p w14:paraId="66A874A9" w14:textId="77777777" w:rsidR="005D728A" w:rsidRPr="005D728A" w:rsidRDefault="005D728A" w:rsidP="005D728A">
      <w:pPr>
        <w:spacing w:line="360" w:lineRule="auto"/>
        <w:ind w:firstLineChars="200" w:firstLine="480"/>
        <w:rPr>
          <w:ins w:id="1057" w:author="郑雅雯" w:date="2020-08-27T23:19:00Z"/>
          <w:rFonts w:asciiTheme="majorHAnsi" w:hAnsiTheme="majorHAnsi" w:cs="宋体"/>
          <w:bCs/>
          <w:sz w:val="24"/>
        </w:rPr>
      </w:pPr>
      <w:ins w:id="1058" w:author="郑雅雯" w:date="2020-08-27T23:19:00Z">
        <w:r w:rsidRPr="005D728A">
          <w:rPr>
            <w:rFonts w:asciiTheme="majorHAnsi" w:hAnsiTheme="majorHAnsi" w:cs="宋体" w:hint="eastAsia"/>
            <w:bCs/>
            <w:sz w:val="24"/>
          </w:rPr>
          <w:t>（</w:t>
        </w:r>
        <w:r w:rsidRPr="005D728A">
          <w:rPr>
            <w:rFonts w:asciiTheme="majorHAnsi" w:hAnsiTheme="majorHAnsi" w:cs="宋体" w:hint="eastAsia"/>
            <w:bCs/>
            <w:sz w:val="24"/>
          </w:rPr>
          <w:t>3</w:t>
        </w:r>
        <w:r w:rsidRPr="005D728A">
          <w:rPr>
            <w:rFonts w:asciiTheme="majorHAnsi" w:hAnsiTheme="majorHAnsi" w:cs="宋体" w:hint="eastAsia"/>
            <w:bCs/>
            <w:sz w:val="24"/>
          </w:rPr>
          <w:t>）本基金持有一家公司发行的证券，其市值不得超过基金资产净值的</w:t>
        </w:r>
        <w:r w:rsidRPr="005D728A">
          <w:rPr>
            <w:rFonts w:asciiTheme="majorHAnsi" w:hAnsiTheme="majorHAnsi" w:cs="宋体" w:hint="eastAsia"/>
            <w:bCs/>
            <w:sz w:val="24"/>
          </w:rPr>
          <w:t>10%</w:t>
        </w:r>
        <w:r w:rsidRPr="005D728A">
          <w:rPr>
            <w:rFonts w:asciiTheme="majorHAnsi" w:hAnsiTheme="majorHAnsi" w:cs="宋体" w:hint="eastAsia"/>
            <w:bCs/>
            <w:sz w:val="24"/>
          </w:rPr>
          <w:t>；</w:t>
        </w:r>
      </w:ins>
    </w:p>
    <w:p w14:paraId="67906ED4" w14:textId="77777777" w:rsidR="005D728A" w:rsidRPr="005D728A" w:rsidRDefault="005D728A" w:rsidP="005D728A">
      <w:pPr>
        <w:spacing w:line="360" w:lineRule="auto"/>
        <w:ind w:firstLineChars="200" w:firstLine="480"/>
        <w:rPr>
          <w:ins w:id="1059" w:author="郑雅雯" w:date="2020-08-27T23:19:00Z"/>
          <w:rFonts w:asciiTheme="majorHAnsi" w:hAnsiTheme="majorHAnsi" w:cs="宋体"/>
          <w:bCs/>
          <w:sz w:val="24"/>
        </w:rPr>
      </w:pPr>
      <w:ins w:id="1060" w:author="郑雅雯" w:date="2020-08-27T23:19:00Z">
        <w:r w:rsidRPr="005D728A">
          <w:rPr>
            <w:rFonts w:asciiTheme="majorHAnsi" w:hAnsiTheme="majorHAnsi" w:cs="宋体" w:hint="eastAsia"/>
            <w:bCs/>
            <w:sz w:val="24"/>
          </w:rPr>
          <w:t>（</w:t>
        </w:r>
        <w:r w:rsidRPr="005D728A">
          <w:rPr>
            <w:rFonts w:asciiTheme="majorHAnsi" w:hAnsiTheme="majorHAnsi" w:cs="宋体" w:hint="eastAsia"/>
            <w:bCs/>
            <w:sz w:val="24"/>
          </w:rPr>
          <w:t>4</w:t>
        </w:r>
        <w:r w:rsidRPr="005D728A">
          <w:rPr>
            <w:rFonts w:asciiTheme="majorHAnsi" w:hAnsiTheme="majorHAnsi" w:cs="宋体" w:hint="eastAsia"/>
            <w:bCs/>
            <w:sz w:val="24"/>
          </w:rPr>
          <w:t>）本基金管理人管理的全部基金持有一家公司发行的证券，不超过该证券的</w:t>
        </w:r>
        <w:r w:rsidRPr="005D728A">
          <w:rPr>
            <w:rFonts w:asciiTheme="majorHAnsi" w:hAnsiTheme="majorHAnsi" w:cs="宋体" w:hint="eastAsia"/>
            <w:bCs/>
            <w:sz w:val="24"/>
          </w:rPr>
          <w:t>10</w:t>
        </w:r>
        <w:r w:rsidRPr="005D728A">
          <w:rPr>
            <w:rFonts w:asciiTheme="majorHAnsi" w:hAnsiTheme="majorHAnsi" w:cs="宋体" w:hint="eastAsia"/>
            <w:bCs/>
            <w:sz w:val="24"/>
          </w:rPr>
          <w:t>％；</w:t>
        </w:r>
      </w:ins>
    </w:p>
    <w:p w14:paraId="2AF8A963" w14:textId="77777777" w:rsidR="005D728A" w:rsidRPr="005D728A" w:rsidRDefault="005D728A" w:rsidP="005D728A">
      <w:pPr>
        <w:spacing w:line="360" w:lineRule="auto"/>
        <w:ind w:firstLineChars="200" w:firstLine="480"/>
        <w:rPr>
          <w:ins w:id="1061" w:author="郑雅雯" w:date="2020-08-27T23:19:00Z"/>
          <w:rFonts w:asciiTheme="majorHAnsi" w:hAnsiTheme="majorHAnsi" w:cs="宋体"/>
          <w:bCs/>
          <w:sz w:val="24"/>
        </w:rPr>
      </w:pPr>
      <w:ins w:id="1062" w:author="郑雅雯" w:date="2020-08-27T23:19:00Z">
        <w:r w:rsidRPr="005D728A">
          <w:rPr>
            <w:rFonts w:asciiTheme="majorHAnsi" w:hAnsiTheme="majorHAnsi" w:cs="宋体" w:hint="eastAsia"/>
            <w:bCs/>
            <w:sz w:val="24"/>
          </w:rPr>
          <w:t>（</w:t>
        </w:r>
        <w:r w:rsidRPr="005D728A">
          <w:rPr>
            <w:rFonts w:asciiTheme="majorHAnsi" w:hAnsiTheme="majorHAnsi" w:cs="宋体" w:hint="eastAsia"/>
            <w:bCs/>
            <w:sz w:val="24"/>
          </w:rPr>
          <w:t>5</w:t>
        </w:r>
        <w:r w:rsidRPr="005D728A">
          <w:rPr>
            <w:rFonts w:asciiTheme="majorHAnsi" w:hAnsiTheme="majorHAnsi" w:cs="宋体" w:hint="eastAsia"/>
            <w:bCs/>
            <w:sz w:val="24"/>
          </w:rPr>
          <w:t>）本基金投资于同一原始权益人的各类资产支持证券的比例，不得超过</w:t>
        </w:r>
        <w:r w:rsidRPr="005D728A">
          <w:rPr>
            <w:rFonts w:asciiTheme="majorHAnsi" w:hAnsiTheme="majorHAnsi" w:cs="宋体" w:hint="eastAsia"/>
            <w:bCs/>
            <w:sz w:val="24"/>
          </w:rPr>
          <w:lastRenderedPageBreak/>
          <w:t>基金资产净值的</w:t>
        </w:r>
        <w:r w:rsidRPr="005D728A">
          <w:rPr>
            <w:rFonts w:asciiTheme="majorHAnsi" w:hAnsiTheme="majorHAnsi" w:cs="宋体" w:hint="eastAsia"/>
            <w:bCs/>
            <w:sz w:val="24"/>
          </w:rPr>
          <w:t>10</w:t>
        </w:r>
        <w:r w:rsidRPr="005D728A">
          <w:rPr>
            <w:rFonts w:asciiTheme="majorHAnsi" w:hAnsiTheme="majorHAnsi" w:cs="宋体" w:hint="eastAsia"/>
            <w:bCs/>
            <w:sz w:val="24"/>
          </w:rPr>
          <w:t>％；</w:t>
        </w:r>
      </w:ins>
    </w:p>
    <w:p w14:paraId="208703CC" w14:textId="77777777" w:rsidR="005D728A" w:rsidRPr="005D728A" w:rsidRDefault="005D728A" w:rsidP="005D728A">
      <w:pPr>
        <w:spacing w:line="360" w:lineRule="auto"/>
        <w:ind w:firstLineChars="200" w:firstLine="480"/>
        <w:rPr>
          <w:ins w:id="1063" w:author="郑雅雯" w:date="2020-08-27T23:19:00Z"/>
          <w:rFonts w:asciiTheme="majorHAnsi" w:hAnsiTheme="majorHAnsi" w:cs="宋体"/>
          <w:bCs/>
          <w:sz w:val="24"/>
        </w:rPr>
      </w:pPr>
      <w:ins w:id="1064" w:author="郑雅雯" w:date="2020-08-27T23:19:00Z">
        <w:r w:rsidRPr="005D728A">
          <w:rPr>
            <w:rFonts w:asciiTheme="majorHAnsi" w:hAnsiTheme="majorHAnsi" w:cs="宋体" w:hint="eastAsia"/>
            <w:bCs/>
            <w:sz w:val="24"/>
          </w:rPr>
          <w:t>（</w:t>
        </w:r>
        <w:r w:rsidRPr="005D728A">
          <w:rPr>
            <w:rFonts w:asciiTheme="majorHAnsi" w:hAnsiTheme="majorHAnsi" w:cs="宋体" w:hint="eastAsia"/>
            <w:bCs/>
            <w:sz w:val="24"/>
          </w:rPr>
          <w:t>6</w:t>
        </w:r>
        <w:r w:rsidRPr="005D728A">
          <w:rPr>
            <w:rFonts w:asciiTheme="majorHAnsi" w:hAnsiTheme="majorHAnsi" w:cs="宋体" w:hint="eastAsia"/>
            <w:bCs/>
            <w:sz w:val="24"/>
          </w:rPr>
          <w:t>）本基金持有的全部资产支持证券，其市值不得超过基金资产净值的</w:t>
        </w:r>
        <w:r w:rsidRPr="005D728A">
          <w:rPr>
            <w:rFonts w:asciiTheme="majorHAnsi" w:hAnsiTheme="majorHAnsi" w:cs="宋体" w:hint="eastAsia"/>
            <w:bCs/>
            <w:sz w:val="24"/>
          </w:rPr>
          <w:t>20</w:t>
        </w:r>
        <w:r w:rsidRPr="005D728A">
          <w:rPr>
            <w:rFonts w:asciiTheme="majorHAnsi" w:hAnsiTheme="majorHAnsi" w:cs="宋体" w:hint="eastAsia"/>
            <w:bCs/>
            <w:sz w:val="24"/>
          </w:rPr>
          <w:t>％；</w:t>
        </w:r>
      </w:ins>
    </w:p>
    <w:p w14:paraId="76A971DD" w14:textId="77777777" w:rsidR="005D728A" w:rsidRPr="005D728A" w:rsidRDefault="005D728A" w:rsidP="005D728A">
      <w:pPr>
        <w:spacing w:line="360" w:lineRule="auto"/>
        <w:ind w:firstLineChars="200" w:firstLine="480"/>
        <w:rPr>
          <w:ins w:id="1065" w:author="郑雅雯" w:date="2020-08-27T23:19:00Z"/>
          <w:rFonts w:asciiTheme="majorHAnsi" w:hAnsiTheme="majorHAnsi" w:cs="宋体"/>
          <w:bCs/>
          <w:sz w:val="24"/>
        </w:rPr>
      </w:pPr>
      <w:ins w:id="1066" w:author="郑雅雯" w:date="2020-08-27T23:19:00Z">
        <w:r w:rsidRPr="005D728A">
          <w:rPr>
            <w:rFonts w:asciiTheme="majorHAnsi" w:hAnsiTheme="majorHAnsi" w:cs="宋体" w:hint="eastAsia"/>
            <w:bCs/>
            <w:sz w:val="24"/>
          </w:rPr>
          <w:t>（</w:t>
        </w:r>
        <w:r w:rsidRPr="005D728A">
          <w:rPr>
            <w:rFonts w:asciiTheme="majorHAnsi" w:hAnsiTheme="majorHAnsi" w:cs="宋体" w:hint="eastAsia"/>
            <w:bCs/>
            <w:sz w:val="24"/>
          </w:rPr>
          <w:t>7</w:t>
        </w:r>
        <w:r w:rsidRPr="005D728A">
          <w:rPr>
            <w:rFonts w:asciiTheme="majorHAnsi" w:hAnsiTheme="majorHAnsi" w:cs="宋体" w:hint="eastAsia"/>
            <w:bCs/>
            <w:sz w:val="24"/>
          </w:rPr>
          <w:t>）本基金持有的同一</w:t>
        </w:r>
        <w:r w:rsidRPr="005D728A">
          <w:rPr>
            <w:rFonts w:asciiTheme="majorHAnsi" w:hAnsiTheme="majorHAnsi" w:cs="宋体" w:hint="eastAsia"/>
            <w:bCs/>
            <w:sz w:val="24"/>
          </w:rPr>
          <w:t>(</w:t>
        </w:r>
        <w:r w:rsidRPr="005D728A">
          <w:rPr>
            <w:rFonts w:asciiTheme="majorHAnsi" w:hAnsiTheme="majorHAnsi" w:cs="宋体" w:hint="eastAsia"/>
            <w:bCs/>
            <w:sz w:val="24"/>
          </w:rPr>
          <w:t>指同一信用级别</w:t>
        </w:r>
        <w:r w:rsidRPr="005D728A">
          <w:rPr>
            <w:rFonts w:asciiTheme="majorHAnsi" w:hAnsiTheme="majorHAnsi" w:cs="宋体" w:hint="eastAsia"/>
            <w:bCs/>
            <w:sz w:val="24"/>
          </w:rPr>
          <w:t>)</w:t>
        </w:r>
        <w:r w:rsidRPr="005D728A">
          <w:rPr>
            <w:rFonts w:asciiTheme="majorHAnsi" w:hAnsiTheme="majorHAnsi" w:cs="宋体" w:hint="eastAsia"/>
            <w:bCs/>
            <w:sz w:val="24"/>
          </w:rPr>
          <w:t>资产支持证券的比例，不得超过该资产支持证券规模的</w:t>
        </w:r>
        <w:r w:rsidRPr="005D728A">
          <w:rPr>
            <w:rFonts w:asciiTheme="majorHAnsi" w:hAnsiTheme="majorHAnsi" w:cs="宋体" w:hint="eastAsia"/>
            <w:bCs/>
            <w:sz w:val="24"/>
          </w:rPr>
          <w:t>10</w:t>
        </w:r>
        <w:r w:rsidRPr="005D728A">
          <w:rPr>
            <w:rFonts w:asciiTheme="majorHAnsi" w:hAnsiTheme="majorHAnsi" w:cs="宋体" w:hint="eastAsia"/>
            <w:bCs/>
            <w:sz w:val="24"/>
          </w:rPr>
          <w:t>％；</w:t>
        </w:r>
      </w:ins>
    </w:p>
    <w:p w14:paraId="5D82136F" w14:textId="77777777" w:rsidR="005D728A" w:rsidRPr="005D728A" w:rsidRDefault="005D728A" w:rsidP="005D728A">
      <w:pPr>
        <w:spacing w:line="360" w:lineRule="auto"/>
        <w:ind w:firstLineChars="200" w:firstLine="480"/>
        <w:rPr>
          <w:ins w:id="1067" w:author="郑雅雯" w:date="2020-08-27T23:19:00Z"/>
          <w:rFonts w:asciiTheme="majorHAnsi" w:hAnsiTheme="majorHAnsi" w:cs="宋体"/>
          <w:bCs/>
          <w:sz w:val="24"/>
        </w:rPr>
      </w:pPr>
      <w:ins w:id="1068" w:author="郑雅雯" w:date="2020-08-27T23:19:00Z">
        <w:r w:rsidRPr="005D728A">
          <w:rPr>
            <w:rFonts w:asciiTheme="majorHAnsi" w:hAnsiTheme="majorHAnsi" w:cs="宋体" w:hint="eastAsia"/>
            <w:bCs/>
            <w:sz w:val="24"/>
          </w:rPr>
          <w:t>（</w:t>
        </w:r>
        <w:r w:rsidRPr="005D728A">
          <w:rPr>
            <w:rFonts w:asciiTheme="majorHAnsi" w:hAnsiTheme="majorHAnsi" w:cs="宋体" w:hint="eastAsia"/>
            <w:bCs/>
            <w:sz w:val="24"/>
          </w:rPr>
          <w:t>8</w:t>
        </w:r>
        <w:r w:rsidRPr="005D728A">
          <w:rPr>
            <w:rFonts w:asciiTheme="majorHAnsi" w:hAnsiTheme="majorHAnsi" w:cs="宋体" w:hint="eastAsia"/>
            <w:bCs/>
            <w:sz w:val="24"/>
          </w:rPr>
          <w:t>）本基金管理人管理的全部基金投资于同一原始权益人的各类资产支持证券，不得超过其各类资产支持证券合计规模的</w:t>
        </w:r>
        <w:r w:rsidRPr="005D728A">
          <w:rPr>
            <w:rFonts w:asciiTheme="majorHAnsi" w:hAnsiTheme="majorHAnsi" w:cs="宋体" w:hint="eastAsia"/>
            <w:bCs/>
            <w:sz w:val="24"/>
          </w:rPr>
          <w:t>10</w:t>
        </w:r>
        <w:r w:rsidRPr="005D728A">
          <w:rPr>
            <w:rFonts w:asciiTheme="majorHAnsi" w:hAnsiTheme="majorHAnsi" w:cs="宋体" w:hint="eastAsia"/>
            <w:bCs/>
            <w:sz w:val="24"/>
          </w:rPr>
          <w:t>％；</w:t>
        </w:r>
      </w:ins>
    </w:p>
    <w:p w14:paraId="623075BE" w14:textId="77777777" w:rsidR="005D728A" w:rsidRPr="005D728A" w:rsidRDefault="005D728A" w:rsidP="005D728A">
      <w:pPr>
        <w:spacing w:line="360" w:lineRule="auto"/>
        <w:ind w:firstLineChars="200" w:firstLine="480"/>
        <w:rPr>
          <w:ins w:id="1069" w:author="郑雅雯" w:date="2020-08-27T23:19:00Z"/>
          <w:rFonts w:asciiTheme="majorHAnsi" w:hAnsiTheme="majorHAnsi" w:cs="宋体"/>
          <w:bCs/>
          <w:sz w:val="24"/>
        </w:rPr>
      </w:pPr>
      <w:ins w:id="1070" w:author="郑雅雯" w:date="2020-08-27T23:19:00Z">
        <w:r w:rsidRPr="005D728A">
          <w:rPr>
            <w:rFonts w:asciiTheme="majorHAnsi" w:hAnsiTheme="majorHAnsi" w:cs="宋体" w:hint="eastAsia"/>
            <w:bCs/>
            <w:sz w:val="24"/>
          </w:rPr>
          <w:t>（</w:t>
        </w:r>
        <w:r w:rsidRPr="005D728A">
          <w:rPr>
            <w:rFonts w:asciiTheme="majorHAnsi" w:hAnsiTheme="majorHAnsi" w:cs="宋体" w:hint="eastAsia"/>
            <w:bCs/>
            <w:sz w:val="24"/>
          </w:rPr>
          <w:t>9</w:t>
        </w:r>
        <w:r w:rsidRPr="005D728A">
          <w:rPr>
            <w:rFonts w:asciiTheme="majorHAnsi" w:hAnsiTheme="majorHAnsi" w:cs="宋体" w:hint="eastAsia"/>
            <w:bCs/>
            <w:sz w:val="24"/>
          </w:rPr>
          <w:t>）本基金应投资于信用级别评级为</w:t>
        </w:r>
        <w:r w:rsidRPr="005D728A">
          <w:rPr>
            <w:rFonts w:asciiTheme="majorHAnsi" w:hAnsiTheme="majorHAnsi" w:cs="宋体" w:hint="eastAsia"/>
            <w:bCs/>
            <w:sz w:val="24"/>
          </w:rPr>
          <w:t>BBB</w:t>
        </w:r>
        <w:r w:rsidRPr="005D728A">
          <w:rPr>
            <w:rFonts w:asciiTheme="majorHAnsi" w:hAnsiTheme="majorHAnsi" w:cs="宋体" w:hint="eastAsia"/>
            <w:bCs/>
            <w:sz w:val="24"/>
          </w:rPr>
          <w:t>以上</w:t>
        </w:r>
        <w:r w:rsidRPr="005D728A">
          <w:rPr>
            <w:rFonts w:asciiTheme="majorHAnsi" w:hAnsiTheme="majorHAnsi" w:cs="宋体" w:hint="eastAsia"/>
            <w:bCs/>
            <w:sz w:val="24"/>
          </w:rPr>
          <w:t>(</w:t>
        </w:r>
        <w:r w:rsidRPr="005D728A">
          <w:rPr>
            <w:rFonts w:asciiTheme="majorHAnsi" w:hAnsiTheme="majorHAnsi" w:cs="宋体" w:hint="eastAsia"/>
            <w:bCs/>
            <w:sz w:val="24"/>
          </w:rPr>
          <w:t>含</w:t>
        </w:r>
        <w:r w:rsidRPr="005D728A">
          <w:rPr>
            <w:rFonts w:asciiTheme="majorHAnsi" w:hAnsiTheme="majorHAnsi" w:cs="宋体" w:hint="eastAsia"/>
            <w:bCs/>
            <w:sz w:val="24"/>
          </w:rPr>
          <w:t>BBB)</w:t>
        </w:r>
        <w:r w:rsidRPr="005D728A">
          <w:rPr>
            <w:rFonts w:asciiTheme="majorHAnsi" w:hAnsiTheme="majorHAnsi" w:cs="宋体" w:hint="eastAsia"/>
            <w:bCs/>
            <w:sz w:val="24"/>
          </w:rPr>
          <w:t>的资产支持证券。基金持有资产支持证券期间，如果其信用等级下降、不再符合投资标准，应在评级报告发布之日起</w:t>
        </w:r>
        <w:r w:rsidRPr="005D728A">
          <w:rPr>
            <w:rFonts w:asciiTheme="majorHAnsi" w:hAnsiTheme="majorHAnsi" w:cs="宋体" w:hint="eastAsia"/>
            <w:bCs/>
            <w:sz w:val="24"/>
          </w:rPr>
          <w:t>3</w:t>
        </w:r>
        <w:r w:rsidRPr="005D728A">
          <w:rPr>
            <w:rFonts w:asciiTheme="majorHAnsi" w:hAnsiTheme="majorHAnsi" w:cs="宋体" w:hint="eastAsia"/>
            <w:bCs/>
            <w:sz w:val="24"/>
          </w:rPr>
          <w:t>个月内予以全部卖出；</w:t>
        </w:r>
      </w:ins>
    </w:p>
    <w:p w14:paraId="7821F3DB" w14:textId="77777777" w:rsidR="005D728A" w:rsidRPr="005D728A" w:rsidRDefault="005D728A" w:rsidP="005D728A">
      <w:pPr>
        <w:spacing w:line="360" w:lineRule="auto"/>
        <w:ind w:firstLineChars="200" w:firstLine="480"/>
        <w:rPr>
          <w:ins w:id="1071" w:author="郑雅雯" w:date="2020-08-27T23:19:00Z"/>
          <w:rFonts w:asciiTheme="majorHAnsi" w:hAnsiTheme="majorHAnsi" w:cs="宋体"/>
          <w:bCs/>
          <w:sz w:val="24"/>
        </w:rPr>
      </w:pPr>
      <w:ins w:id="1072" w:author="郑雅雯" w:date="2020-08-27T23:19:00Z">
        <w:r w:rsidRPr="005D728A">
          <w:rPr>
            <w:rFonts w:asciiTheme="majorHAnsi" w:hAnsiTheme="majorHAnsi" w:cs="宋体" w:hint="eastAsia"/>
            <w:bCs/>
            <w:sz w:val="24"/>
          </w:rPr>
          <w:t>（</w:t>
        </w:r>
        <w:r w:rsidRPr="005D728A">
          <w:rPr>
            <w:rFonts w:asciiTheme="majorHAnsi" w:hAnsiTheme="majorHAnsi" w:cs="宋体" w:hint="eastAsia"/>
            <w:bCs/>
            <w:sz w:val="24"/>
          </w:rPr>
          <w:t>10</w:t>
        </w:r>
        <w:r w:rsidRPr="005D728A">
          <w:rPr>
            <w:rFonts w:asciiTheme="majorHAnsi" w:hAnsiTheme="majorHAnsi" w:cs="宋体" w:hint="eastAsia"/>
            <w:bCs/>
            <w:sz w:val="24"/>
          </w:rPr>
          <w:t>）基金财产参与股票发行申购，本基金所申报的金额不超过本基金的总资产，本基金所申报的股票数量不超过拟发行股票公司本次发行股票的总量；</w:t>
        </w:r>
      </w:ins>
    </w:p>
    <w:p w14:paraId="4994FFBC" w14:textId="77777777" w:rsidR="005D728A" w:rsidRPr="005D728A" w:rsidRDefault="005D728A" w:rsidP="005D728A">
      <w:pPr>
        <w:spacing w:line="360" w:lineRule="auto"/>
        <w:ind w:firstLineChars="200" w:firstLine="480"/>
        <w:rPr>
          <w:ins w:id="1073" w:author="郑雅雯" w:date="2020-08-27T23:19:00Z"/>
          <w:rFonts w:asciiTheme="majorHAnsi" w:hAnsiTheme="majorHAnsi" w:cs="宋体"/>
          <w:bCs/>
          <w:sz w:val="24"/>
        </w:rPr>
      </w:pPr>
      <w:ins w:id="1074" w:author="郑雅雯" w:date="2020-08-27T23:19:00Z">
        <w:r w:rsidRPr="005D728A">
          <w:rPr>
            <w:rFonts w:asciiTheme="majorHAnsi" w:hAnsiTheme="majorHAnsi" w:cs="宋体" w:hint="eastAsia"/>
            <w:bCs/>
            <w:sz w:val="24"/>
          </w:rPr>
          <w:t>（</w:t>
        </w:r>
        <w:r w:rsidRPr="005D728A">
          <w:rPr>
            <w:rFonts w:asciiTheme="majorHAnsi" w:hAnsiTheme="majorHAnsi" w:cs="宋体" w:hint="eastAsia"/>
            <w:bCs/>
            <w:sz w:val="24"/>
          </w:rPr>
          <w:t>11</w:t>
        </w:r>
        <w:r w:rsidRPr="005D728A">
          <w:rPr>
            <w:rFonts w:asciiTheme="majorHAnsi" w:hAnsiTheme="majorHAnsi" w:cs="宋体" w:hint="eastAsia"/>
            <w:bCs/>
            <w:sz w:val="24"/>
          </w:rPr>
          <w:t>）本基金进入全国银行间同业市场进行债券回购的资金余额不得超过基金资产净值的</w:t>
        </w:r>
        <w:r w:rsidRPr="005D728A">
          <w:rPr>
            <w:rFonts w:asciiTheme="majorHAnsi" w:hAnsiTheme="majorHAnsi" w:cs="宋体" w:hint="eastAsia"/>
            <w:bCs/>
            <w:sz w:val="24"/>
          </w:rPr>
          <w:t>40%</w:t>
        </w:r>
        <w:r w:rsidRPr="005D728A">
          <w:rPr>
            <w:rFonts w:asciiTheme="majorHAnsi" w:hAnsiTheme="majorHAnsi" w:cs="宋体" w:hint="eastAsia"/>
            <w:bCs/>
            <w:sz w:val="24"/>
          </w:rPr>
          <w:t>；</w:t>
        </w:r>
      </w:ins>
    </w:p>
    <w:p w14:paraId="7423ADC7" w14:textId="77777777" w:rsidR="005D728A" w:rsidRPr="005D728A" w:rsidRDefault="005D728A" w:rsidP="005D728A">
      <w:pPr>
        <w:spacing w:line="360" w:lineRule="auto"/>
        <w:ind w:firstLineChars="200" w:firstLine="480"/>
        <w:rPr>
          <w:ins w:id="1075" w:author="郑雅雯" w:date="2020-08-27T23:19:00Z"/>
          <w:rFonts w:asciiTheme="majorHAnsi" w:hAnsiTheme="majorHAnsi" w:cs="宋体"/>
          <w:bCs/>
          <w:sz w:val="24"/>
        </w:rPr>
      </w:pPr>
      <w:ins w:id="1076" w:author="郑雅雯" w:date="2020-08-27T23:19:00Z">
        <w:r w:rsidRPr="005D728A">
          <w:rPr>
            <w:rFonts w:asciiTheme="majorHAnsi" w:hAnsiTheme="majorHAnsi" w:cs="宋体" w:hint="eastAsia"/>
            <w:bCs/>
            <w:sz w:val="24"/>
          </w:rPr>
          <w:t>（</w:t>
        </w:r>
        <w:r w:rsidRPr="005D728A">
          <w:rPr>
            <w:rFonts w:asciiTheme="majorHAnsi" w:hAnsiTheme="majorHAnsi" w:cs="宋体" w:hint="eastAsia"/>
            <w:bCs/>
            <w:sz w:val="24"/>
          </w:rPr>
          <w:t>12</w:t>
        </w:r>
        <w:r w:rsidRPr="005D728A">
          <w:rPr>
            <w:rFonts w:asciiTheme="majorHAnsi" w:hAnsiTheme="majorHAnsi" w:cs="宋体" w:hint="eastAsia"/>
            <w:bCs/>
            <w:sz w:val="24"/>
          </w:rPr>
          <w:t>）本基金参与股指期货交易，需遵守下列投资比例限制：</w:t>
        </w:r>
      </w:ins>
    </w:p>
    <w:p w14:paraId="17CEAD5F" w14:textId="77777777" w:rsidR="005D728A" w:rsidRPr="005D728A" w:rsidRDefault="005D728A" w:rsidP="005D728A">
      <w:pPr>
        <w:spacing w:line="360" w:lineRule="auto"/>
        <w:ind w:firstLineChars="200" w:firstLine="480"/>
        <w:rPr>
          <w:ins w:id="1077" w:author="郑雅雯" w:date="2020-08-27T23:19:00Z"/>
          <w:rFonts w:asciiTheme="majorHAnsi" w:hAnsiTheme="majorHAnsi" w:cs="宋体"/>
          <w:bCs/>
          <w:sz w:val="24"/>
        </w:rPr>
      </w:pPr>
      <w:ins w:id="1078" w:author="郑雅雯" w:date="2020-08-27T23:19:00Z">
        <w:r w:rsidRPr="005D728A">
          <w:rPr>
            <w:rFonts w:asciiTheme="majorHAnsi" w:hAnsiTheme="majorHAnsi" w:cs="宋体" w:hint="eastAsia"/>
            <w:bCs/>
            <w:sz w:val="24"/>
          </w:rPr>
          <w:t>1</w:t>
        </w:r>
        <w:r w:rsidRPr="005D728A">
          <w:rPr>
            <w:rFonts w:asciiTheme="majorHAnsi" w:hAnsiTheme="majorHAnsi" w:cs="宋体" w:hint="eastAsia"/>
            <w:bCs/>
            <w:sz w:val="24"/>
          </w:rPr>
          <w:t>）本基金在任何交易日日终，持有的买入股指期货合约价值不得超过基金资产净值的</w:t>
        </w:r>
        <w:r w:rsidRPr="005D728A">
          <w:rPr>
            <w:rFonts w:asciiTheme="majorHAnsi" w:hAnsiTheme="majorHAnsi" w:cs="宋体" w:hint="eastAsia"/>
            <w:bCs/>
            <w:sz w:val="24"/>
          </w:rPr>
          <w:t>10%</w:t>
        </w:r>
        <w:r w:rsidRPr="005D728A">
          <w:rPr>
            <w:rFonts w:asciiTheme="majorHAnsi" w:hAnsiTheme="majorHAnsi" w:cs="宋体" w:hint="eastAsia"/>
            <w:bCs/>
            <w:sz w:val="24"/>
          </w:rPr>
          <w:t>；</w:t>
        </w:r>
      </w:ins>
    </w:p>
    <w:p w14:paraId="6EDDD593" w14:textId="77777777" w:rsidR="005D728A" w:rsidRPr="005D728A" w:rsidRDefault="005D728A" w:rsidP="005D728A">
      <w:pPr>
        <w:spacing w:line="360" w:lineRule="auto"/>
        <w:ind w:firstLineChars="200" w:firstLine="480"/>
        <w:rPr>
          <w:ins w:id="1079" w:author="郑雅雯" w:date="2020-08-27T23:19:00Z"/>
          <w:rFonts w:asciiTheme="majorHAnsi" w:hAnsiTheme="majorHAnsi" w:cs="宋体"/>
          <w:bCs/>
          <w:sz w:val="24"/>
        </w:rPr>
      </w:pPr>
      <w:ins w:id="1080" w:author="郑雅雯" w:date="2020-08-27T23:19:00Z">
        <w:r w:rsidRPr="005D728A">
          <w:rPr>
            <w:rFonts w:asciiTheme="majorHAnsi" w:hAnsiTheme="majorHAnsi" w:cs="宋体" w:hint="eastAsia"/>
            <w:bCs/>
            <w:sz w:val="24"/>
          </w:rPr>
          <w:t>2</w:t>
        </w:r>
        <w:r w:rsidRPr="005D728A">
          <w:rPr>
            <w:rFonts w:asciiTheme="majorHAnsi" w:hAnsiTheme="majorHAnsi" w:cs="宋体" w:hint="eastAsia"/>
            <w:bCs/>
            <w:sz w:val="24"/>
          </w:rPr>
          <w:t>）在任何交易日日终，持有的买入股指期货合约价值与有价证券市值之和，不得超过基金资产净值的</w:t>
        </w:r>
        <w:r w:rsidRPr="005D728A">
          <w:rPr>
            <w:rFonts w:asciiTheme="majorHAnsi" w:hAnsiTheme="majorHAnsi" w:cs="宋体" w:hint="eastAsia"/>
            <w:bCs/>
            <w:sz w:val="24"/>
          </w:rPr>
          <w:t>95%</w:t>
        </w:r>
        <w:r w:rsidRPr="005D728A">
          <w:rPr>
            <w:rFonts w:asciiTheme="majorHAnsi" w:hAnsiTheme="majorHAnsi" w:cs="宋体" w:hint="eastAsia"/>
            <w:bCs/>
            <w:sz w:val="24"/>
          </w:rPr>
          <w:t>，其中，有价证券指股票、债券（不含到期日在一年以内的政府债券）、资产支持证券、买入返售金融资产（不含质押式回购）等；</w:t>
        </w:r>
      </w:ins>
    </w:p>
    <w:p w14:paraId="4F574DDB" w14:textId="77777777" w:rsidR="005D728A" w:rsidRPr="005D728A" w:rsidRDefault="005D728A" w:rsidP="005D728A">
      <w:pPr>
        <w:spacing w:line="360" w:lineRule="auto"/>
        <w:ind w:firstLineChars="200" w:firstLine="480"/>
        <w:rPr>
          <w:ins w:id="1081" w:author="郑雅雯" w:date="2020-08-27T23:19:00Z"/>
          <w:rFonts w:asciiTheme="majorHAnsi" w:hAnsiTheme="majorHAnsi" w:cs="宋体"/>
          <w:bCs/>
          <w:sz w:val="24"/>
        </w:rPr>
      </w:pPr>
      <w:ins w:id="1082" w:author="郑雅雯" w:date="2020-08-27T23:19:00Z">
        <w:r w:rsidRPr="005D728A">
          <w:rPr>
            <w:rFonts w:asciiTheme="majorHAnsi" w:hAnsiTheme="majorHAnsi" w:cs="宋体" w:hint="eastAsia"/>
            <w:bCs/>
            <w:sz w:val="24"/>
          </w:rPr>
          <w:t>3</w:t>
        </w:r>
        <w:r w:rsidRPr="005D728A">
          <w:rPr>
            <w:rFonts w:asciiTheme="majorHAnsi" w:hAnsiTheme="majorHAnsi" w:cs="宋体" w:hint="eastAsia"/>
            <w:bCs/>
            <w:sz w:val="24"/>
          </w:rPr>
          <w:t>）在任何交易日终，持有的卖出股指期货合约价值不得超过基金持有的股票总市值的</w:t>
        </w:r>
        <w:r w:rsidRPr="005D728A">
          <w:rPr>
            <w:rFonts w:asciiTheme="majorHAnsi" w:hAnsiTheme="majorHAnsi" w:cs="宋体" w:hint="eastAsia"/>
            <w:bCs/>
            <w:sz w:val="24"/>
          </w:rPr>
          <w:t>20%</w:t>
        </w:r>
        <w:r w:rsidRPr="005D728A">
          <w:rPr>
            <w:rFonts w:asciiTheme="majorHAnsi" w:hAnsiTheme="majorHAnsi" w:cs="宋体" w:hint="eastAsia"/>
            <w:bCs/>
            <w:sz w:val="24"/>
          </w:rPr>
          <w:t>；</w:t>
        </w:r>
      </w:ins>
    </w:p>
    <w:p w14:paraId="6352A24C" w14:textId="77777777" w:rsidR="005D728A" w:rsidRPr="005D728A" w:rsidRDefault="005D728A" w:rsidP="005D728A">
      <w:pPr>
        <w:spacing w:line="360" w:lineRule="auto"/>
        <w:ind w:firstLineChars="200" w:firstLine="480"/>
        <w:rPr>
          <w:ins w:id="1083" w:author="郑雅雯" w:date="2020-08-27T23:19:00Z"/>
          <w:rFonts w:asciiTheme="majorHAnsi" w:hAnsiTheme="majorHAnsi" w:cs="宋体"/>
          <w:bCs/>
          <w:sz w:val="24"/>
        </w:rPr>
      </w:pPr>
      <w:ins w:id="1084" w:author="郑雅雯" w:date="2020-08-27T23:19:00Z">
        <w:r w:rsidRPr="005D728A">
          <w:rPr>
            <w:rFonts w:asciiTheme="majorHAnsi" w:hAnsiTheme="majorHAnsi" w:cs="宋体" w:hint="eastAsia"/>
            <w:bCs/>
            <w:sz w:val="24"/>
          </w:rPr>
          <w:t>4</w:t>
        </w:r>
        <w:r w:rsidRPr="005D728A">
          <w:rPr>
            <w:rFonts w:asciiTheme="majorHAnsi" w:hAnsiTheme="majorHAnsi" w:cs="宋体" w:hint="eastAsia"/>
            <w:bCs/>
            <w:sz w:val="24"/>
          </w:rPr>
          <w:t>）本基金所持有的股票市值和买入、卖出股指期货合约价值，合计（轧差计算）占基金资产的比例应当符合《基金合同》关于股票投资比例的有关规定；</w:t>
        </w:r>
      </w:ins>
    </w:p>
    <w:p w14:paraId="74293258" w14:textId="77777777" w:rsidR="005D728A" w:rsidRPr="005D728A" w:rsidRDefault="005D728A" w:rsidP="005D728A">
      <w:pPr>
        <w:spacing w:line="360" w:lineRule="auto"/>
        <w:ind w:firstLineChars="200" w:firstLine="480"/>
        <w:rPr>
          <w:ins w:id="1085" w:author="郑雅雯" w:date="2020-08-27T23:19:00Z"/>
          <w:rFonts w:asciiTheme="majorHAnsi" w:hAnsiTheme="majorHAnsi" w:cs="宋体"/>
          <w:bCs/>
          <w:sz w:val="24"/>
        </w:rPr>
      </w:pPr>
      <w:ins w:id="1086" w:author="郑雅雯" w:date="2020-08-27T23:19:00Z">
        <w:r w:rsidRPr="005D728A">
          <w:rPr>
            <w:rFonts w:asciiTheme="majorHAnsi" w:hAnsiTheme="majorHAnsi" w:cs="宋体" w:hint="eastAsia"/>
            <w:bCs/>
            <w:sz w:val="24"/>
          </w:rPr>
          <w:t>5</w:t>
        </w:r>
        <w:r w:rsidRPr="005D728A">
          <w:rPr>
            <w:rFonts w:asciiTheme="majorHAnsi" w:hAnsiTheme="majorHAnsi" w:cs="宋体" w:hint="eastAsia"/>
            <w:bCs/>
            <w:sz w:val="24"/>
          </w:rPr>
          <w:t>）在任何交易日内交易</w:t>
        </w:r>
        <w:r w:rsidRPr="005D728A">
          <w:rPr>
            <w:rFonts w:asciiTheme="majorHAnsi" w:hAnsiTheme="majorHAnsi" w:cs="宋体" w:hint="eastAsia"/>
            <w:bCs/>
            <w:sz w:val="24"/>
          </w:rPr>
          <w:t>(</w:t>
        </w:r>
        <w:r w:rsidRPr="005D728A">
          <w:rPr>
            <w:rFonts w:asciiTheme="majorHAnsi" w:hAnsiTheme="majorHAnsi" w:cs="宋体" w:hint="eastAsia"/>
            <w:bCs/>
            <w:sz w:val="24"/>
          </w:rPr>
          <w:t>不包括平仓</w:t>
        </w:r>
        <w:r w:rsidRPr="005D728A">
          <w:rPr>
            <w:rFonts w:asciiTheme="majorHAnsi" w:hAnsiTheme="majorHAnsi" w:cs="宋体" w:hint="eastAsia"/>
            <w:bCs/>
            <w:sz w:val="24"/>
          </w:rPr>
          <w:t>)</w:t>
        </w:r>
        <w:r w:rsidRPr="005D728A">
          <w:rPr>
            <w:rFonts w:asciiTheme="majorHAnsi" w:hAnsiTheme="majorHAnsi" w:cs="宋体" w:hint="eastAsia"/>
            <w:bCs/>
            <w:sz w:val="24"/>
          </w:rPr>
          <w:t>的股指期货合约的成交金额不得超过上一交易日基金资产净值的</w:t>
        </w:r>
        <w:r w:rsidRPr="005D728A">
          <w:rPr>
            <w:rFonts w:asciiTheme="majorHAnsi" w:hAnsiTheme="majorHAnsi" w:cs="宋体" w:hint="eastAsia"/>
            <w:bCs/>
            <w:sz w:val="24"/>
          </w:rPr>
          <w:t>20%</w:t>
        </w:r>
        <w:r w:rsidRPr="005D728A">
          <w:rPr>
            <w:rFonts w:asciiTheme="majorHAnsi" w:hAnsiTheme="majorHAnsi" w:cs="宋体" w:hint="eastAsia"/>
            <w:bCs/>
            <w:sz w:val="24"/>
          </w:rPr>
          <w:t>。</w:t>
        </w:r>
      </w:ins>
    </w:p>
    <w:p w14:paraId="6B7D5A05" w14:textId="77777777" w:rsidR="005D728A" w:rsidRPr="005D728A" w:rsidRDefault="005D728A" w:rsidP="005D728A">
      <w:pPr>
        <w:spacing w:line="360" w:lineRule="auto"/>
        <w:ind w:firstLineChars="200" w:firstLine="480"/>
        <w:rPr>
          <w:ins w:id="1087" w:author="郑雅雯" w:date="2020-08-27T23:19:00Z"/>
          <w:rFonts w:asciiTheme="majorHAnsi" w:hAnsiTheme="majorHAnsi" w:cs="宋体"/>
          <w:bCs/>
          <w:sz w:val="24"/>
        </w:rPr>
      </w:pPr>
      <w:ins w:id="1088" w:author="郑雅雯" w:date="2020-08-27T23:19:00Z">
        <w:r w:rsidRPr="005D728A">
          <w:rPr>
            <w:rFonts w:asciiTheme="majorHAnsi" w:hAnsiTheme="majorHAnsi" w:cs="宋体" w:hint="eastAsia"/>
            <w:bCs/>
            <w:sz w:val="24"/>
          </w:rPr>
          <w:t>（</w:t>
        </w:r>
        <w:r w:rsidRPr="005D728A">
          <w:rPr>
            <w:rFonts w:asciiTheme="majorHAnsi" w:hAnsiTheme="majorHAnsi" w:cs="宋体" w:hint="eastAsia"/>
            <w:bCs/>
            <w:sz w:val="24"/>
          </w:rPr>
          <w:t>13</w:t>
        </w:r>
        <w:r w:rsidRPr="005D728A">
          <w:rPr>
            <w:rFonts w:asciiTheme="majorHAnsi" w:hAnsiTheme="majorHAnsi" w:cs="宋体" w:hint="eastAsia"/>
            <w:bCs/>
            <w:sz w:val="24"/>
          </w:rPr>
          <w:t>）本基金基金总资产不得超过基金净资产的</w:t>
        </w:r>
        <w:r w:rsidRPr="005D728A">
          <w:rPr>
            <w:rFonts w:asciiTheme="majorHAnsi" w:hAnsiTheme="majorHAnsi" w:cs="宋体" w:hint="eastAsia"/>
            <w:bCs/>
            <w:sz w:val="24"/>
          </w:rPr>
          <w:t>140%</w:t>
        </w:r>
        <w:r w:rsidRPr="005D728A">
          <w:rPr>
            <w:rFonts w:asciiTheme="majorHAnsi" w:hAnsiTheme="majorHAnsi" w:cs="宋体" w:hint="eastAsia"/>
            <w:bCs/>
            <w:sz w:val="24"/>
          </w:rPr>
          <w:t>；</w:t>
        </w:r>
      </w:ins>
    </w:p>
    <w:p w14:paraId="42F35BFD" w14:textId="77777777" w:rsidR="005D728A" w:rsidRPr="005D728A" w:rsidRDefault="005D728A" w:rsidP="005D728A">
      <w:pPr>
        <w:spacing w:line="360" w:lineRule="auto"/>
        <w:ind w:firstLineChars="200" w:firstLine="480"/>
        <w:rPr>
          <w:ins w:id="1089" w:author="郑雅雯" w:date="2020-08-27T23:19:00Z"/>
          <w:rFonts w:asciiTheme="majorHAnsi" w:hAnsiTheme="majorHAnsi" w:cs="宋体"/>
          <w:bCs/>
          <w:sz w:val="24"/>
        </w:rPr>
      </w:pPr>
      <w:ins w:id="1090" w:author="郑雅雯" w:date="2020-08-27T23:19:00Z">
        <w:r w:rsidRPr="005D728A">
          <w:rPr>
            <w:rFonts w:asciiTheme="majorHAnsi" w:hAnsiTheme="majorHAnsi" w:cs="宋体" w:hint="eastAsia"/>
            <w:bCs/>
            <w:sz w:val="24"/>
          </w:rPr>
          <w:t>（</w:t>
        </w:r>
        <w:r w:rsidRPr="005D728A">
          <w:rPr>
            <w:rFonts w:asciiTheme="majorHAnsi" w:hAnsiTheme="majorHAnsi" w:cs="宋体" w:hint="eastAsia"/>
            <w:bCs/>
            <w:sz w:val="24"/>
          </w:rPr>
          <w:t>14</w:t>
        </w:r>
        <w:r w:rsidRPr="005D728A">
          <w:rPr>
            <w:rFonts w:asciiTheme="majorHAnsi" w:hAnsiTheme="majorHAnsi" w:cs="宋体" w:hint="eastAsia"/>
            <w:bCs/>
            <w:sz w:val="24"/>
          </w:rPr>
          <w:t>）本基金主动投资于流动性受限资产的市值合计不得超过基金资产净值的</w:t>
        </w:r>
        <w:r w:rsidRPr="005D728A">
          <w:rPr>
            <w:rFonts w:asciiTheme="majorHAnsi" w:hAnsiTheme="majorHAnsi" w:cs="宋体" w:hint="eastAsia"/>
            <w:bCs/>
            <w:sz w:val="24"/>
          </w:rPr>
          <w:t>15%</w:t>
        </w:r>
        <w:r w:rsidRPr="005D728A">
          <w:rPr>
            <w:rFonts w:asciiTheme="majorHAnsi" w:hAnsiTheme="majorHAnsi" w:cs="宋体" w:hint="eastAsia"/>
            <w:bCs/>
            <w:sz w:val="24"/>
          </w:rPr>
          <w:t>。因证券市场波动、上市公司股票停牌、基金规模变动等基金管理人之外</w:t>
        </w:r>
        <w:r w:rsidRPr="005D728A">
          <w:rPr>
            <w:rFonts w:asciiTheme="majorHAnsi" w:hAnsiTheme="majorHAnsi" w:cs="宋体" w:hint="eastAsia"/>
            <w:bCs/>
            <w:sz w:val="24"/>
          </w:rPr>
          <w:lastRenderedPageBreak/>
          <w:t>的因素致使基金不符合本项规定比例限制的，基金管理人不得主动新增流动性受限资产的投资；</w:t>
        </w:r>
      </w:ins>
    </w:p>
    <w:p w14:paraId="0D1CE197" w14:textId="77777777" w:rsidR="005D728A" w:rsidRPr="005D728A" w:rsidRDefault="005D728A" w:rsidP="005D728A">
      <w:pPr>
        <w:spacing w:line="360" w:lineRule="auto"/>
        <w:ind w:firstLineChars="200" w:firstLine="480"/>
        <w:rPr>
          <w:ins w:id="1091" w:author="郑雅雯" w:date="2020-08-27T23:19:00Z"/>
          <w:rFonts w:asciiTheme="majorHAnsi" w:hAnsiTheme="majorHAnsi" w:cs="宋体"/>
          <w:bCs/>
          <w:sz w:val="24"/>
        </w:rPr>
      </w:pPr>
      <w:ins w:id="1092" w:author="郑雅雯" w:date="2020-08-27T23:19:00Z">
        <w:r w:rsidRPr="005D728A">
          <w:rPr>
            <w:rFonts w:asciiTheme="majorHAnsi" w:hAnsiTheme="majorHAnsi" w:cs="宋体" w:hint="eastAsia"/>
            <w:bCs/>
            <w:sz w:val="24"/>
          </w:rPr>
          <w:t>（</w:t>
        </w:r>
        <w:r w:rsidRPr="005D728A">
          <w:rPr>
            <w:rFonts w:asciiTheme="majorHAnsi" w:hAnsiTheme="majorHAnsi" w:cs="宋体" w:hint="eastAsia"/>
            <w:bCs/>
            <w:sz w:val="24"/>
          </w:rPr>
          <w:t>15</w:t>
        </w:r>
        <w:r w:rsidRPr="005D728A">
          <w:rPr>
            <w:rFonts w:asciiTheme="majorHAnsi" w:hAnsiTheme="majorHAnsi" w:cs="宋体" w:hint="eastAsia"/>
            <w:bCs/>
            <w:sz w:val="24"/>
          </w:rPr>
          <w:t>）本基金与私募类证券资管产品及中国证监会认定的其他主体为交易对手开展逆回购交易的，可接受质押品的资质要求应当与基金合同约定的投资范围保持一致；</w:t>
        </w:r>
      </w:ins>
    </w:p>
    <w:p w14:paraId="280707D1" w14:textId="77777777" w:rsidR="005D728A" w:rsidRPr="005D728A" w:rsidRDefault="005D728A" w:rsidP="005D728A">
      <w:pPr>
        <w:spacing w:line="360" w:lineRule="auto"/>
        <w:ind w:firstLineChars="200" w:firstLine="480"/>
        <w:rPr>
          <w:ins w:id="1093" w:author="郑雅雯" w:date="2020-08-27T23:19:00Z"/>
          <w:rFonts w:asciiTheme="majorHAnsi" w:hAnsiTheme="majorHAnsi" w:cs="宋体"/>
          <w:bCs/>
          <w:sz w:val="24"/>
        </w:rPr>
      </w:pPr>
      <w:ins w:id="1094" w:author="郑雅雯" w:date="2020-08-27T23:19:00Z">
        <w:r w:rsidRPr="005D728A">
          <w:rPr>
            <w:rFonts w:asciiTheme="majorHAnsi" w:hAnsiTheme="majorHAnsi" w:cs="宋体" w:hint="eastAsia"/>
            <w:bCs/>
            <w:sz w:val="24"/>
          </w:rPr>
          <w:t>（</w:t>
        </w:r>
        <w:r w:rsidRPr="005D728A">
          <w:rPr>
            <w:rFonts w:asciiTheme="majorHAnsi" w:hAnsiTheme="majorHAnsi" w:cs="宋体" w:hint="eastAsia"/>
            <w:bCs/>
            <w:sz w:val="24"/>
          </w:rPr>
          <w:t>16</w:t>
        </w:r>
        <w:r w:rsidRPr="005D728A">
          <w:rPr>
            <w:rFonts w:asciiTheme="majorHAnsi" w:hAnsiTheme="majorHAnsi" w:cs="宋体" w:hint="eastAsia"/>
            <w:bCs/>
            <w:sz w:val="24"/>
          </w:rPr>
          <w:t>）本基金管理人管理的全部开放式基金（包括开放式基金以及处于开放期的定期开放基金）持有一家上市公司发行的可流通股票，不得超过该上市公司可流通股票的</w:t>
        </w:r>
        <w:r w:rsidRPr="005D728A">
          <w:rPr>
            <w:rFonts w:asciiTheme="majorHAnsi" w:hAnsiTheme="majorHAnsi" w:cs="宋体" w:hint="eastAsia"/>
            <w:bCs/>
            <w:sz w:val="24"/>
          </w:rPr>
          <w:t>15%</w:t>
        </w:r>
        <w:r w:rsidRPr="005D728A">
          <w:rPr>
            <w:rFonts w:asciiTheme="majorHAnsi" w:hAnsiTheme="majorHAnsi" w:cs="宋体" w:hint="eastAsia"/>
            <w:bCs/>
            <w:sz w:val="24"/>
          </w:rPr>
          <w:t>；本基金管理人管理的全部投资组合持有一家上市公司发行的可流通股票，不得超过该上市公司可流通股票的</w:t>
        </w:r>
        <w:r w:rsidRPr="005D728A">
          <w:rPr>
            <w:rFonts w:asciiTheme="majorHAnsi" w:hAnsiTheme="majorHAnsi" w:cs="宋体" w:hint="eastAsia"/>
            <w:bCs/>
            <w:sz w:val="24"/>
          </w:rPr>
          <w:t>30%</w:t>
        </w:r>
        <w:r w:rsidRPr="005D728A">
          <w:rPr>
            <w:rFonts w:asciiTheme="majorHAnsi" w:hAnsiTheme="majorHAnsi" w:cs="宋体" w:hint="eastAsia"/>
            <w:bCs/>
            <w:sz w:val="24"/>
          </w:rPr>
          <w:t>；</w:t>
        </w:r>
      </w:ins>
    </w:p>
    <w:p w14:paraId="30C3ABFA" w14:textId="77777777" w:rsidR="005D728A" w:rsidRPr="005D728A" w:rsidRDefault="005D728A" w:rsidP="005D728A">
      <w:pPr>
        <w:spacing w:line="360" w:lineRule="auto"/>
        <w:ind w:firstLineChars="200" w:firstLine="480"/>
        <w:rPr>
          <w:ins w:id="1095" w:author="郑雅雯" w:date="2020-08-27T23:19:00Z"/>
          <w:rFonts w:asciiTheme="majorHAnsi" w:hAnsiTheme="majorHAnsi" w:cs="宋体"/>
          <w:bCs/>
          <w:sz w:val="24"/>
        </w:rPr>
      </w:pPr>
      <w:ins w:id="1096" w:author="郑雅雯" w:date="2020-08-27T23:19:00Z">
        <w:r w:rsidRPr="005D728A">
          <w:rPr>
            <w:rFonts w:asciiTheme="majorHAnsi" w:hAnsiTheme="majorHAnsi" w:cs="宋体" w:hint="eastAsia"/>
            <w:bCs/>
            <w:sz w:val="24"/>
          </w:rPr>
          <w:t>（</w:t>
        </w:r>
        <w:r w:rsidRPr="005D728A">
          <w:rPr>
            <w:rFonts w:asciiTheme="majorHAnsi" w:hAnsiTheme="majorHAnsi" w:cs="宋体" w:hint="eastAsia"/>
            <w:bCs/>
            <w:sz w:val="24"/>
          </w:rPr>
          <w:t>17</w:t>
        </w:r>
        <w:r w:rsidRPr="005D728A">
          <w:rPr>
            <w:rFonts w:asciiTheme="majorHAnsi" w:hAnsiTheme="majorHAnsi" w:cs="宋体" w:hint="eastAsia"/>
            <w:bCs/>
            <w:sz w:val="24"/>
          </w:rPr>
          <w:t>）本基金参与融资业务，在任何交易日日终，本基金持有的融资买入股票与其他有价证券市值之和，不得超过基金资产净值的</w:t>
        </w:r>
        <w:r w:rsidRPr="005D728A">
          <w:rPr>
            <w:rFonts w:asciiTheme="majorHAnsi" w:hAnsiTheme="majorHAnsi" w:cs="宋体" w:hint="eastAsia"/>
            <w:bCs/>
            <w:sz w:val="24"/>
          </w:rPr>
          <w:t>95%</w:t>
        </w:r>
        <w:r w:rsidRPr="005D728A">
          <w:rPr>
            <w:rFonts w:asciiTheme="majorHAnsi" w:hAnsiTheme="majorHAnsi" w:cs="宋体" w:hint="eastAsia"/>
            <w:bCs/>
            <w:sz w:val="24"/>
          </w:rPr>
          <w:t>；</w:t>
        </w:r>
      </w:ins>
    </w:p>
    <w:p w14:paraId="5DA9617F" w14:textId="77777777" w:rsidR="005D728A" w:rsidRPr="005D728A" w:rsidRDefault="005D728A" w:rsidP="005D728A">
      <w:pPr>
        <w:spacing w:line="360" w:lineRule="auto"/>
        <w:ind w:firstLineChars="200" w:firstLine="480"/>
        <w:rPr>
          <w:ins w:id="1097" w:author="郑雅雯" w:date="2020-08-27T23:19:00Z"/>
          <w:rFonts w:asciiTheme="majorHAnsi" w:hAnsiTheme="majorHAnsi" w:cs="宋体"/>
          <w:bCs/>
          <w:sz w:val="24"/>
        </w:rPr>
      </w:pPr>
      <w:ins w:id="1098" w:author="郑雅雯" w:date="2020-08-27T23:19:00Z">
        <w:r w:rsidRPr="005D728A">
          <w:rPr>
            <w:rFonts w:asciiTheme="majorHAnsi" w:hAnsiTheme="majorHAnsi" w:cs="宋体" w:hint="eastAsia"/>
            <w:bCs/>
            <w:sz w:val="24"/>
          </w:rPr>
          <w:t>（</w:t>
        </w:r>
        <w:r w:rsidRPr="005D728A">
          <w:rPr>
            <w:rFonts w:asciiTheme="majorHAnsi" w:hAnsiTheme="majorHAnsi" w:cs="宋体" w:hint="eastAsia"/>
            <w:bCs/>
            <w:sz w:val="24"/>
          </w:rPr>
          <w:t>18</w:t>
        </w:r>
        <w:r w:rsidRPr="005D728A">
          <w:rPr>
            <w:rFonts w:asciiTheme="majorHAnsi" w:hAnsiTheme="majorHAnsi" w:cs="宋体" w:hint="eastAsia"/>
            <w:bCs/>
            <w:sz w:val="24"/>
          </w:rPr>
          <w:t>）本基金参与转融通证券出借业务，需遵守下列投资比例限制：</w:t>
        </w:r>
      </w:ins>
    </w:p>
    <w:p w14:paraId="460E3082" w14:textId="77777777" w:rsidR="005D728A" w:rsidRPr="005D728A" w:rsidRDefault="005D728A" w:rsidP="005D728A">
      <w:pPr>
        <w:spacing w:line="360" w:lineRule="auto"/>
        <w:ind w:firstLineChars="200" w:firstLine="480"/>
        <w:rPr>
          <w:ins w:id="1099" w:author="郑雅雯" w:date="2020-08-27T23:19:00Z"/>
          <w:rFonts w:asciiTheme="majorHAnsi" w:hAnsiTheme="majorHAnsi" w:cs="宋体"/>
          <w:bCs/>
          <w:sz w:val="24"/>
        </w:rPr>
      </w:pPr>
      <w:ins w:id="1100" w:author="郑雅雯" w:date="2020-08-27T23:19:00Z">
        <w:r w:rsidRPr="005D728A">
          <w:rPr>
            <w:rFonts w:asciiTheme="majorHAnsi" w:hAnsiTheme="majorHAnsi" w:cs="宋体" w:hint="eastAsia"/>
            <w:bCs/>
            <w:sz w:val="24"/>
          </w:rPr>
          <w:t>1</w:t>
        </w:r>
        <w:r w:rsidRPr="005D728A">
          <w:rPr>
            <w:rFonts w:asciiTheme="majorHAnsi" w:hAnsiTheme="majorHAnsi" w:cs="宋体" w:hint="eastAsia"/>
            <w:bCs/>
            <w:sz w:val="24"/>
          </w:rPr>
          <w:t>）本基金参与转融通证券出借业务的资产不得超过基金资产净值的</w:t>
        </w:r>
        <w:r w:rsidRPr="005D728A">
          <w:rPr>
            <w:rFonts w:asciiTheme="majorHAnsi" w:hAnsiTheme="majorHAnsi" w:cs="宋体" w:hint="eastAsia"/>
            <w:bCs/>
            <w:sz w:val="24"/>
          </w:rPr>
          <w:t>30%</w:t>
        </w:r>
        <w:r w:rsidRPr="005D728A">
          <w:rPr>
            <w:rFonts w:asciiTheme="majorHAnsi" w:hAnsiTheme="majorHAnsi" w:cs="宋体" w:hint="eastAsia"/>
            <w:bCs/>
            <w:sz w:val="24"/>
          </w:rPr>
          <w:t>，出借期限在</w:t>
        </w:r>
        <w:r w:rsidRPr="005D728A">
          <w:rPr>
            <w:rFonts w:asciiTheme="majorHAnsi" w:hAnsiTheme="majorHAnsi" w:cs="宋体" w:hint="eastAsia"/>
            <w:bCs/>
            <w:sz w:val="24"/>
          </w:rPr>
          <w:t>10</w:t>
        </w:r>
        <w:r w:rsidRPr="005D728A">
          <w:rPr>
            <w:rFonts w:asciiTheme="majorHAnsi" w:hAnsiTheme="majorHAnsi" w:cs="宋体" w:hint="eastAsia"/>
            <w:bCs/>
            <w:sz w:val="24"/>
          </w:rPr>
          <w:t>个交易日以上的出借证券应纳入《流动性风险管理规定》所述流动性受限证券的范围；</w:t>
        </w:r>
      </w:ins>
    </w:p>
    <w:p w14:paraId="2967D03B" w14:textId="77777777" w:rsidR="005D728A" w:rsidRPr="005D728A" w:rsidRDefault="005D728A" w:rsidP="005D728A">
      <w:pPr>
        <w:spacing w:line="360" w:lineRule="auto"/>
        <w:ind w:firstLineChars="200" w:firstLine="480"/>
        <w:rPr>
          <w:ins w:id="1101" w:author="郑雅雯" w:date="2020-08-27T23:19:00Z"/>
          <w:rFonts w:asciiTheme="majorHAnsi" w:hAnsiTheme="majorHAnsi" w:cs="宋体"/>
          <w:bCs/>
          <w:sz w:val="24"/>
        </w:rPr>
      </w:pPr>
      <w:ins w:id="1102" w:author="郑雅雯" w:date="2020-08-27T23:19:00Z">
        <w:r w:rsidRPr="005D728A">
          <w:rPr>
            <w:rFonts w:asciiTheme="majorHAnsi" w:hAnsiTheme="majorHAnsi" w:cs="宋体" w:hint="eastAsia"/>
            <w:bCs/>
            <w:sz w:val="24"/>
          </w:rPr>
          <w:t>2</w:t>
        </w:r>
        <w:r w:rsidRPr="005D728A">
          <w:rPr>
            <w:rFonts w:asciiTheme="majorHAnsi" w:hAnsiTheme="majorHAnsi" w:cs="宋体" w:hint="eastAsia"/>
            <w:bCs/>
            <w:sz w:val="24"/>
          </w:rPr>
          <w:t>）本基金参与转融通证券出借业务的单只证券不得超过基金持有该证券总量的</w:t>
        </w:r>
        <w:r w:rsidRPr="005D728A">
          <w:rPr>
            <w:rFonts w:asciiTheme="majorHAnsi" w:hAnsiTheme="majorHAnsi" w:cs="宋体" w:hint="eastAsia"/>
            <w:bCs/>
            <w:sz w:val="24"/>
          </w:rPr>
          <w:t>50%</w:t>
        </w:r>
        <w:r w:rsidRPr="005D728A">
          <w:rPr>
            <w:rFonts w:asciiTheme="majorHAnsi" w:hAnsiTheme="majorHAnsi" w:cs="宋体" w:hint="eastAsia"/>
            <w:bCs/>
            <w:sz w:val="24"/>
          </w:rPr>
          <w:t>；</w:t>
        </w:r>
      </w:ins>
    </w:p>
    <w:p w14:paraId="0EAC3B95" w14:textId="77777777" w:rsidR="005D728A" w:rsidRPr="005D728A" w:rsidRDefault="005D728A" w:rsidP="005D728A">
      <w:pPr>
        <w:spacing w:line="360" w:lineRule="auto"/>
        <w:ind w:firstLineChars="200" w:firstLine="480"/>
        <w:rPr>
          <w:ins w:id="1103" w:author="郑雅雯" w:date="2020-08-27T23:19:00Z"/>
          <w:rFonts w:asciiTheme="majorHAnsi" w:hAnsiTheme="majorHAnsi" w:cs="宋体"/>
          <w:bCs/>
          <w:sz w:val="24"/>
        </w:rPr>
      </w:pPr>
      <w:ins w:id="1104" w:author="郑雅雯" w:date="2020-08-27T23:19:00Z">
        <w:r w:rsidRPr="005D728A">
          <w:rPr>
            <w:rFonts w:asciiTheme="majorHAnsi" w:hAnsiTheme="majorHAnsi" w:cs="宋体" w:hint="eastAsia"/>
            <w:bCs/>
            <w:sz w:val="24"/>
          </w:rPr>
          <w:t>3</w:t>
        </w:r>
        <w:r w:rsidRPr="005D728A">
          <w:rPr>
            <w:rFonts w:asciiTheme="majorHAnsi" w:hAnsiTheme="majorHAnsi" w:cs="宋体" w:hint="eastAsia"/>
            <w:bCs/>
            <w:sz w:val="24"/>
          </w:rPr>
          <w:t>）最近</w:t>
        </w:r>
        <w:r w:rsidRPr="005D728A">
          <w:rPr>
            <w:rFonts w:asciiTheme="majorHAnsi" w:hAnsiTheme="majorHAnsi" w:cs="宋体" w:hint="eastAsia"/>
            <w:bCs/>
            <w:sz w:val="24"/>
          </w:rPr>
          <w:t>6</w:t>
        </w:r>
        <w:r w:rsidRPr="005D728A">
          <w:rPr>
            <w:rFonts w:asciiTheme="majorHAnsi" w:hAnsiTheme="majorHAnsi" w:cs="宋体" w:hint="eastAsia"/>
            <w:bCs/>
            <w:sz w:val="24"/>
          </w:rPr>
          <w:t>个月内日均基金资产净值不得低于</w:t>
        </w:r>
        <w:r w:rsidRPr="005D728A">
          <w:rPr>
            <w:rFonts w:asciiTheme="majorHAnsi" w:hAnsiTheme="majorHAnsi" w:cs="宋体" w:hint="eastAsia"/>
            <w:bCs/>
            <w:sz w:val="24"/>
          </w:rPr>
          <w:t>2</w:t>
        </w:r>
        <w:r w:rsidRPr="005D728A">
          <w:rPr>
            <w:rFonts w:asciiTheme="majorHAnsi" w:hAnsiTheme="majorHAnsi" w:cs="宋体" w:hint="eastAsia"/>
            <w:bCs/>
            <w:sz w:val="24"/>
          </w:rPr>
          <w:t>亿元；</w:t>
        </w:r>
      </w:ins>
    </w:p>
    <w:p w14:paraId="007675EF" w14:textId="77777777" w:rsidR="005D728A" w:rsidRPr="005D728A" w:rsidRDefault="005D728A" w:rsidP="005D728A">
      <w:pPr>
        <w:spacing w:line="360" w:lineRule="auto"/>
        <w:ind w:firstLineChars="200" w:firstLine="480"/>
        <w:rPr>
          <w:ins w:id="1105" w:author="郑雅雯" w:date="2020-08-27T23:19:00Z"/>
          <w:rFonts w:asciiTheme="majorHAnsi" w:hAnsiTheme="majorHAnsi" w:cs="宋体"/>
          <w:bCs/>
          <w:sz w:val="24"/>
        </w:rPr>
      </w:pPr>
      <w:ins w:id="1106" w:author="郑雅雯" w:date="2020-08-27T23:19:00Z">
        <w:r w:rsidRPr="005D728A">
          <w:rPr>
            <w:rFonts w:asciiTheme="majorHAnsi" w:hAnsiTheme="majorHAnsi" w:cs="宋体" w:hint="eastAsia"/>
            <w:bCs/>
            <w:sz w:val="24"/>
          </w:rPr>
          <w:t>4</w:t>
        </w:r>
        <w:r w:rsidRPr="005D728A">
          <w:rPr>
            <w:rFonts w:asciiTheme="majorHAnsi" w:hAnsiTheme="majorHAnsi" w:cs="宋体" w:hint="eastAsia"/>
            <w:bCs/>
            <w:sz w:val="24"/>
          </w:rPr>
          <w:t>）本基金参与证券出借的平均剩余期限不得超过</w:t>
        </w:r>
        <w:r w:rsidRPr="005D728A">
          <w:rPr>
            <w:rFonts w:asciiTheme="majorHAnsi" w:hAnsiTheme="majorHAnsi" w:cs="宋体" w:hint="eastAsia"/>
            <w:bCs/>
            <w:sz w:val="24"/>
          </w:rPr>
          <w:t>30</w:t>
        </w:r>
        <w:r w:rsidRPr="005D728A">
          <w:rPr>
            <w:rFonts w:asciiTheme="majorHAnsi" w:hAnsiTheme="majorHAnsi" w:cs="宋体" w:hint="eastAsia"/>
            <w:bCs/>
            <w:sz w:val="24"/>
          </w:rPr>
          <w:t>天，平均剩余期限按照市值加权平均计算；</w:t>
        </w:r>
      </w:ins>
    </w:p>
    <w:p w14:paraId="5B970B25" w14:textId="77777777" w:rsidR="005D728A" w:rsidRPr="005D728A" w:rsidRDefault="005D728A" w:rsidP="005D728A">
      <w:pPr>
        <w:spacing w:line="360" w:lineRule="auto"/>
        <w:ind w:firstLineChars="200" w:firstLine="480"/>
        <w:rPr>
          <w:ins w:id="1107" w:author="郑雅雯" w:date="2020-08-27T23:19:00Z"/>
          <w:rFonts w:asciiTheme="majorHAnsi" w:hAnsiTheme="majorHAnsi" w:cs="宋体"/>
          <w:bCs/>
          <w:sz w:val="24"/>
        </w:rPr>
      </w:pPr>
      <w:ins w:id="1108" w:author="郑雅雯" w:date="2020-08-27T23:19:00Z">
        <w:r w:rsidRPr="005D728A">
          <w:rPr>
            <w:rFonts w:asciiTheme="majorHAnsi" w:hAnsiTheme="majorHAnsi" w:cs="宋体" w:hint="eastAsia"/>
            <w:bCs/>
            <w:sz w:val="24"/>
          </w:rPr>
          <w:t>因证券</w:t>
        </w:r>
        <w:r w:rsidRPr="005D728A">
          <w:rPr>
            <w:rFonts w:asciiTheme="majorHAnsi" w:hAnsiTheme="majorHAnsi" w:cs="宋体" w:hint="eastAsia"/>
            <w:bCs/>
            <w:sz w:val="24"/>
          </w:rPr>
          <w:t>/</w:t>
        </w:r>
        <w:r w:rsidRPr="005D728A">
          <w:rPr>
            <w:rFonts w:asciiTheme="majorHAnsi" w:hAnsiTheme="majorHAnsi" w:cs="宋体" w:hint="eastAsia"/>
            <w:bCs/>
            <w:sz w:val="24"/>
          </w:rPr>
          <w:t>期货市场波动、上市公司合并、基金规模变动等基金管理人之外的因素致使基金投资不符合上述规定的，基金管理人不得新增转融通证券出借业务。</w:t>
        </w:r>
      </w:ins>
    </w:p>
    <w:p w14:paraId="34EDCFFB" w14:textId="4C93628F" w:rsidR="00023FCF" w:rsidRPr="00CF7289" w:rsidRDefault="005D728A" w:rsidP="005D728A">
      <w:pPr>
        <w:spacing w:line="360" w:lineRule="auto"/>
        <w:ind w:firstLineChars="200" w:firstLine="480"/>
        <w:rPr>
          <w:ins w:id="1109" w:author="郑雅雯" w:date="2020-08-12T00:38:00Z"/>
          <w:rFonts w:asciiTheme="majorHAnsi" w:hAnsiTheme="majorHAnsi" w:cs="宋体"/>
          <w:bCs/>
          <w:sz w:val="24"/>
        </w:rPr>
      </w:pPr>
      <w:ins w:id="1110" w:author="郑雅雯" w:date="2020-08-27T23:19:00Z">
        <w:r w:rsidRPr="005D728A">
          <w:rPr>
            <w:rFonts w:asciiTheme="majorHAnsi" w:hAnsiTheme="majorHAnsi" w:cs="宋体" w:hint="eastAsia"/>
            <w:bCs/>
            <w:sz w:val="24"/>
          </w:rPr>
          <w:t>（</w:t>
        </w:r>
        <w:r w:rsidRPr="005D728A">
          <w:rPr>
            <w:rFonts w:asciiTheme="majorHAnsi" w:hAnsiTheme="majorHAnsi" w:cs="宋体" w:hint="eastAsia"/>
            <w:bCs/>
            <w:sz w:val="24"/>
          </w:rPr>
          <w:t>19</w:t>
        </w:r>
        <w:r w:rsidRPr="005D728A">
          <w:rPr>
            <w:rFonts w:asciiTheme="majorHAnsi" w:hAnsiTheme="majorHAnsi" w:cs="宋体" w:hint="eastAsia"/>
            <w:bCs/>
            <w:sz w:val="24"/>
          </w:rPr>
          <w:t>）法律法规及中国证监会规定的和《基金合同》约定的其他投资限制。</w:t>
        </w:r>
      </w:ins>
    </w:p>
    <w:p w14:paraId="22509EA3" w14:textId="77777777" w:rsidR="00023FCF" w:rsidRPr="00CF7289" w:rsidRDefault="00023FCF" w:rsidP="00023FCF">
      <w:pPr>
        <w:spacing w:line="360" w:lineRule="auto"/>
        <w:ind w:firstLineChars="200" w:firstLine="480"/>
        <w:rPr>
          <w:ins w:id="1111" w:author="郑雅雯" w:date="2020-08-12T00:38:00Z"/>
          <w:rFonts w:asciiTheme="majorHAnsi" w:hAnsiTheme="majorHAnsi" w:cs="宋体"/>
          <w:bCs/>
        </w:rPr>
      </w:pPr>
      <w:ins w:id="1112" w:author="郑雅雯" w:date="2020-08-12T00:38:00Z">
        <w:r w:rsidRPr="00405152">
          <w:rPr>
            <w:rFonts w:asciiTheme="majorHAnsi" w:hAnsiTheme="majorHAnsi" w:cs="宋体" w:hint="eastAsia"/>
            <w:bCs/>
            <w:sz w:val="24"/>
          </w:rPr>
          <w:t>除第（</w:t>
        </w:r>
        <w:r w:rsidRPr="00405152">
          <w:rPr>
            <w:rFonts w:asciiTheme="majorHAnsi" w:hAnsiTheme="majorHAnsi" w:cs="宋体" w:hint="eastAsia"/>
            <w:bCs/>
            <w:sz w:val="24"/>
          </w:rPr>
          <w:t>2</w:t>
        </w:r>
        <w:r w:rsidRPr="00405152">
          <w:rPr>
            <w:rFonts w:asciiTheme="majorHAnsi" w:hAnsiTheme="majorHAnsi" w:cs="宋体" w:hint="eastAsia"/>
            <w:bCs/>
            <w:sz w:val="24"/>
          </w:rPr>
          <w:t>）、（</w:t>
        </w:r>
        <w:r>
          <w:rPr>
            <w:rFonts w:asciiTheme="majorHAnsi" w:hAnsiTheme="majorHAnsi" w:cs="宋体"/>
            <w:bCs/>
            <w:sz w:val="24"/>
          </w:rPr>
          <w:t>9</w:t>
        </w:r>
        <w:r w:rsidRPr="00405152">
          <w:rPr>
            <w:rFonts w:asciiTheme="majorHAnsi" w:hAnsiTheme="majorHAnsi" w:cs="宋体" w:hint="eastAsia"/>
            <w:bCs/>
            <w:sz w:val="24"/>
          </w:rPr>
          <w:t>）、（</w:t>
        </w:r>
        <w:r w:rsidRPr="00405152">
          <w:rPr>
            <w:rFonts w:asciiTheme="majorHAnsi" w:hAnsiTheme="majorHAnsi" w:cs="宋体" w:hint="eastAsia"/>
            <w:bCs/>
            <w:sz w:val="24"/>
          </w:rPr>
          <w:t>1</w:t>
        </w:r>
        <w:r>
          <w:rPr>
            <w:rFonts w:asciiTheme="majorHAnsi" w:hAnsiTheme="majorHAnsi" w:cs="宋体"/>
            <w:bCs/>
            <w:sz w:val="24"/>
          </w:rPr>
          <w:t>4</w:t>
        </w:r>
        <w:r w:rsidRPr="00405152">
          <w:rPr>
            <w:rFonts w:asciiTheme="majorHAnsi" w:hAnsiTheme="majorHAnsi" w:cs="宋体" w:hint="eastAsia"/>
            <w:bCs/>
            <w:sz w:val="24"/>
          </w:rPr>
          <w:t>）、（</w:t>
        </w:r>
        <w:r w:rsidRPr="00405152">
          <w:rPr>
            <w:rFonts w:asciiTheme="majorHAnsi" w:hAnsiTheme="majorHAnsi" w:cs="宋体" w:hint="eastAsia"/>
            <w:bCs/>
            <w:sz w:val="24"/>
          </w:rPr>
          <w:t>1</w:t>
        </w:r>
        <w:r>
          <w:rPr>
            <w:rFonts w:asciiTheme="majorHAnsi" w:hAnsiTheme="majorHAnsi" w:cs="宋体"/>
            <w:bCs/>
            <w:sz w:val="24"/>
          </w:rPr>
          <w:t>5</w:t>
        </w:r>
        <w:r w:rsidRPr="00405152">
          <w:rPr>
            <w:rFonts w:asciiTheme="majorHAnsi" w:hAnsiTheme="majorHAnsi" w:cs="宋体" w:hint="eastAsia"/>
            <w:bCs/>
            <w:sz w:val="24"/>
          </w:rPr>
          <w:t>）</w:t>
        </w:r>
        <w:r>
          <w:rPr>
            <w:rFonts w:asciiTheme="majorHAnsi" w:hAnsiTheme="majorHAnsi" w:cs="宋体" w:hint="eastAsia"/>
            <w:bCs/>
            <w:sz w:val="24"/>
          </w:rPr>
          <w:t>、（</w:t>
        </w:r>
        <w:r>
          <w:rPr>
            <w:rFonts w:asciiTheme="majorHAnsi" w:hAnsiTheme="majorHAnsi" w:cs="宋体"/>
            <w:bCs/>
            <w:sz w:val="24"/>
          </w:rPr>
          <w:t>18</w:t>
        </w:r>
        <w:r>
          <w:rPr>
            <w:rFonts w:asciiTheme="majorHAnsi" w:hAnsiTheme="majorHAnsi" w:cs="宋体" w:hint="eastAsia"/>
            <w:bCs/>
            <w:sz w:val="24"/>
          </w:rPr>
          <w:t>）</w:t>
        </w:r>
        <w:r w:rsidRPr="00405152">
          <w:rPr>
            <w:rFonts w:asciiTheme="majorHAnsi" w:hAnsiTheme="majorHAnsi" w:cs="宋体" w:hint="eastAsia"/>
            <w:bCs/>
            <w:sz w:val="24"/>
          </w:rPr>
          <w:t>项外，</w:t>
        </w:r>
        <w:r w:rsidRPr="00CF7289">
          <w:rPr>
            <w:rFonts w:asciiTheme="majorHAnsi" w:hAnsiTheme="majorHAnsi" w:cs="宋体"/>
            <w:bCs/>
            <w:sz w:val="24"/>
          </w:rPr>
          <w:t>因证券、期货市场波动、证券发行人合并、基金规模变动等基金管理人之外的因素致使基金投资比例不符合上述规定投资比例的，基金管理人应当在</w:t>
        </w:r>
        <w:r w:rsidRPr="00CF7289">
          <w:rPr>
            <w:rFonts w:asciiTheme="majorHAnsi" w:hAnsiTheme="majorHAnsi" w:cs="宋体"/>
            <w:bCs/>
            <w:sz w:val="24"/>
          </w:rPr>
          <w:t>10</w:t>
        </w:r>
        <w:r w:rsidRPr="00CF7289">
          <w:rPr>
            <w:rFonts w:asciiTheme="majorHAnsi" w:hAnsiTheme="majorHAnsi" w:cs="宋体"/>
            <w:bCs/>
            <w:sz w:val="24"/>
          </w:rPr>
          <w:t>个交易日内进行调整，但中国证监会规定的特殊情形除外。</w:t>
        </w:r>
      </w:ins>
    </w:p>
    <w:p w14:paraId="09E28D83" w14:textId="77777777" w:rsidR="00023FCF" w:rsidRPr="00CF7289" w:rsidRDefault="00023FCF" w:rsidP="00023FCF">
      <w:pPr>
        <w:spacing w:line="360" w:lineRule="auto"/>
        <w:ind w:firstLineChars="200" w:firstLine="480"/>
        <w:rPr>
          <w:ins w:id="1113" w:author="郑雅雯" w:date="2020-08-12T00:38:00Z"/>
          <w:rFonts w:asciiTheme="majorHAnsi" w:hAnsiTheme="majorHAnsi" w:cs="宋体"/>
          <w:bCs/>
          <w:sz w:val="24"/>
        </w:rPr>
      </w:pPr>
      <w:ins w:id="1114" w:author="郑雅雯" w:date="2020-08-12T00:38:00Z">
        <w:r w:rsidRPr="00CF7289">
          <w:rPr>
            <w:rFonts w:asciiTheme="majorHAnsi" w:hAnsiTheme="majorHAnsi" w:cs="宋体"/>
            <w:bCs/>
            <w:sz w:val="24"/>
          </w:rPr>
          <w:t>基金管理人应当自基金合同生效之日起</w:t>
        </w:r>
        <w:r w:rsidRPr="00CF7289">
          <w:rPr>
            <w:rFonts w:asciiTheme="majorHAnsi" w:hAnsiTheme="majorHAnsi" w:cs="宋体"/>
            <w:bCs/>
            <w:sz w:val="24"/>
          </w:rPr>
          <w:t>6</w:t>
        </w:r>
        <w:r w:rsidRPr="00CF7289">
          <w:rPr>
            <w:rFonts w:asciiTheme="majorHAnsi" w:hAnsiTheme="majorHAnsi" w:cs="宋体"/>
            <w:bCs/>
            <w:sz w:val="24"/>
          </w:rPr>
          <w:t>个月内使基金的投资组合比例符合基金合同的有关约定。上述期间，基金的投资范围、投资策略应当符合基金合</w:t>
        </w:r>
        <w:r w:rsidRPr="00CF7289">
          <w:rPr>
            <w:rFonts w:asciiTheme="majorHAnsi" w:hAnsiTheme="majorHAnsi" w:cs="宋体"/>
            <w:bCs/>
            <w:sz w:val="24"/>
          </w:rPr>
          <w:lastRenderedPageBreak/>
          <w:t>同的约定。</w:t>
        </w:r>
      </w:ins>
    </w:p>
    <w:p w14:paraId="257C00D5" w14:textId="535B9A34" w:rsidR="00BF54AA" w:rsidRPr="00CF7289" w:rsidDel="00FA076B" w:rsidRDefault="00023FCF" w:rsidP="00023FCF">
      <w:pPr>
        <w:spacing w:line="360" w:lineRule="auto"/>
        <w:ind w:firstLineChars="200" w:firstLine="480"/>
        <w:rPr>
          <w:del w:id="1115" w:author="郑雅雯" w:date="2020-08-11T23:13:00Z"/>
          <w:rFonts w:ascii="宋体" w:hAnsi="宋体"/>
          <w:sz w:val="24"/>
          <w:szCs w:val="24"/>
        </w:rPr>
      </w:pPr>
      <w:ins w:id="1116" w:author="郑雅雯" w:date="2020-08-12T00:38:00Z">
        <w:r w:rsidRPr="00CF7289">
          <w:rPr>
            <w:rFonts w:asciiTheme="majorHAnsi" w:hAnsiTheme="majorHAnsi" w:cs="宋体"/>
            <w:bCs/>
            <w:sz w:val="24"/>
          </w:rPr>
          <w:t>基金托管人对基金的投资的监督与检查自本基金合同生效之日起开始。</w:t>
        </w:r>
      </w:ins>
      <w:del w:id="1117" w:author="郑雅雯" w:date="2020-08-11T23:13:00Z">
        <w:r w:rsidR="00BF54AA" w:rsidRPr="00CF7289" w:rsidDel="00FA076B">
          <w:rPr>
            <w:rFonts w:ascii="宋体" w:hAnsi="宋体" w:hint="eastAsia"/>
            <w:sz w:val="24"/>
            <w:szCs w:val="24"/>
          </w:rPr>
          <w:delText>（1）本基金股票资产占基金资产的比例不低于90%。其中，本基金投资于标的指数成份股及其备选成份股的比例不低于非现金基金资产的80%；</w:delText>
        </w:r>
      </w:del>
    </w:p>
    <w:p w14:paraId="2138A29A" w14:textId="79F1F450" w:rsidR="00BF54AA" w:rsidRPr="00CF7289" w:rsidDel="00FA076B" w:rsidRDefault="00BF54AA" w:rsidP="00BF54AA">
      <w:pPr>
        <w:spacing w:line="360" w:lineRule="auto"/>
        <w:ind w:firstLineChars="200" w:firstLine="480"/>
        <w:rPr>
          <w:del w:id="1118" w:author="郑雅雯" w:date="2020-08-11T23:13:00Z"/>
          <w:rFonts w:ascii="宋体" w:hAnsi="宋体"/>
          <w:sz w:val="24"/>
          <w:szCs w:val="24"/>
        </w:rPr>
      </w:pPr>
      <w:del w:id="1119" w:author="郑雅雯" w:date="2020-08-11T23:13:00Z">
        <w:r w:rsidRPr="00CF7289" w:rsidDel="00FA076B">
          <w:rPr>
            <w:rFonts w:ascii="宋体" w:hAnsi="宋体" w:hint="eastAsia"/>
            <w:sz w:val="24"/>
            <w:szCs w:val="24"/>
          </w:rPr>
          <w:delText>（2）每个交易日日终，扣除股指期货合约需缴纳的交易保证金后，保持不低于基金资产净值5％的现金或者到期日在一年以内的政府债券</w:delText>
        </w:r>
        <w:r w:rsidR="00F22EB6" w:rsidRPr="00F22EB6" w:rsidDel="00FA076B">
          <w:rPr>
            <w:rFonts w:ascii="宋体" w:hAnsi="宋体" w:hint="eastAsia"/>
            <w:sz w:val="24"/>
            <w:szCs w:val="24"/>
          </w:rPr>
          <w:delText>，其中，现金不包括结算备付金、存出保证金、应收申购款等</w:delText>
        </w:r>
        <w:r w:rsidRPr="00CF7289" w:rsidDel="00FA076B">
          <w:rPr>
            <w:rFonts w:ascii="宋体" w:hAnsi="宋体" w:hint="eastAsia"/>
            <w:sz w:val="24"/>
            <w:szCs w:val="24"/>
          </w:rPr>
          <w:delText>；</w:delText>
        </w:r>
      </w:del>
    </w:p>
    <w:p w14:paraId="14C2C2C4" w14:textId="77680E0D" w:rsidR="00BF54AA" w:rsidRPr="00CF7289" w:rsidDel="00FA076B" w:rsidRDefault="00BF54AA" w:rsidP="00BF54AA">
      <w:pPr>
        <w:spacing w:line="360" w:lineRule="auto"/>
        <w:ind w:firstLineChars="200" w:firstLine="480"/>
        <w:rPr>
          <w:del w:id="1120" w:author="郑雅雯" w:date="2020-08-11T23:13:00Z"/>
          <w:rFonts w:ascii="宋体" w:hAnsi="宋体"/>
          <w:sz w:val="24"/>
          <w:szCs w:val="24"/>
        </w:rPr>
      </w:pPr>
      <w:del w:id="1121" w:author="郑雅雯" w:date="2020-08-11T23:13:00Z">
        <w:r w:rsidRPr="00CF7289" w:rsidDel="00FA076B">
          <w:rPr>
            <w:rFonts w:ascii="宋体" w:hAnsi="宋体" w:hint="eastAsia"/>
            <w:sz w:val="24"/>
            <w:szCs w:val="24"/>
          </w:rPr>
          <w:delText>（3）本基金持有一家公司发行的证券，其市值不得超过基金资产净值的10%；</w:delText>
        </w:r>
      </w:del>
    </w:p>
    <w:p w14:paraId="0EB6A45C" w14:textId="30149D2A" w:rsidR="00BF54AA" w:rsidRPr="00CF7289" w:rsidDel="00FA076B" w:rsidRDefault="00BF54AA" w:rsidP="00BF54AA">
      <w:pPr>
        <w:spacing w:line="360" w:lineRule="auto"/>
        <w:ind w:firstLineChars="200" w:firstLine="480"/>
        <w:rPr>
          <w:del w:id="1122" w:author="郑雅雯" w:date="2020-08-11T23:13:00Z"/>
          <w:rFonts w:ascii="宋体" w:hAnsi="宋体"/>
          <w:sz w:val="24"/>
          <w:szCs w:val="24"/>
        </w:rPr>
      </w:pPr>
      <w:del w:id="1123" w:author="郑雅雯" w:date="2020-08-11T23:13:00Z">
        <w:r w:rsidRPr="00CF7289" w:rsidDel="00FA076B">
          <w:rPr>
            <w:rFonts w:ascii="宋体" w:hAnsi="宋体" w:hint="eastAsia"/>
            <w:sz w:val="24"/>
            <w:szCs w:val="24"/>
          </w:rPr>
          <w:delText>（4）本基金管理人管理的全部基金持有一家公司发行的证券，不超过该证券的10％；</w:delText>
        </w:r>
      </w:del>
    </w:p>
    <w:p w14:paraId="0FCC1805" w14:textId="01A4DBFA" w:rsidR="00BF54AA" w:rsidRPr="00CF7289" w:rsidDel="00FA076B" w:rsidRDefault="00BF54AA" w:rsidP="00BF54AA">
      <w:pPr>
        <w:spacing w:line="360" w:lineRule="auto"/>
        <w:ind w:firstLineChars="200" w:firstLine="480"/>
        <w:rPr>
          <w:del w:id="1124" w:author="郑雅雯" w:date="2020-08-11T23:13:00Z"/>
          <w:rFonts w:ascii="宋体" w:hAnsi="宋体"/>
          <w:sz w:val="24"/>
          <w:szCs w:val="24"/>
        </w:rPr>
      </w:pPr>
      <w:del w:id="1125" w:author="郑雅雯" w:date="2020-08-11T23:13:00Z">
        <w:r w:rsidRPr="00CF7289" w:rsidDel="00FA076B">
          <w:rPr>
            <w:rFonts w:ascii="宋体" w:hAnsi="宋体" w:hint="eastAsia"/>
            <w:sz w:val="24"/>
            <w:szCs w:val="24"/>
          </w:rPr>
          <w:delText>（5）本基金持有的全部权证，其市值不得超过基金资产净值的3％；</w:delText>
        </w:r>
      </w:del>
    </w:p>
    <w:p w14:paraId="23C22CF1" w14:textId="550E2835" w:rsidR="00BF54AA" w:rsidRPr="00CF7289" w:rsidDel="00FA076B" w:rsidRDefault="00BF54AA" w:rsidP="00BF54AA">
      <w:pPr>
        <w:spacing w:line="360" w:lineRule="auto"/>
        <w:ind w:firstLineChars="200" w:firstLine="480"/>
        <w:rPr>
          <w:del w:id="1126" w:author="郑雅雯" w:date="2020-08-11T23:13:00Z"/>
          <w:rFonts w:ascii="宋体" w:hAnsi="宋体"/>
          <w:sz w:val="24"/>
          <w:szCs w:val="24"/>
        </w:rPr>
      </w:pPr>
      <w:del w:id="1127" w:author="郑雅雯" w:date="2020-08-11T23:13:00Z">
        <w:r w:rsidRPr="00CF7289" w:rsidDel="00FA076B">
          <w:rPr>
            <w:rFonts w:ascii="宋体" w:hAnsi="宋体" w:hint="eastAsia"/>
            <w:sz w:val="24"/>
            <w:szCs w:val="24"/>
          </w:rPr>
          <w:delText>（6）本基金管理人管理的全部基金持有的同一权证，不得超过该权证的   10％；</w:delText>
        </w:r>
      </w:del>
    </w:p>
    <w:p w14:paraId="6B42EB12" w14:textId="5032418A" w:rsidR="00BF54AA" w:rsidRPr="00CF7289" w:rsidDel="00FA076B" w:rsidRDefault="00BF54AA" w:rsidP="00BF54AA">
      <w:pPr>
        <w:spacing w:line="360" w:lineRule="auto"/>
        <w:ind w:firstLineChars="200" w:firstLine="480"/>
        <w:rPr>
          <w:del w:id="1128" w:author="郑雅雯" w:date="2020-08-11T23:13:00Z"/>
          <w:rFonts w:ascii="宋体" w:hAnsi="宋体"/>
          <w:sz w:val="24"/>
          <w:szCs w:val="24"/>
        </w:rPr>
      </w:pPr>
      <w:del w:id="1129" w:author="郑雅雯" w:date="2020-08-11T23:13:00Z">
        <w:r w:rsidRPr="00CF7289" w:rsidDel="00FA076B">
          <w:rPr>
            <w:rFonts w:ascii="宋体" w:hAnsi="宋体" w:hint="eastAsia"/>
            <w:sz w:val="24"/>
            <w:szCs w:val="24"/>
          </w:rPr>
          <w:delText>（7）本基金在任何交易日买入权证的总金额，不得超过上一交易日基金资产净值的0.5％；</w:delText>
        </w:r>
      </w:del>
    </w:p>
    <w:p w14:paraId="0141035C" w14:textId="3642CB1A" w:rsidR="00BF54AA" w:rsidRPr="00CF7289" w:rsidDel="00FA076B" w:rsidRDefault="00BF54AA" w:rsidP="00BF54AA">
      <w:pPr>
        <w:spacing w:line="360" w:lineRule="auto"/>
        <w:ind w:firstLineChars="200" w:firstLine="480"/>
        <w:rPr>
          <w:del w:id="1130" w:author="郑雅雯" w:date="2020-08-11T23:13:00Z"/>
          <w:rFonts w:ascii="宋体" w:hAnsi="宋体"/>
          <w:sz w:val="24"/>
          <w:szCs w:val="24"/>
        </w:rPr>
      </w:pPr>
      <w:del w:id="1131" w:author="郑雅雯" w:date="2020-08-11T23:13:00Z">
        <w:r w:rsidRPr="00CF7289" w:rsidDel="00FA076B">
          <w:rPr>
            <w:rFonts w:ascii="宋体" w:hAnsi="宋体" w:hint="eastAsia"/>
            <w:sz w:val="24"/>
            <w:szCs w:val="24"/>
          </w:rPr>
          <w:delText>（8）本基金投资于同一原始权益人的各类资产支持证券的比例，不得超过基金资产净值的10％；</w:delText>
        </w:r>
      </w:del>
    </w:p>
    <w:p w14:paraId="362A909A" w14:textId="6CCFDE74" w:rsidR="00BF54AA" w:rsidRPr="00CF7289" w:rsidDel="00FA076B" w:rsidRDefault="00BF54AA" w:rsidP="00BF54AA">
      <w:pPr>
        <w:spacing w:line="360" w:lineRule="auto"/>
        <w:ind w:firstLineChars="200" w:firstLine="480"/>
        <w:rPr>
          <w:del w:id="1132" w:author="郑雅雯" w:date="2020-08-11T23:13:00Z"/>
          <w:rFonts w:ascii="宋体" w:hAnsi="宋体"/>
          <w:sz w:val="24"/>
          <w:szCs w:val="24"/>
        </w:rPr>
      </w:pPr>
      <w:del w:id="1133" w:author="郑雅雯" w:date="2020-08-11T23:13:00Z">
        <w:r w:rsidRPr="00CF7289" w:rsidDel="00FA076B">
          <w:rPr>
            <w:rFonts w:ascii="宋体" w:hAnsi="宋体" w:hint="eastAsia"/>
            <w:sz w:val="24"/>
            <w:szCs w:val="24"/>
          </w:rPr>
          <w:delText>（9）本基金持有的全部资产支持证券，其市值不得超过基金资产净值的20％；</w:delText>
        </w:r>
      </w:del>
    </w:p>
    <w:p w14:paraId="19FA35EC" w14:textId="5D439296" w:rsidR="00BF54AA" w:rsidRPr="00CF7289" w:rsidDel="00FA076B" w:rsidRDefault="00BF54AA" w:rsidP="00BF54AA">
      <w:pPr>
        <w:spacing w:line="360" w:lineRule="auto"/>
        <w:ind w:firstLineChars="200" w:firstLine="480"/>
        <w:rPr>
          <w:del w:id="1134" w:author="郑雅雯" w:date="2020-08-11T23:13:00Z"/>
          <w:rFonts w:ascii="宋体" w:hAnsi="宋体"/>
          <w:sz w:val="24"/>
          <w:szCs w:val="24"/>
        </w:rPr>
      </w:pPr>
      <w:del w:id="1135" w:author="郑雅雯" w:date="2020-08-11T23:13:00Z">
        <w:r w:rsidRPr="00CF7289" w:rsidDel="00FA076B">
          <w:rPr>
            <w:rFonts w:ascii="宋体" w:hAnsi="宋体" w:hint="eastAsia"/>
            <w:sz w:val="24"/>
            <w:szCs w:val="24"/>
          </w:rPr>
          <w:delText>（10）本基金持有的同一(指同一信用级别)资产支持证券的比例，不得超过该资产支持证券规模的10％；</w:delText>
        </w:r>
      </w:del>
    </w:p>
    <w:p w14:paraId="2EF352BC" w14:textId="02B50C8B" w:rsidR="00BF54AA" w:rsidRPr="00CF7289" w:rsidDel="00FA076B" w:rsidRDefault="00BF54AA" w:rsidP="00BF54AA">
      <w:pPr>
        <w:spacing w:line="360" w:lineRule="auto"/>
        <w:ind w:firstLineChars="200" w:firstLine="480"/>
        <w:rPr>
          <w:del w:id="1136" w:author="郑雅雯" w:date="2020-08-11T23:13:00Z"/>
          <w:rFonts w:ascii="宋体" w:hAnsi="宋体"/>
          <w:sz w:val="24"/>
          <w:szCs w:val="24"/>
        </w:rPr>
      </w:pPr>
      <w:del w:id="1137" w:author="郑雅雯" w:date="2020-08-11T23:13:00Z">
        <w:r w:rsidRPr="00CF7289" w:rsidDel="00FA076B">
          <w:rPr>
            <w:rFonts w:ascii="宋体" w:hAnsi="宋体" w:hint="eastAsia"/>
            <w:sz w:val="24"/>
            <w:szCs w:val="24"/>
          </w:rPr>
          <w:delText>（11）本基金管理人管理的全部基金投资于同一原始权益人的各类资产支持证券，不得超过其各类资产支持证券合计规模的10％；</w:delText>
        </w:r>
      </w:del>
    </w:p>
    <w:p w14:paraId="47B9D262" w14:textId="75A1B325" w:rsidR="00BF54AA" w:rsidRPr="00CF7289" w:rsidDel="00FA076B" w:rsidRDefault="00BF54AA" w:rsidP="00BF54AA">
      <w:pPr>
        <w:spacing w:line="360" w:lineRule="auto"/>
        <w:ind w:firstLineChars="200" w:firstLine="480"/>
        <w:rPr>
          <w:del w:id="1138" w:author="郑雅雯" w:date="2020-08-11T23:13:00Z"/>
          <w:rFonts w:ascii="宋体" w:hAnsi="宋体"/>
          <w:sz w:val="24"/>
          <w:szCs w:val="24"/>
        </w:rPr>
      </w:pPr>
      <w:del w:id="1139" w:author="郑雅雯" w:date="2020-08-11T23:13:00Z">
        <w:r w:rsidRPr="00CF7289" w:rsidDel="00FA076B">
          <w:rPr>
            <w:rFonts w:ascii="宋体" w:hAnsi="宋体" w:hint="eastAsia"/>
            <w:sz w:val="24"/>
            <w:szCs w:val="24"/>
          </w:rPr>
          <w:delText>（12）本基金应投资于信用级别评级为BBB以上(含BBB)的资产支持证券。基金持有资产支持证券期间，如果其信用等级下降、不再符合投资标准，应在评级报告发布之日起3个月内予以全部卖出；</w:delText>
        </w:r>
      </w:del>
    </w:p>
    <w:p w14:paraId="3EC8DC82" w14:textId="35334ACD" w:rsidR="00BF54AA" w:rsidRPr="00CF7289" w:rsidDel="00FA076B" w:rsidRDefault="00BF54AA" w:rsidP="00BF54AA">
      <w:pPr>
        <w:spacing w:line="360" w:lineRule="auto"/>
        <w:ind w:firstLineChars="200" w:firstLine="480"/>
        <w:rPr>
          <w:del w:id="1140" w:author="郑雅雯" w:date="2020-08-11T23:13:00Z"/>
          <w:rFonts w:ascii="宋体" w:hAnsi="宋体"/>
          <w:sz w:val="24"/>
          <w:szCs w:val="24"/>
        </w:rPr>
      </w:pPr>
      <w:del w:id="1141" w:author="郑雅雯" w:date="2020-08-11T23:13:00Z">
        <w:r w:rsidRPr="00CF7289" w:rsidDel="00FA076B">
          <w:rPr>
            <w:rFonts w:ascii="宋体" w:hAnsi="宋体" w:hint="eastAsia"/>
            <w:sz w:val="24"/>
            <w:szCs w:val="24"/>
          </w:rPr>
          <w:delText>（13）基金财产参与股票发行申购，本基金所申报的金额不超过本基金的总资产，本基金所申报的股票数量不超过拟发行股票公司本次发行股票的总量；</w:delText>
        </w:r>
      </w:del>
    </w:p>
    <w:p w14:paraId="3AC03813" w14:textId="0AC74697" w:rsidR="00BF54AA" w:rsidRPr="00CF7289" w:rsidDel="00FA076B" w:rsidRDefault="00BF54AA" w:rsidP="00BF54AA">
      <w:pPr>
        <w:spacing w:line="360" w:lineRule="auto"/>
        <w:ind w:firstLineChars="200" w:firstLine="480"/>
        <w:rPr>
          <w:del w:id="1142" w:author="郑雅雯" w:date="2020-08-11T23:13:00Z"/>
          <w:rFonts w:ascii="宋体" w:hAnsi="宋体"/>
          <w:sz w:val="24"/>
          <w:szCs w:val="24"/>
        </w:rPr>
      </w:pPr>
      <w:del w:id="1143" w:author="郑雅雯" w:date="2020-08-11T23:13:00Z">
        <w:r w:rsidRPr="00CF7289" w:rsidDel="00FA076B">
          <w:rPr>
            <w:rFonts w:ascii="宋体" w:hAnsi="宋体" w:hint="eastAsia"/>
            <w:sz w:val="24"/>
            <w:szCs w:val="24"/>
          </w:rPr>
          <w:delText>（14）本基金进入全国银行间同业市场进行债券回购的资金余额不得超过基</w:delText>
        </w:r>
        <w:r w:rsidRPr="00CF7289" w:rsidDel="00FA076B">
          <w:rPr>
            <w:rFonts w:ascii="宋体" w:hAnsi="宋体" w:hint="eastAsia"/>
            <w:sz w:val="24"/>
            <w:szCs w:val="24"/>
          </w:rPr>
          <w:lastRenderedPageBreak/>
          <w:delText>金资产净值的40%；</w:delText>
        </w:r>
      </w:del>
    </w:p>
    <w:p w14:paraId="7B340A5D" w14:textId="6081EA64" w:rsidR="00BF54AA" w:rsidRPr="00CF7289" w:rsidDel="00FA076B" w:rsidRDefault="00BF54AA" w:rsidP="00BF54AA">
      <w:pPr>
        <w:spacing w:line="360" w:lineRule="auto"/>
        <w:ind w:firstLineChars="200" w:firstLine="480"/>
        <w:rPr>
          <w:del w:id="1144" w:author="郑雅雯" w:date="2020-08-11T23:13:00Z"/>
          <w:rFonts w:ascii="宋体" w:hAnsi="宋体"/>
          <w:sz w:val="24"/>
          <w:szCs w:val="24"/>
        </w:rPr>
      </w:pPr>
      <w:del w:id="1145" w:author="郑雅雯" w:date="2020-08-11T23:13:00Z">
        <w:r w:rsidRPr="00CF7289" w:rsidDel="00FA076B">
          <w:rPr>
            <w:rFonts w:ascii="宋体" w:hAnsi="宋体" w:hint="eastAsia"/>
            <w:sz w:val="24"/>
            <w:szCs w:val="24"/>
          </w:rPr>
          <w:delText>（15）本基金参与股指期货交易，需遵守下列投资比例限制：</w:delText>
        </w:r>
      </w:del>
    </w:p>
    <w:p w14:paraId="167E8D58" w14:textId="15ABFC85" w:rsidR="00BF54AA" w:rsidRPr="00CF7289" w:rsidDel="00FA076B" w:rsidRDefault="00BF54AA" w:rsidP="00BF54AA">
      <w:pPr>
        <w:spacing w:line="360" w:lineRule="auto"/>
        <w:ind w:firstLineChars="200" w:firstLine="480"/>
        <w:rPr>
          <w:del w:id="1146" w:author="郑雅雯" w:date="2020-08-11T23:13:00Z"/>
          <w:rFonts w:ascii="宋体" w:hAnsi="宋体"/>
          <w:sz w:val="24"/>
          <w:szCs w:val="24"/>
        </w:rPr>
      </w:pPr>
      <w:del w:id="1147" w:author="郑雅雯" w:date="2020-08-11T23:13:00Z">
        <w:r w:rsidRPr="00CF7289" w:rsidDel="00FA076B">
          <w:rPr>
            <w:rFonts w:ascii="宋体" w:hAnsi="宋体" w:hint="eastAsia"/>
            <w:sz w:val="24"/>
            <w:szCs w:val="24"/>
          </w:rPr>
          <w:delText>1）本基金在任何交易日日终，持有的买入股指期货合约价值不得超过基金资产净值的10%；</w:delText>
        </w:r>
      </w:del>
    </w:p>
    <w:p w14:paraId="100130AE" w14:textId="27150DB6" w:rsidR="00BF54AA" w:rsidRPr="00CF7289" w:rsidDel="00FA076B" w:rsidRDefault="00BF54AA" w:rsidP="00BF54AA">
      <w:pPr>
        <w:spacing w:line="360" w:lineRule="auto"/>
        <w:ind w:firstLineChars="200" w:firstLine="480"/>
        <w:rPr>
          <w:del w:id="1148" w:author="郑雅雯" w:date="2020-08-11T23:13:00Z"/>
          <w:rFonts w:ascii="宋体" w:hAnsi="宋体"/>
          <w:sz w:val="24"/>
          <w:szCs w:val="24"/>
        </w:rPr>
      </w:pPr>
      <w:del w:id="1149" w:author="郑雅雯" w:date="2020-08-11T23:13:00Z">
        <w:r w:rsidRPr="00CF7289" w:rsidDel="00FA076B">
          <w:rPr>
            <w:rFonts w:ascii="宋体" w:hAnsi="宋体" w:hint="eastAsia"/>
            <w:sz w:val="24"/>
            <w:szCs w:val="24"/>
          </w:rPr>
          <w:delText>2）在任何交易日日终，持有的买入股指期货合约价值与有价证券市值之和，不得超过基金资产净值的95%，其中，有价证券指股票、债券（不含到期日在一年以内的政府债券）、</w:delText>
        </w:r>
      </w:del>
      <w:del w:id="1150" w:author="郑雅雯" w:date="2020-08-11T23:12:00Z">
        <w:r w:rsidRPr="00CF7289" w:rsidDel="00FA076B">
          <w:rPr>
            <w:rFonts w:ascii="宋体" w:hAnsi="宋体" w:hint="eastAsia"/>
            <w:sz w:val="24"/>
            <w:szCs w:val="24"/>
          </w:rPr>
          <w:delText>权证、</w:delText>
        </w:r>
      </w:del>
      <w:del w:id="1151" w:author="郑雅雯" w:date="2020-08-11T23:13:00Z">
        <w:r w:rsidRPr="00CF7289" w:rsidDel="00FA076B">
          <w:rPr>
            <w:rFonts w:ascii="宋体" w:hAnsi="宋体" w:hint="eastAsia"/>
            <w:sz w:val="24"/>
            <w:szCs w:val="24"/>
          </w:rPr>
          <w:delText>资产支持证券、买入返售金融资产（不含质押式回购）等；</w:delText>
        </w:r>
      </w:del>
    </w:p>
    <w:p w14:paraId="18B5302C" w14:textId="695CB074" w:rsidR="00BF54AA" w:rsidRPr="00CF7289" w:rsidDel="00FA076B" w:rsidRDefault="00BF54AA" w:rsidP="00BF54AA">
      <w:pPr>
        <w:spacing w:line="360" w:lineRule="auto"/>
        <w:ind w:firstLineChars="200" w:firstLine="480"/>
        <w:rPr>
          <w:del w:id="1152" w:author="郑雅雯" w:date="2020-08-11T23:13:00Z"/>
          <w:rFonts w:ascii="宋体" w:hAnsi="宋体"/>
          <w:sz w:val="24"/>
          <w:szCs w:val="24"/>
        </w:rPr>
      </w:pPr>
      <w:del w:id="1153" w:author="郑雅雯" w:date="2020-08-11T23:13:00Z">
        <w:r w:rsidRPr="00CF7289" w:rsidDel="00FA076B">
          <w:rPr>
            <w:rFonts w:ascii="宋体" w:hAnsi="宋体" w:hint="eastAsia"/>
            <w:sz w:val="24"/>
            <w:szCs w:val="24"/>
          </w:rPr>
          <w:delText>3）在任何交易日终，持有的卖出股指期货合约价值不得超过基金持有的股票总市值的20%；</w:delText>
        </w:r>
      </w:del>
    </w:p>
    <w:p w14:paraId="7A05BADC" w14:textId="1FEBEE5A" w:rsidR="00BF54AA" w:rsidRPr="00CF7289" w:rsidDel="00FA076B" w:rsidRDefault="00BF54AA" w:rsidP="00BF54AA">
      <w:pPr>
        <w:spacing w:line="360" w:lineRule="auto"/>
        <w:ind w:firstLineChars="200" w:firstLine="480"/>
        <w:rPr>
          <w:del w:id="1154" w:author="郑雅雯" w:date="2020-08-11T23:13:00Z"/>
          <w:rFonts w:ascii="宋体" w:hAnsi="宋体"/>
          <w:sz w:val="24"/>
          <w:szCs w:val="24"/>
        </w:rPr>
      </w:pPr>
      <w:del w:id="1155" w:author="郑雅雯" w:date="2020-08-11T23:13:00Z">
        <w:r w:rsidRPr="00CF7289" w:rsidDel="00FA076B">
          <w:rPr>
            <w:rFonts w:ascii="宋体" w:hAnsi="宋体" w:hint="eastAsia"/>
            <w:sz w:val="24"/>
            <w:szCs w:val="24"/>
          </w:rPr>
          <w:delText>4）本基金所持有的股票市值和买入、卖出股指期货合约价值，合计（轧差计算）占基金资产的比例应当符合《基金合同》关于股票投资比例的有关规定；</w:delText>
        </w:r>
      </w:del>
    </w:p>
    <w:p w14:paraId="48DE7093" w14:textId="0C37F7EB" w:rsidR="00BF54AA" w:rsidRPr="00CF7289" w:rsidDel="00FA076B" w:rsidRDefault="00BF54AA" w:rsidP="00BF54AA">
      <w:pPr>
        <w:spacing w:line="360" w:lineRule="auto"/>
        <w:ind w:firstLineChars="200" w:firstLine="480"/>
        <w:rPr>
          <w:del w:id="1156" w:author="郑雅雯" w:date="2020-08-11T23:13:00Z"/>
          <w:rFonts w:ascii="宋体" w:hAnsi="宋体"/>
          <w:sz w:val="24"/>
          <w:szCs w:val="24"/>
        </w:rPr>
      </w:pPr>
      <w:del w:id="1157" w:author="郑雅雯" w:date="2020-08-11T23:13:00Z">
        <w:r w:rsidRPr="00CF7289" w:rsidDel="00FA076B">
          <w:rPr>
            <w:rFonts w:ascii="宋体" w:hAnsi="宋体" w:hint="eastAsia"/>
            <w:sz w:val="24"/>
            <w:szCs w:val="24"/>
          </w:rPr>
          <w:delText>5）在任何交易日内交易(不包括平仓)的股指期货合约的成交金额不得超过上一交易日基金资产净值的20%。</w:delText>
        </w:r>
      </w:del>
    </w:p>
    <w:p w14:paraId="18918B8D" w14:textId="7007BD9E" w:rsidR="00BF54AA" w:rsidRPr="00CF7289" w:rsidDel="00FA076B" w:rsidRDefault="00BF54AA" w:rsidP="00BF54AA">
      <w:pPr>
        <w:spacing w:line="360" w:lineRule="auto"/>
        <w:ind w:firstLineChars="200" w:firstLine="480"/>
        <w:rPr>
          <w:del w:id="1158" w:author="郑雅雯" w:date="2020-08-11T23:13:00Z"/>
          <w:rFonts w:ascii="宋体" w:hAnsi="宋体"/>
          <w:sz w:val="24"/>
          <w:szCs w:val="24"/>
        </w:rPr>
      </w:pPr>
      <w:del w:id="1159" w:author="郑雅雯" w:date="2020-08-11T23:13:00Z">
        <w:r w:rsidRPr="00CF7289" w:rsidDel="00FA076B">
          <w:rPr>
            <w:rFonts w:ascii="宋体" w:hAnsi="宋体" w:hint="eastAsia"/>
            <w:sz w:val="24"/>
            <w:szCs w:val="24"/>
          </w:rPr>
          <w:delText>（16）本基金基金总资产不得超过基金净资产的140%；</w:delText>
        </w:r>
      </w:del>
    </w:p>
    <w:p w14:paraId="22A35307" w14:textId="4C37F83B" w:rsidR="00BF54AA" w:rsidDel="00FA076B" w:rsidRDefault="00BF54AA" w:rsidP="00BF54AA">
      <w:pPr>
        <w:spacing w:line="360" w:lineRule="auto"/>
        <w:ind w:firstLineChars="200" w:firstLine="480"/>
        <w:rPr>
          <w:del w:id="1160" w:author="郑雅雯" w:date="2020-08-11T23:13:00Z"/>
          <w:rFonts w:ascii="宋体" w:hAnsi="宋体"/>
          <w:sz w:val="24"/>
          <w:szCs w:val="24"/>
        </w:rPr>
      </w:pPr>
      <w:del w:id="1161" w:author="郑雅雯" w:date="2020-08-11T23:13:00Z">
        <w:r w:rsidRPr="00CF7289" w:rsidDel="00FA076B">
          <w:rPr>
            <w:rFonts w:ascii="宋体" w:hAnsi="宋体" w:hint="eastAsia"/>
            <w:sz w:val="24"/>
            <w:szCs w:val="24"/>
          </w:rPr>
          <w:delText>（17）本基金投资于单只中小企业私募债的市值，不得超过本基金资产净值的10%；</w:delText>
        </w:r>
      </w:del>
    </w:p>
    <w:p w14:paraId="6EB4ECDC" w14:textId="7F042F24" w:rsidR="00F22EB6" w:rsidRPr="00F22EB6" w:rsidDel="00FA076B" w:rsidRDefault="00F22EB6" w:rsidP="00F22EB6">
      <w:pPr>
        <w:spacing w:line="360" w:lineRule="auto"/>
        <w:ind w:firstLineChars="200" w:firstLine="480"/>
        <w:rPr>
          <w:del w:id="1162" w:author="郑雅雯" w:date="2020-08-11T23:13:00Z"/>
          <w:rFonts w:ascii="宋体" w:hAnsi="宋体"/>
          <w:sz w:val="24"/>
          <w:szCs w:val="24"/>
        </w:rPr>
      </w:pPr>
      <w:del w:id="1163" w:author="郑雅雯" w:date="2020-08-11T23:13:00Z">
        <w:r w:rsidRPr="00F22EB6" w:rsidDel="00FA076B">
          <w:rPr>
            <w:rFonts w:ascii="宋体" w:hAnsi="宋体" w:hint="eastAsia"/>
            <w:sz w:val="24"/>
            <w:szCs w:val="24"/>
          </w:rPr>
          <w:delText>（18）本基金主动投资于流动性受限资产的市值合计不得超过基金资产净值的15%。因证券市场波动、上市公司股票停牌、基金规模变动等基金管理人之外的因素致使基金不符合本项规定比例限制的，基金管理人不得主动新增流动性受限资产的投资；</w:delText>
        </w:r>
      </w:del>
    </w:p>
    <w:p w14:paraId="2DEFB267" w14:textId="721B8970" w:rsidR="00F22EB6" w:rsidRPr="00F22EB6" w:rsidDel="00FA076B" w:rsidRDefault="00F22EB6" w:rsidP="00F22EB6">
      <w:pPr>
        <w:spacing w:line="360" w:lineRule="auto"/>
        <w:ind w:firstLineChars="200" w:firstLine="480"/>
        <w:rPr>
          <w:del w:id="1164" w:author="郑雅雯" w:date="2020-08-11T23:13:00Z"/>
          <w:rFonts w:ascii="宋体" w:hAnsi="宋体"/>
          <w:sz w:val="24"/>
          <w:szCs w:val="24"/>
        </w:rPr>
      </w:pPr>
      <w:del w:id="1165" w:author="郑雅雯" w:date="2020-08-11T23:13:00Z">
        <w:r w:rsidRPr="00F22EB6" w:rsidDel="00FA076B">
          <w:rPr>
            <w:rFonts w:ascii="宋体" w:hAnsi="宋体" w:hint="eastAsia"/>
            <w:sz w:val="24"/>
            <w:szCs w:val="24"/>
          </w:rPr>
          <w:delText>（19）本基金与私募类证券资管产品及中国证监会认定的其他主体为交易对手开展逆回购交易的，可接受质押品的资质要求应当与基金合同约定的投资范围保持一致；</w:delText>
        </w:r>
      </w:del>
    </w:p>
    <w:p w14:paraId="52051230" w14:textId="0A28CA3D" w:rsidR="009E3665" w:rsidRPr="00CF7289" w:rsidDel="00FA076B" w:rsidRDefault="00F22EB6" w:rsidP="009E3665">
      <w:pPr>
        <w:spacing w:line="360" w:lineRule="auto"/>
        <w:ind w:firstLineChars="200" w:firstLine="480"/>
        <w:rPr>
          <w:del w:id="1166" w:author="郑雅雯" w:date="2020-08-11T23:13:00Z"/>
          <w:rFonts w:ascii="宋体" w:hAnsi="宋体"/>
          <w:sz w:val="24"/>
          <w:szCs w:val="24"/>
        </w:rPr>
      </w:pPr>
      <w:del w:id="1167" w:author="郑雅雯" w:date="2020-08-11T23:13:00Z">
        <w:r w:rsidRPr="00F22EB6" w:rsidDel="00FA076B">
          <w:rPr>
            <w:rFonts w:ascii="宋体" w:hAnsi="宋体" w:hint="eastAsia"/>
            <w:sz w:val="24"/>
            <w:szCs w:val="24"/>
          </w:rPr>
          <w:delText>（20）本基金管理人管理的全部开放式基金（包括开放式基金以及处于开放期的定期开放基金）持有一家上市公司发行的可流通股票，不得超过该上市公司可流通股票的15%；本基金管理人管理的全部投资组合持有一家上市公司发行的可流通股票，不得超过该上市公司可流通股票的30%；</w:delText>
        </w:r>
      </w:del>
    </w:p>
    <w:p w14:paraId="7A911683" w14:textId="11507164" w:rsidR="00BF54AA" w:rsidRPr="00CF7289" w:rsidDel="00FA076B" w:rsidRDefault="00BF54AA" w:rsidP="00BF54AA">
      <w:pPr>
        <w:spacing w:line="360" w:lineRule="auto"/>
        <w:ind w:firstLineChars="200" w:firstLine="480"/>
        <w:rPr>
          <w:del w:id="1168" w:author="郑雅雯" w:date="2020-08-11T23:13:00Z"/>
          <w:rFonts w:ascii="宋体" w:hAnsi="宋体"/>
          <w:sz w:val="24"/>
          <w:szCs w:val="24"/>
        </w:rPr>
      </w:pPr>
      <w:del w:id="1169" w:author="郑雅雯" w:date="2020-08-11T23:13:00Z">
        <w:r w:rsidRPr="00CF7289" w:rsidDel="00FA076B">
          <w:rPr>
            <w:rFonts w:ascii="宋体" w:hAnsi="宋体" w:hint="eastAsia"/>
            <w:sz w:val="24"/>
            <w:szCs w:val="24"/>
          </w:rPr>
          <w:delText>（</w:delText>
        </w:r>
      </w:del>
      <w:del w:id="1170" w:author="郑雅雯" w:date="2020-08-10T17:28:00Z">
        <w:r w:rsidR="00F22EB6" w:rsidDel="009E3665">
          <w:rPr>
            <w:rFonts w:ascii="宋体" w:hAnsi="宋体"/>
            <w:sz w:val="24"/>
            <w:szCs w:val="24"/>
          </w:rPr>
          <w:delText>21</w:delText>
        </w:r>
      </w:del>
      <w:del w:id="1171" w:author="郑雅雯" w:date="2020-08-11T23:13:00Z">
        <w:r w:rsidRPr="00CF7289" w:rsidDel="00FA076B">
          <w:rPr>
            <w:rFonts w:ascii="宋体" w:hAnsi="宋体" w:hint="eastAsia"/>
            <w:sz w:val="24"/>
            <w:szCs w:val="24"/>
          </w:rPr>
          <w:delText>）法律法规及中国证监会规定的和《基金合同》约定的其他投资限制。</w:delText>
        </w:r>
      </w:del>
    </w:p>
    <w:p w14:paraId="2B198B90" w14:textId="6D70B4CA" w:rsidR="00BF54AA" w:rsidRPr="00CF7289" w:rsidDel="00FA076B" w:rsidRDefault="00F22EB6" w:rsidP="00BF54AA">
      <w:pPr>
        <w:spacing w:line="360" w:lineRule="auto"/>
        <w:ind w:firstLineChars="200" w:firstLine="480"/>
        <w:rPr>
          <w:del w:id="1172" w:author="郑雅雯" w:date="2020-08-11T23:13:00Z"/>
          <w:rFonts w:ascii="宋体" w:hAnsi="宋体"/>
          <w:sz w:val="24"/>
          <w:szCs w:val="24"/>
        </w:rPr>
      </w:pPr>
      <w:del w:id="1173" w:author="郑雅雯" w:date="2020-08-11T23:13:00Z">
        <w:r w:rsidRPr="00F22EB6" w:rsidDel="00FA076B">
          <w:rPr>
            <w:rFonts w:ascii="宋体" w:hAnsi="宋体" w:hint="eastAsia"/>
            <w:sz w:val="24"/>
            <w:szCs w:val="24"/>
          </w:rPr>
          <w:lastRenderedPageBreak/>
          <w:delText>除第（2）、（12）、（18）、（19）项外，</w:delText>
        </w:r>
        <w:r w:rsidR="00BF54AA" w:rsidRPr="00CF7289" w:rsidDel="00FA076B">
          <w:rPr>
            <w:rFonts w:ascii="宋体" w:hAnsi="宋体" w:hint="eastAsia"/>
            <w:sz w:val="24"/>
            <w:szCs w:val="24"/>
          </w:rPr>
          <w:delText>因证券、期货市场波动、证券发行人合并、基金规模变动等基金管理人之外的因素致使基金投资比例不符合上述规定投资比例的，基金管理人应当在10个交易日内进行调整，但中国证监会规定的特殊情形除外。</w:delText>
        </w:r>
      </w:del>
    </w:p>
    <w:p w14:paraId="0E0BE36A" w14:textId="3DB1EAC2" w:rsidR="00BF54AA" w:rsidRPr="00CF7289" w:rsidDel="00FA076B" w:rsidRDefault="00BF54AA" w:rsidP="00BF54AA">
      <w:pPr>
        <w:spacing w:line="360" w:lineRule="auto"/>
        <w:ind w:firstLineChars="200" w:firstLine="480"/>
        <w:rPr>
          <w:del w:id="1174" w:author="郑雅雯" w:date="2020-08-11T23:13:00Z"/>
          <w:rFonts w:ascii="宋体" w:hAnsi="宋体"/>
          <w:sz w:val="24"/>
          <w:szCs w:val="24"/>
        </w:rPr>
      </w:pPr>
      <w:del w:id="1175" w:author="郑雅雯" w:date="2020-08-11T23:13:00Z">
        <w:r w:rsidRPr="00CF7289" w:rsidDel="00FA076B">
          <w:rPr>
            <w:rFonts w:ascii="宋体" w:hAnsi="宋体" w:hint="eastAsia"/>
            <w:sz w:val="24"/>
            <w:szCs w:val="24"/>
          </w:rPr>
          <w:delText>基金管理人应当自基金合同生效之日起6个月内使基金的投资组合比例符合基金合同的有关约定。上述期间，基金的投资范围、投资策略应当符合基金合同的约定。</w:delText>
        </w:r>
      </w:del>
    </w:p>
    <w:p w14:paraId="792013A6" w14:textId="6D87EBB1" w:rsidR="00BF54AA" w:rsidRPr="00CF7289" w:rsidRDefault="00BF54AA" w:rsidP="00BF54AA">
      <w:pPr>
        <w:spacing w:line="360" w:lineRule="auto"/>
        <w:ind w:firstLineChars="200" w:firstLine="480"/>
        <w:rPr>
          <w:rFonts w:ascii="宋体" w:hAnsi="宋体"/>
          <w:sz w:val="24"/>
          <w:szCs w:val="24"/>
        </w:rPr>
      </w:pPr>
      <w:del w:id="1176" w:author="郑雅雯" w:date="2020-08-11T23:13:00Z">
        <w:r w:rsidRPr="00CF7289" w:rsidDel="00FA076B">
          <w:rPr>
            <w:rFonts w:ascii="宋体" w:hAnsi="宋体" w:hint="eastAsia"/>
            <w:sz w:val="24"/>
            <w:szCs w:val="24"/>
          </w:rPr>
          <w:delText>基金托管人对基金的投资的监督与检查自本基金合同生效之日起开始。</w:delText>
        </w:r>
      </w:del>
    </w:p>
    <w:p w14:paraId="5E9EC5B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2、禁止行为</w:t>
      </w:r>
    </w:p>
    <w:p w14:paraId="0C139B1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为维护基金份额持有人的合法权益，基金财产不得用于下列投资或者活动：</w:t>
      </w:r>
    </w:p>
    <w:p w14:paraId="67311E7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（1）承销证券；</w:t>
      </w:r>
    </w:p>
    <w:p w14:paraId="6269962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（2）违反规定向他人贷款或者提供担保；</w:t>
      </w:r>
    </w:p>
    <w:p w14:paraId="07B29D2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（3）从事承担无限责任的投资；</w:t>
      </w:r>
    </w:p>
    <w:p w14:paraId="6A44B1F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（4）向其基金管理人、基金托管人出资;</w:t>
      </w:r>
    </w:p>
    <w:p w14:paraId="686C632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（5）从事内幕交易、操纵证券交易价格及其他不正当的证券交易活动；</w:t>
      </w:r>
    </w:p>
    <w:p w14:paraId="2124331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（6）法律、行政法规和中国证监会规定禁止的其他活动。</w:t>
      </w:r>
    </w:p>
    <w:p w14:paraId="04C80EF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09F2A98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法律法规或监管部门取消上述组合限制、禁止行为规定的条件和要求，本基金可不受相关限制。法律法规或监管部门对上述组合限制、禁止行为规定的条件和要求进行变更的，本基金可以变更后的规定为准。经与基金托管人协商一致，基金管理人可依据法律法规或监管部门规定直接对基金合同进行变更，该变更无须召开基金份额持有人大会审议。</w:t>
      </w:r>
    </w:p>
    <w:p w14:paraId="3D5EF97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lastRenderedPageBreak/>
        <w:t xml:space="preserve"> </w:t>
      </w:r>
    </w:p>
    <w:p w14:paraId="7F95E88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六、基金资产净值的计算方法和公告方式</w:t>
      </w:r>
    </w:p>
    <w:p w14:paraId="3506851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（一）基金资产总值</w:t>
      </w:r>
    </w:p>
    <w:p w14:paraId="562DB653"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基金资产总值是指购买的各类证券及票据价值、银行存款本息和基金应收的申购基金款以及其他投资所形成的价值总和。</w:t>
      </w:r>
    </w:p>
    <w:p w14:paraId="32B8739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（二）基金资产净值</w:t>
      </w:r>
    </w:p>
    <w:p w14:paraId="6937D8E6"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基金资产净值是指基金资产总值减去基金负债后的价值。</w:t>
      </w:r>
    </w:p>
    <w:p w14:paraId="1E88D65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（三）基金资产净值、基金份额净值的公告</w:t>
      </w:r>
    </w:p>
    <w:p w14:paraId="029442F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1、基金份额净值是按照每个工作日闭市后，基金资产净值除以当日基金份额的余额数量计算，精确到0.0001元，小数点后第5位四舍五入。国家另有规定的，从其规定。</w:t>
      </w:r>
    </w:p>
    <w:p w14:paraId="0CDACD4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基金管理人每个工作日计算基金资产净值及各类基金份额的基金份额净值，并按规定公告。</w:t>
      </w:r>
    </w:p>
    <w:p w14:paraId="410145A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w:t>
      </w:r>
      <w:r w:rsidRPr="00CF7289">
        <w:rPr>
          <w:rFonts w:asciiTheme="majorHAnsi" w:hAnsiTheme="majorHAnsi" w:cs="宋体"/>
          <w:bCs/>
          <w:sz w:val="24"/>
        </w:rPr>
        <w:t>基金管理人应每个工作日对基金资产估值。但基金管理人根据法律法规或本基金合同的规定暂停估值时除外。基金管理人每个工作日对基金资产估值后，将各类基金份额的基金份额净值结果发送基金托管人，经基金托管人复核无误后，由基金管理人对外公布。</w:t>
      </w:r>
    </w:p>
    <w:p w14:paraId="68D9FEF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 </w:t>
      </w:r>
    </w:p>
    <w:p w14:paraId="0E17E69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七、基金合同解除和终止的事由、程序以及基金财产清算方式</w:t>
      </w:r>
    </w:p>
    <w:p w14:paraId="45F6B91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（一）《基金合同》的变更</w:t>
      </w:r>
    </w:p>
    <w:p w14:paraId="2526F5E8" w14:textId="77777777" w:rsidR="00BF54AA" w:rsidRPr="00CF7289" w:rsidRDefault="00BF54AA">
      <w:pPr>
        <w:spacing w:line="360" w:lineRule="auto"/>
        <w:ind w:firstLineChars="200" w:firstLine="480"/>
        <w:rPr>
          <w:rFonts w:ascii="宋体" w:hAnsi="宋体"/>
          <w:sz w:val="24"/>
          <w:szCs w:val="24"/>
        </w:rPr>
      </w:pPr>
      <w:r w:rsidRPr="00CF7289">
        <w:rPr>
          <w:rFonts w:ascii="宋体" w:hAnsi="宋体" w:hint="eastAsia"/>
          <w:sz w:val="24"/>
          <w:szCs w:val="24"/>
        </w:rPr>
        <w:t>1、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p>
    <w:p w14:paraId="62B47D40" w14:textId="60FA14E2"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2、关于《基金合同》变更的基金份额持有人大会决议自表决通过之日起生效，自决议生效后两个工作日内在</w:t>
      </w:r>
      <w:del w:id="1177" w:author="郑雅雯" w:date="2020-08-11T18:39:00Z">
        <w:r w:rsidRPr="00CF7289" w:rsidDel="00265871">
          <w:rPr>
            <w:rFonts w:ascii="宋体" w:hAnsi="宋体" w:hint="eastAsia"/>
            <w:sz w:val="24"/>
            <w:szCs w:val="24"/>
          </w:rPr>
          <w:delText>指定媒介</w:delText>
        </w:r>
      </w:del>
      <w:ins w:id="1178" w:author="郑雅雯" w:date="2020-08-11T18:39:00Z">
        <w:r w:rsidR="00265871">
          <w:rPr>
            <w:rFonts w:ascii="宋体" w:hAnsi="宋体" w:hint="eastAsia"/>
            <w:sz w:val="24"/>
            <w:szCs w:val="24"/>
          </w:rPr>
          <w:t>规定媒介</w:t>
        </w:r>
      </w:ins>
      <w:r w:rsidRPr="00CF7289">
        <w:rPr>
          <w:rFonts w:ascii="宋体" w:hAnsi="宋体" w:hint="eastAsia"/>
          <w:sz w:val="24"/>
          <w:szCs w:val="24"/>
        </w:rPr>
        <w:t>公告。</w:t>
      </w:r>
    </w:p>
    <w:p w14:paraId="4135F46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（二）《基金合同》的终止事由</w:t>
      </w:r>
    </w:p>
    <w:p w14:paraId="4DED68A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有下列情形之一的，《基金合同》应当终止：</w:t>
      </w:r>
    </w:p>
    <w:p w14:paraId="27D3F38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1、基金份额持有人大会决定终止的；</w:t>
      </w:r>
    </w:p>
    <w:p w14:paraId="09336D3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lastRenderedPageBreak/>
        <w:t>2、基金管理人、基金托管人职责终止，在6个月内没有新基金管理人、新基金托管人承接的；</w:t>
      </w:r>
    </w:p>
    <w:p w14:paraId="14F1E6F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3、《基金合同》约定的其他情形；</w:t>
      </w:r>
    </w:p>
    <w:p w14:paraId="1F377C7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4、相关法律法规和中国证监会规定的其他情况。</w:t>
      </w:r>
    </w:p>
    <w:p w14:paraId="2EAE7AB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（三）基金财产的清算</w:t>
      </w:r>
    </w:p>
    <w:p w14:paraId="76A6424C"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、基金财产清算小组：自出现《基金合同》终止事由之日起</w:t>
      </w:r>
      <w:r w:rsidRPr="00CF7289">
        <w:rPr>
          <w:rFonts w:asciiTheme="majorHAnsi" w:hAnsiTheme="majorHAnsi" w:cs="宋体"/>
          <w:bCs/>
          <w:sz w:val="24"/>
        </w:rPr>
        <w:t>30</w:t>
      </w:r>
      <w:r w:rsidRPr="00CF7289">
        <w:rPr>
          <w:rFonts w:asciiTheme="majorHAnsi" w:hAnsiTheme="majorHAnsi" w:cs="宋体"/>
          <w:bCs/>
          <w:sz w:val="24"/>
        </w:rPr>
        <w:t>个工作日内成立清算小组，基金管理人组织基金财产清算小组并在中国证监会的监督下进行基金清算。</w:t>
      </w:r>
    </w:p>
    <w:p w14:paraId="634A67ED"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、基金财产清算小组组成：基金财产清算小组成员由基金管理人、基金托管人、具有从事证券相关业务资格的注册会计师、律师以及中国证监会指定的人员组成。基金财产清算小组可以聘用必要的工作人员。</w:t>
      </w:r>
    </w:p>
    <w:p w14:paraId="3881D4ED"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、基金财产清算小组职责：基金财产清算小组负责基金财产的保管、清理、估价、变现和分配。基金财产清算小组可以依法进行必要的民事活动。</w:t>
      </w:r>
    </w:p>
    <w:p w14:paraId="67D25C2A"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、基金财产清算程序：</w:t>
      </w:r>
    </w:p>
    <w:p w14:paraId="0C26AFD2"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）《基金合同》终止情形出现时，由基金财产清算小组统一接管基金；</w:t>
      </w:r>
    </w:p>
    <w:p w14:paraId="4333C8BB"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）对基金财产和债权债务进行清理和确认；</w:t>
      </w:r>
    </w:p>
    <w:p w14:paraId="34A885AD"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）对基金财产进行估值和变现；</w:t>
      </w:r>
    </w:p>
    <w:p w14:paraId="401D0C39"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）制作清算报告；</w:t>
      </w:r>
    </w:p>
    <w:p w14:paraId="356AC066"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）聘请会计师事务所对清算报告进行外部审计，聘请律师事务所对清算报告出具法律意见书；</w:t>
      </w:r>
    </w:p>
    <w:p w14:paraId="5B63CCCA"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）将清算报告报中国证监会备案并公告；</w:t>
      </w:r>
    </w:p>
    <w:p w14:paraId="1EB44304"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）对基金剩余财产进行分配。</w:t>
      </w:r>
    </w:p>
    <w:p w14:paraId="047BBDEF" w14:textId="77777777" w:rsidR="00BF54AA" w:rsidRPr="00CF7289" w:rsidRDefault="003F73C6" w:rsidP="003F73C6">
      <w:pPr>
        <w:spacing w:line="360" w:lineRule="auto"/>
        <w:ind w:firstLineChars="200" w:firstLine="480"/>
        <w:rPr>
          <w:rFonts w:ascii="宋体" w:hAnsi="宋体"/>
          <w:sz w:val="24"/>
          <w:szCs w:val="24"/>
        </w:rPr>
      </w:pPr>
      <w:r w:rsidRPr="00CF7289">
        <w:rPr>
          <w:rFonts w:asciiTheme="majorHAnsi" w:hAnsiTheme="majorHAnsi" w:cs="宋体"/>
          <w:bCs/>
          <w:sz w:val="24"/>
        </w:rPr>
        <w:t>5</w:t>
      </w:r>
      <w:r w:rsidRPr="00CF7289">
        <w:rPr>
          <w:rFonts w:asciiTheme="majorHAnsi" w:hAnsiTheme="majorHAnsi" w:cs="宋体"/>
          <w:bCs/>
          <w:sz w:val="24"/>
        </w:rPr>
        <w:t>、基金财产清算的期限为</w:t>
      </w:r>
      <w:r w:rsidRPr="00CF7289">
        <w:rPr>
          <w:rFonts w:asciiTheme="majorHAnsi" w:hAnsiTheme="majorHAnsi" w:cs="宋体"/>
          <w:bCs/>
          <w:sz w:val="24"/>
        </w:rPr>
        <w:t>6</w:t>
      </w:r>
      <w:r w:rsidRPr="00CF7289">
        <w:rPr>
          <w:rFonts w:asciiTheme="majorHAnsi" w:hAnsiTheme="majorHAnsi" w:cs="宋体"/>
          <w:bCs/>
          <w:sz w:val="24"/>
        </w:rPr>
        <w:t>个月，但因本基金所持证券的流动性受到限制而不能及时变现的，清算期限相应顺延。</w:t>
      </w:r>
    </w:p>
    <w:p w14:paraId="1A32264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（四）清算费用</w:t>
      </w:r>
    </w:p>
    <w:p w14:paraId="10F280CE" w14:textId="77777777" w:rsidR="00BF54AA" w:rsidRPr="00CF7289" w:rsidRDefault="003F73C6" w:rsidP="00BF54AA">
      <w:pPr>
        <w:spacing w:line="360" w:lineRule="auto"/>
        <w:ind w:firstLineChars="200" w:firstLine="480"/>
        <w:rPr>
          <w:rFonts w:ascii="宋体" w:hAnsi="宋体"/>
          <w:sz w:val="24"/>
          <w:szCs w:val="24"/>
        </w:rPr>
      </w:pPr>
      <w:r w:rsidRPr="00CF7289">
        <w:rPr>
          <w:rFonts w:asciiTheme="majorHAnsi" w:hAnsiTheme="majorHAnsi" w:cs="宋体"/>
          <w:bCs/>
          <w:sz w:val="24"/>
        </w:rPr>
        <w:t>清算费用是指基金财产清算小组在进行基金清算过程中发生的所有合理费用，清算费用由基金财产清算小组优先从基金财产中支付。</w:t>
      </w:r>
    </w:p>
    <w:p w14:paraId="4244159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（五）基金财产清算剩余资产的分配</w:t>
      </w:r>
    </w:p>
    <w:p w14:paraId="48FDD30B" w14:textId="77777777" w:rsidR="00BF54AA" w:rsidRPr="00CF7289" w:rsidRDefault="003F73C6" w:rsidP="00BF54AA">
      <w:pPr>
        <w:spacing w:line="360" w:lineRule="auto"/>
        <w:ind w:firstLineChars="200" w:firstLine="480"/>
        <w:rPr>
          <w:rFonts w:ascii="宋体" w:hAnsi="宋体"/>
          <w:sz w:val="24"/>
          <w:szCs w:val="24"/>
        </w:rPr>
      </w:pPr>
      <w:r w:rsidRPr="00CF7289">
        <w:rPr>
          <w:rFonts w:asciiTheme="majorHAnsi" w:hAnsiTheme="majorHAnsi" w:cs="宋体"/>
          <w:bCs/>
          <w:sz w:val="24"/>
        </w:rPr>
        <w:t>依据基金财产清算的分配方案，将基金财产清算后的全部剩余资产扣除基金</w:t>
      </w:r>
      <w:r w:rsidRPr="00CF7289">
        <w:rPr>
          <w:rFonts w:asciiTheme="majorHAnsi" w:hAnsiTheme="majorHAnsi" w:cs="宋体"/>
          <w:bCs/>
          <w:sz w:val="24"/>
        </w:rPr>
        <w:lastRenderedPageBreak/>
        <w:t>财产清算费用、交纳所欠税款并清偿基金债务后，按基金份额持有人持有的基金份额比例进行分配。</w:t>
      </w:r>
    </w:p>
    <w:p w14:paraId="4C9630E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（六）基金财产清算的公告</w:t>
      </w:r>
    </w:p>
    <w:p w14:paraId="38DDE016" w14:textId="77777777" w:rsidR="00BF54AA" w:rsidRPr="00CF7289" w:rsidRDefault="003F73C6" w:rsidP="00BF54AA">
      <w:pPr>
        <w:spacing w:line="360" w:lineRule="auto"/>
        <w:ind w:firstLineChars="200" w:firstLine="480"/>
        <w:rPr>
          <w:rFonts w:ascii="宋体" w:hAnsi="宋体"/>
          <w:sz w:val="24"/>
          <w:szCs w:val="24"/>
        </w:rPr>
      </w:pPr>
      <w:r w:rsidRPr="00CF7289">
        <w:rPr>
          <w:rFonts w:asciiTheme="majorHAnsi" w:hAnsiTheme="majorHAnsi" w:cs="宋体"/>
          <w:bCs/>
          <w:sz w:val="24"/>
        </w:rPr>
        <w:t>清算过程中的有关重大事项须及时公告；基金财产清算报告经会计师事务所审计并由律师事务所出具法律意见书后报中国证监会备案并公告。基金财产清算公告于基金财产清算报告报中国证监会备案后</w:t>
      </w:r>
      <w:r w:rsidRPr="00CF7289">
        <w:rPr>
          <w:rFonts w:asciiTheme="majorHAnsi" w:hAnsiTheme="majorHAnsi" w:cs="宋体"/>
          <w:bCs/>
          <w:sz w:val="24"/>
        </w:rPr>
        <w:t>5</w:t>
      </w:r>
      <w:r w:rsidRPr="00CF7289">
        <w:rPr>
          <w:rFonts w:asciiTheme="majorHAnsi" w:hAnsiTheme="majorHAnsi" w:cs="宋体"/>
          <w:bCs/>
          <w:sz w:val="24"/>
        </w:rPr>
        <w:t>个工作日内由基金财产清算小组进行公告。</w:t>
      </w:r>
    </w:p>
    <w:p w14:paraId="32EA763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（七）基金财产清算账册及文件的保存</w:t>
      </w:r>
    </w:p>
    <w:p w14:paraId="67C728F3" w14:textId="2AFF1984"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基金财产清算账册及有关文件由基金托管人保存</w:t>
      </w:r>
      <w:ins w:id="1179" w:author="郑雅雯" w:date="2020-08-27T23:21:00Z">
        <w:r w:rsidR="005D728A" w:rsidRPr="005D728A">
          <w:rPr>
            <w:rFonts w:ascii="宋体" w:hAnsi="宋体" w:hint="eastAsia"/>
            <w:sz w:val="24"/>
            <w:szCs w:val="24"/>
          </w:rPr>
          <w:t>不低于法律法规规定的最低期限</w:t>
        </w:r>
      </w:ins>
      <w:del w:id="1180" w:author="郑雅雯" w:date="2020-08-27T23:21:00Z">
        <w:r w:rsidRPr="00CF7289" w:rsidDel="005D728A">
          <w:rPr>
            <w:rFonts w:ascii="宋体" w:hAnsi="宋体" w:hint="eastAsia"/>
            <w:sz w:val="24"/>
            <w:szCs w:val="24"/>
          </w:rPr>
          <w:delText>15年以上</w:delText>
        </w:r>
      </w:del>
      <w:r w:rsidRPr="00CF7289">
        <w:rPr>
          <w:rFonts w:ascii="宋体" w:hAnsi="宋体" w:hint="eastAsia"/>
          <w:sz w:val="24"/>
          <w:szCs w:val="24"/>
        </w:rPr>
        <w:t>。</w:t>
      </w:r>
    </w:p>
    <w:p w14:paraId="5E7AD8D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 </w:t>
      </w:r>
    </w:p>
    <w:p w14:paraId="29DE169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八、争议解决方式</w:t>
      </w:r>
    </w:p>
    <w:p w14:paraId="481547D7" w14:textId="6C9A6BBE"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bCs/>
          <w:sz w:val="24"/>
        </w:rPr>
        <w:t>各方当事人同意，因《基金合同》而产生的或与《基金合同》有关的一切争议，《基金合同》当事人应尽量通过协商、调解途径解决。如经友好协商未能解决的，任何一方均有权将争议提交</w:t>
      </w:r>
      <w:ins w:id="1181" w:author="郑雅雯" w:date="2020-08-27T23:21:00Z">
        <w:r w:rsidR="005D728A" w:rsidRPr="007B10F5">
          <w:rPr>
            <w:rFonts w:hint="eastAsia"/>
            <w:bCs/>
            <w:sz w:val="24"/>
          </w:rPr>
          <w:t>深圳国际仲裁院</w:t>
        </w:r>
      </w:ins>
      <w:del w:id="1182" w:author="郑雅雯" w:date="2020-08-27T23:21:00Z">
        <w:r w:rsidRPr="00CF7289" w:rsidDel="005D728A">
          <w:rPr>
            <w:rFonts w:asciiTheme="majorHAnsi" w:hAnsiTheme="majorHAnsi"/>
            <w:bCs/>
            <w:sz w:val="24"/>
          </w:rPr>
          <w:delText>华南国际经济贸易仲裁委员会</w:delText>
        </w:r>
      </w:del>
      <w:r w:rsidRPr="00CF7289">
        <w:rPr>
          <w:rFonts w:asciiTheme="majorHAnsi" w:hAnsiTheme="majorHAnsi"/>
          <w:bCs/>
          <w:sz w:val="24"/>
        </w:rPr>
        <w:t>，按照</w:t>
      </w:r>
      <w:ins w:id="1183" w:author="郑雅雯" w:date="2020-08-27T23:21:00Z">
        <w:r w:rsidR="005D728A" w:rsidRPr="007B10F5">
          <w:rPr>
            <w:rFonts w:hint="eastAsia"/>
            <w:bCs/>
            <w:sz w:val="24"/>
          </w:rPr>
          <w:t>深圳国际仲裁院</w:t>
        </w:r>
      </w:ins>
      <w:del w:id="1184" w:author="郑雅雯" w:date="2020-08-27T23:21:00Z">
        <w:r w:rsidRPr="00CF7289" w:rsidDel="005D728A">
          <w:rPr>
            <w:rFonts w:asciiTheme="majorHAnsi" w:hAnsiTheme="majorHAnsi"/>
            <w:bCs/>
            <w:sz w:val="24"/>
          </w:rPr>
          <w:delText>华南国际经济贸易仲裁委员会</w:delText>
        </w:r>
      </w:del>
      <w:r w:rsidRPr="00CF7289">
        <w:rPr>
          <w:rFonts w:asciiTheme="majorHAnsi" w:hAnsiTheme="majorHAnsi"/>
          <w:bCs/>
          <w:sz w:val="24"/>
        </w:rPr>
        <w:t>届时有效的仲裁规则进行仲裁。仲裁地点为深圳市。仲裁裁决是终局的，对各方当事人均有约束力，</w:t>
      </w:r>
      <w:r w:rsidRPr="00CF7289">
        <w:rPr>
          <w:rFonts w:asciiTheme="majorHAnsi" w:hAnsiTheme="majorHAnsi"/>
          <w:sz w:val="24"/>
        </w:rPr>
        <w:t>仲裁费用由败诉方承担</w:t>
      </w:r>
      <w:r w:rsidRPr="00CF7289">
        <w:rPr>
          <w:rFonts w:asciiTheme="majorHAnsi" w:hAnsiTheme="majorHAnsi"/>
        </w:rPr>
        <w:t>，</w:t>
      </w:r>
      <w:r w:rsidRPr="00CF7289">
        <w:rPr>
          <w:rFonts w:asciiTheme="majorHAnsi" w:hAnsiTheme="majorHAnsi"/>
          <w:sz w:val="24"/>
        </w:rPr>
        <w:t>除非仲裁裁决另有决定。</w:t>
      </w:r>
    </w:p>
    <w:p w14:paraId="7371EAA7"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bCs/>
          <w:sz w:val="24"/>
        </w:rPr>
        <w:t>争议处理期间，《基金合同》当事人应恪守各自的职责，继续忠实、勤勉、尽责地履行《基金合同》规定的义务，维护基金份额持有人的合法权益。</w:t>
      </w:r>
    </w:p>
    <w:p w14:paraId="744409EB" w14:textId="77777777" w:rsidR="00BF54AA" w:rsidRPr="00CF7289" w:rsidRDefault="003F73C6" w:rsidP="003F73C6">
      <w:pPr>
        <w:spacing w:line="360" w:lineRule="auto"/>
        <w:ind w:firstLineChars="200" w:firstLine="480"/>
        <w:rPr>
          <w:rFonts w:ascii="宋体" w:hAnsi="宋体"/>
          <w:sz w:val="24"/>
          <w:szCs w:val="24"/>
        </w:rPr>
      </w:pPr>
      <w:r w:rsidRPr="00CF7289">
        <w:rPr>
          <w:rFonts w:asciiTheme="majorHAnsi" w:hAnsiTheme="majorHAnsi" w:cs="宋体"/>
          <w:bCs/>
          <w:sz w:val="24"/>
        </w:rPr>
        <w:t>《基金合同》受中国法律管辖。</w:t>
      </w:r>
    </w:p>
    <w:p w14:paraId="713D62F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 </w:t>
      </w:r>
    </w:p>
    <w:p w14:paraId="5B09D16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九、基金合同存放地和投资者取得基金合同的方式</w:t>
      </w:r>
    </w:p>
    <w:p w14:paraId="22B24CA2"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《基金合同》是约定基金合同当事人之间权利义务关系的法律文件。</w:t>
      </w:r>
    </w:p>
    <w:p w14:paraId="2D32A6E3"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、《基金合同》经基金管理人、基金托管人双方盖章以及双方法定代表人或授权代表签字或盖章并在募集结束后经基金管理人向中国证监会办理基金备案手续，并经中国证监会书面确认后生效。</w:t>
      </w:r>
    </w:p>
    <w:p w14:paraId="0B39299C"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、《基金合同》的有效期自其生效之日起至基金财产清算结果报中国证监会备案并公告之日止。</w:t>
      </w:r>
    </w:p>
    <w:p w14:paraId="2AFE02AA"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3</w:t>
      </w:r>
      <w:r w:rsidRPr="00CF7289">
        <w:rPr>
          <w:rFonts w:asciiTheme="majorHAnsi" w:hAnsiTheme="majorHAnsi" w:cs="宋体"/>
          <w:bCs/>
          <w:sz w:val="24"/>
        </w:rPr>
        <w:t>、《基金合同》自生效之日起对包括基金管理人、基金托管人和基金份额持有人在内的《基金合同》各方当事人具有同等的法律约束力。</w:t>
      </w:r>
    </w:p>
    <w:p w14:paraId="6DB9080D"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、《基金合同》正本一式</w:t>
      </w:r>
      <w:r w:rsidRPr="00CF7289">
        <w:rPr>
          <w:rFonts w:asciiTheme="majorHAnsi" w:hAnsiTheme="majorHAnsi" w:cs="宋体" w:hint="eastAsia"/>
          <w:bCs/>
          <w:sz w:val="24"/>
        </w:rPr>
        <w:t>叁</w:t>
      </w:r>
      <w:r w:rsidRPr="00CF7289">
        <w:rPr>
          <w:rFonts w:asciiTheme="majorHAnsi" w:hAnsiTheme="majorHAnsi" w:cs="宋体"/>
          <w:bCs/>
          <w:sz w:val="24"/>
        </w:rPr>
        <w:t>份，除上报有关监管机构一式</w:t>
      </w:r>
      <w:r w:rsidR="003A30C3">
        <w:rPr>
          <w:rFonts w:asciiTheme="majorHAnsi" w:hAnsiTheme="majorHAnsi" w:cs="宋体" w:hint="eastAsia"/>
          <w:bCs/>
          <w:sz w:val="24"/>
        </w:rPr>
        <w:t>壹</w:t>
      </w:r>
      <w:r w:rsidRPr="00CF7289">
        <w:rPr>
          <w:rFonts w:asciiTheme="majorHAnsi" w:hAnsiTheme="majorHAnsi" w:cs="宋体"/>
          <w:bCs/>
          <w:sz w:val="24"/>
        </w:rPr>
        <w:t>份外，基金管理人、基金托管人各持有</w:t>
      </w:r>
      <w:r w:rsidR="003A30C3">
        <w:rPr>
          <w:rFonts w:asciiTheme="majorHAnsi" w:hAnsiTheme="majorHAnsi" w:cs="宋体" w:hint="eastAsia"/>
          <w:bCs/>
          <w:sz w:val="24"/>
        </w:rPr>
        <w:t>壹</w:t>
      </w:r>
      <w:r w:rsidRPr="00CF7289">
        <w:rPr>
          <w:rFonts w:asciiTheme="majorHAnsi" w:hAnsiTheme="majorHAnsi" w:cs="宋体"/>
          <w:bCs/>
          <w:sz w:val="24"/>
        </w:rPr>
        <w:t>份，每份具有同等的法律效力。</w:t>
      </w:r>
    </w:p>
    <w:p w14:paraId="6E76C1D2" w14:textId="2154669D" w:rsidR="00B12B62" w:rsidRDefault="003F73C6" w:rsidP="00561B1B">
      <w:pPr>
        <w:spacing w:line="360" w:lineRule="auto"/>
        <w:ind w:firstLineChars="200" w:firstLine="480"/>
        <w:rPr>
          <w:ins w:id="1185" w:author="郑雅雯" w:date="2020-08-10T17:30:00Z"/>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、《基金合同》可印制成册，供投资者在基金管理人、基金托管人、销售机构的办公场所和营业场所查阅。</w:t>
      </w:r>
    </w:p>
    <w:p w14:paraId="3DF15C24" w14:textId="77777777" w:rsidR="00B12B62" w:rsidRDefault="00B12B62">
      <w:pPr>
        <w:widowControl/>
        <w:jc w:val="left"/>
        <w:rPr>
          <w:ins w:id="1186" w:author="郑雅雯" w:date="2020-08-10T17:30:00Z"/>
          <w:rFonts w:asciiTheme="majorHAnsi" w:hAnsiTheme="majorHAnsi" w:cs="宋体"/>
          <w:bCs/>
          <w:sz w:val="24"/>
        </w:rPr>
      </w:pPr>
      <w:ins w:id="1187" w:author="郑雅雯" w:date="2020-08-10T17:30:00Z">
        <w:r>
          <w:rPr>
            <w:rFonts w:asciiTheme="majorHAnsi" w:hAnsiTheme="majorHAnsi" w:cs="宋体"/>
            <w:bCs/>
            <w:sz w:val="24"/>
          </w:rPr>
          <w:br w:type="page"/>
        </w:r>
      </w:ins>
    </w:p>
    <w:p w14:paraId="4C15489A" w14:textId="58C4E7CB" w:rsidR="00B12B62" w:rsidRPr="00170605" w:rsidRDefault="00B12B62" w:rsidP="00B12B62">
      <w:pPr>
        <w:adjustRightInd w:val="0"/>
        <w:spacing w:line="360" w:lineRule="auto"/>
        <w:ind w:right="26"/>
        <w:contextualSpacing/>
        <w:rPr>
          <w:ins w:id="1188" w:author="郑雅雯" w:date="2020-08-10T17:31:00Z"/>
          <w:sz w:val="24"/>
          <w:szCs w:val="22"/>
        </w:rPr>
      </w:pPr>
      <w:ins w:id="1189" w:author="郑雅雯" w:date="2020-08-10T17:31:00Z">
        <w:r w:rsidRPr="00170605">
          <w:rPr>
            <w:rFonts w:hint="eastAsia"/>
            <w:sz w:val="24"/>
            <w:szCs w:val="22"/>
          </w:rPr>
          <w:lastRenderedPageBreak/>
          <w:t>本页无正文，为《</w:t>
        </w:r>
        <w:r w:rsidRPr="00B12B62">
          <w:rPr>
            <w:rFonts w:hint="eastAsia"/>
            <w:sz w:val="24"/>
            <w:szCs w:val="22"/>
          </w:rPr>
          <w:t>创金合信中证</w:t>
        </w:r>
        <w:r w:rsidRPr="00B12B62">
          <w:rPr>
            <w:rFonts w:hint="eastAsia"/>
            <w:sz w:val="24"/>
            <w:szCs w:val="22"/>
          </w:rPr>
          <w:t>500</w:t>
        </w:r>
        <w:r w:rsidRPr="00B12B62">
          <w:rPr>
            <w:rFonts w:hint="eastAsia"/>
            <w:sz w:val="24"/>
            <w:szCs w:val="22"/>
          </w:rPr>
          <w:t>指数增强型发起式证券投资基金</w:t>
        </w:r>
        <w:r w:rsidRPr="00170605">
          <w:rPr>
            <w:rFonts w:hint="eastAsia"/>
            <w:sz w:val="24"/>
            <w:szCs w:val="22"/>
          </w:rPr>
          <w:t>基金合同</w:t>
        </w:r>
        <w:r>
          <w:rPr>
            <w:rFonts w:hint="eastAsia"/>
            <w:sz w:val="24"/>
            <w:szCs w:val="22"/>
          </w:rPr>
          <w:t>（草案）</w:t>
        </w:r>
        <w:r w:rsidRPr="00170605">
          <w:rPr>
            <w:rFonts w:hint="eastAsia"/>
            <w:sz w:val="24"/>
            <w:szCs w:val="22"/>
          </w:rPr>
          <w:t>》的签署页。</w:t>
        </w:r>
      </w:ins>
    </w:p>
    <w:p w14:paraId="678F1C3A" w14:textId="77777777" w:rsidR="00B12B62" w:rsidRPr="006C2F59" w:rsidRDefault="00B12B62" w:rsidP="00B12B62">
      <w:pPr>
        <w:adjustRightInd w:val="0"/>
        <w:spacing w:line="360" w:lineRule="auto"/>
        <w:ind w:right="26"/>
        <w:contextualSpacing/>
        <w:rPr>
          <w:ins w:id="1190" w:author="郑雅雯" w:date="2020-08-10T17:31:00Z"/>
          <w:sz w:val="24"/>
        </w:rPr>
      </w:pPr>
    </w:p>
    <w:p w14:paraId="783AC691" w14:textId="77777777" w:rsidR="00B12B62" w:rsidRPr="00170605" w:rsidRDefault="00B12B62" w:rsidP="00B12B62">
      <w:pPr>
        <w:adjustRightInd w:val="0"/>
        <w:spacing w:line="360" w:lineRule="auto"/>
        <w:ind w:right="26"/>
        <w:contextualSpacing/>
        <w:rPr>
          <w:ins w:id="1191" w:author="郑雅雯" w:date="2020-08-10T17:31:00Z"/>
          <w:sz w:val="24"/>
        </w:rPr>
      </w:pPr>
    </w:p>
    <w:p w14:paraId="01E09F4B" w14:textId="77777777" w:rsidR="00B12B62" w:rsidRPr="00170605" w:rsidRDefault="00B12B62" w:rsidP="00B12B62">
      <w:pPr>
        <w:adjustRightInd w:val="0"/>
        <w:spacing w:line="360" w:lineRule="auto"/>
        <w:ind w:right="26"/>
        <w:contextualSpacing/>
        <w:rPr>
          <w:ins w:id="1192" w:author="郑雅雯" w:date="2020-08-10T17:31:00Z"/>
          <w:sz w:val="24"/>
          <w:szCs w:val="21"/>
        </w:rPr>
      </w:pPr>
      <w:ins w:id="1193" w:author="郑雅雯" w:date="2020-08-10T17:31:00Z">
        <w:r w:rsidRPr="00170605">
          <w:rPr>
            <w:rFonts w:hint="eastAsia"/>
            <w:sz w:val="24"/>
            <w:szCs w:val="21"/>
          </w:rPr>
          <w:t>基金管理人：创金合信基金管理</w:t>
        </w:r>
        <w:r w:rsidRPr="00170605">
          <w:rPr>
            <w:rFonts w:hint="eastAsia"/>
            <w:bCs/>
            <w:sz w:val="24"/>
            <w:szCs w:val="21"/>
          </w:rPr>
          <w:t>有限公司</w:t>
        </w:r>
        <w:r w:rsidRPr="00170605">
          <w:rPr>
            <w:rFonts w:hint="eastAsia"/>
            <w:sz w:val="24"/>
            <w:szCs w:val="21"/>
          </w:rPr>
          <w:t>（</w:t>
        </w:r>
        <w:r>
          <w:rPr>
            <w:rFonts w:hint="eastAsia"/>
            <w:sz w:val="24"/>
            <w:szCs w:val="21"/>
          </w:rPr>
          <w:t>公</w:t>
        </w:r>
        <w:r w:rsidRPr="00170605">
          <w:rPr>
            <w:rFonts w:hint="eastAsia"/>
            <w:sz w:val="24"/>
            <w:szCs w:val="21"/>
          </w:rPr>
          <w:t>章）</w:t>
        </w:r>
      </w:ins>
    </w:p>
    <w:p w14:paraId="214BA20A" w14:textId="77777777" w:rsidR="00B12B62" w:rsidRPr="00170605" w:rsidRDefault="00B12B62" w:rsidP="00B12B62">
      <w:pPr>
        <w:adjustRightInd w:val="0"/>
        <w:spacing w:line="360" w:lineRule="auto"/>
        <w:ind w:right="26"/>
        <w:contextualSpacing/>
        <w:rPr>
          <w:ins w:id="1194" w:author="郑雅雯" w:date="2020-08-10T17:31:00Z"/>
          <w:sz w:val="24"/>
          <w:szCs w:val="21"/>
        </w:rPr>
      </w:pPr>
    </w:p>
    <w:p w14:paraId="6D943066" w14:textId="77777777" w:rsidR="00B12B62" w:rsidRPr="00170605" w:rsidRDefault="00B12B62" w:rsidP="00B12B62">
      <w:pPr>
        <w:adjustRightInd w:val="0"/>
        <w:spacing w:line="360" w:lineRule="auto"/>
        <w:ind w:right="26"/>
        <w:contextualSpacing/>
        <w:rPr>
          <w:ins w:id="1195" w:author="郑雅雯" w:date="2020-08-10T17:31:00Z"/>
          <w:sz w:val="24"/>
          <w:szCs w:val="21"/>
        </w:rPr>
      </w:pPr>
    </w:p>
    <w:p w14:paraId="6911B6EF" w14:textId="77777777" w:rsidR="00B12B62" w:rsidRPr="00170605" w:rsidRDefault="00B12B62" w:rsidP="00B12B62">
      <w:pPr>
        <w:adjustRightInd w:val="0"/>
        <w:spacing w:line="360" w:lineRule="auto"/>
        <w:ind w:right="26"/>
        <w:contextualSpacing/>
        <w:rPr>
          <w:ins w:id="1196" w:author="郑雅雯" w:date="2020-08-10T17:31:00Z"/>
          <w:sz w:val="24"/>
          <w:szCs w:val="21"/>
        </w:rPr>
      </w:pPr>
    </w:p>
    <w:p w14:paraId="67A3CEA8" w14:textId="77777777" w:rsidR="00B12B62" w:rsidRPr="00170605" w:rsidRDefault="00B12B62" w:rsidP="00B12B62">
      <w:pPr>
        <w:adjustRightInd w:val="0"/>
        <w:spacing w:line="360" w:lineRule="auto"/>
        <w:ind w:right="26"/>
        <w:contextualSpacing/>
        <w:rPr>
          <w:ins w:id="1197" w:author="郑雅雯" w:date="2020-08-10T17:31:00Z"/>
          <w:sz w:val="24"/>
          <w:szCs w:val="21"/>
        </w:rPr>
      </w:pPr>
      <w:ins w:id="1198" w:author="郑雅雯" w:date="2020-08-10T17:31:00Z">
        <w:r w:rsidRPr="00170605">
          <w:rPr>
            <w:rFonts w:hint="eastAsia"/>
            <w:sz w:val="24"/>
            <w:szCs w:val="21"/>
          </w:rPr>
          <w:t>法定代表人或授权代表：</w:t>
        </w:r>
      </w:ins>
    </w:p>
    <w:p w14:paraId="123BE916" w14:textId="77777777" w:rsidR="00B12B62" w:rsidRPr="00170605" w:rsidRDefault="00B12B62" w:rsidP="00B12B62">
      <w:pPr>
        <w:adjustRightInd w:val="0"/>
        <w:spacing w:line="360" w:lineRule="auto"/>
        <w:ind w:right="26"/>
        <w:contextualSpacing/>
        <w:rPr>
          <w:ins w:id="1199" w:author="郑雅雯" w:date="2020-08-10T17:31:00Z"/>
          <w:sz w:val="24"/>
          <w:szCs w:val="21"/>
        </w:rPr>
      </w:pPr>
    </w:p>
    <w:p w14:paraId="1F69B39B" w14:textId="77777777" w:rsidR="00B12B62" w:rsidRPr="00170605" w:rsidRDefault="00B12B62" w:rsidP="00B12B62">
      <w:pPr>
        <w:adjustRightInd w:val="0"/>
        <w:spacing w:line="360" w:lineRule="auto"/>
        <w:ind w:right="26"/>
        <w:contextualSpacing/>
        <w:rPr>
          <w:ins w:id="1200" w:author="郑雅雯" w:date="2020-08-10T17:31:00Z"/>
          <w:sz w:val="24"/>
          <w:szCs w:val="21"/>
        </w:rPr>
      </w:pPr>
    </w:p>
    <w:p w14:paraId="351C0725" w14:textId="77777777" w:rsidR="00B12B62" w:rsidRPr="00170605" w:rsidRDefault="00B12B62" w:rsidP="00B12B62">
      <w:pPr>
        <w:adjustRightInd w:val="0"/>
        <w:spacing w:line="360" w:lineRule="auto"/>
        <w:ind w:right="26"/>
        <w:contextualSpacing/>
        <w:rPr>
          <w:ins w:id="1201" w:author="郑雅雯" w:date="2020-08-10T17:31:00Z"/>
          <w:sz w:val="24"/>
          <w:szCs w:val="21"/>
        </w:rPr>
      </w:pPr>
      <w:ins w:id="1202" w:author="郑雅雯" w:date="2020-08-10T17:31:00Z">
        <w:r w:rsidRPr="00170605">
          <w:rPr>
            <w:rFonts w:hint="eastAsia"/>
            <w:sz w:val="24"/>
            <w:szCs w:val="21"/>
          </w:rPr>
          <w:t>签订地点：</w:t>
        </w:r>
      </w:ins>
    </w:p>
    <w:p w14:paraId="0F4AD503" w14:textId="77777777" w:rsidR="00B12B62" w:rsidRPr="00170605" w:rsidRDefault="00B12B62" w:rsidP="00B12B62">
      <w:pPr>
        <w:adjustRightInd w:val="0"/>
        <w:contextualSpacing/>
        <w:rPr>
          <w:ins w:id="1203" w:author="郑雅雯" w:date="2020-08-10T17:31:00Z"/>
        </w:rPr>
      </w:pPr>
      <w:ins w:id="1204" w:author="郑雅雯" w:date="2020-08-10T17:31:00Z">
        <w:r w:rsidRPr="00170605">
          <w:rPr>
            <w:rFonts w:hint="eastAsia"/>
            <w:sz w:val="24"/>
            <w:szCs w:val="21"/>
          </w:rPr>
          <w:t>签订日：</w:t>
        </w:r>
        <w:r>
          <w:rPr>
            <w:rFonts w:hint="eastAsia"/>
            <w:sz w:val="24"/>
            <w:szCs w:val="21"/>
          </w:rPr>
          <w:t xml:space="preserve">  </w:t>
        </w:r>
        <w:r w:rsidRPr="00170605">
          <w:rPr>
            <w:sz w:val="24"/>
            <w:szCs w:val="21"/>
          </w:rPr>
          <w:t xml:space="preserve">  </w:t>
        </w:r>
        <w:r w:rsidRPr="00170605">
          <w:rPr>
            <w:rFonts w:hint="eastAsia"/>
            <w:sz w:val="24"/>
          </w:rPr>
          <w:t>年</w:t>
        </w:r>
        <w:r>
          <w:rPr>
            <w:rFonts w:hint="eastAsia"/>
            <w:sz w:val="24"/>
          </w:rPr>
          <w:t xml:space="preserve"> </w:t>
        </w:r>
        <w:r w:rsidRPr="00170605">
          <w:rPr>
            <w:sz w:val="24"/>
          </w:rPr>
          <w:t xml:space="preserve"> </w:t>
        </w:r>
        <w:r>
          <w:rPr>
            <w:rFonts w:hint="eastAsia"/>
            <w:sz w:val="24"/>
          </w:rPr>
          <w:t xml:space="preserve"> </w:t>
        </w:r>
        <w:r w:rsidRPr="00170605">
          <w:rPr>
            <w:sz w:val="24"/>
          </w:rPr>
          <w:t xml:space="preserve"> </w:t>
        </w:r>
        <w:r w:rsidRPr="00170605">
          <w:rPr>
            <w:rFonts w:hint="eastAsia"/>
            <w:sz w:val="24"/>
          </w:rPr>
          <w:t>月</w:t>
        </w:r>
        <w:r w:rsidRPr="00170605">
          <w:rPr>
            <w:sz w:val="24"/>
          </w:rPr>
          <w:t xml:space="preserve"> </w:t>
        </w:r>
        <w:r>
          <w:rPr>
            <w:rFonts w:hint="eastAsia"/>
            <w:sz w:val="24"/>
          </w:rPr>
          <w:t xml:space="preserve">  </w:t>
        </w:r>
        <w:r w:rsidRPr="00170605">
          <w:rPr>
            <w:sz w:val="24"/>
          </w:rPr>
          <w:t xml:space="preserve"> </w:t>
        </w:r>
        <w:r w:rsidRPr="00170605">
          <w:rPr>
            <w:rFonts w:hint="eastAsia"/>
            <w:sz w:val="24"/>
          </w:rPr>
          <w:t>日</w:t>
        </w:r>
      </w:ins>
    </w:p>
    <w:p w14:paraId="44DA7AE7" w14:textId="77777777" w:rsidR="00B12B62" w:rsidRPr="00170605" w:rsidRDefault="00B12B62" w:rsidP="00B12B62">
      <w:pPr>
        <w:adjustRightInd w:val="0"/>
        <w:spacing w:line="360" w:lineRule="auto"/>
        <w:ind w:right="26"/>
        <w:contextualSpacing/>
        <w:rPr>
          <w:ins w:id="1205" w:author="郑雅雯" w:date="2020-08-10T17:31:00Z"/>
          <w:sz w:val="24"/>
          <w:szCs w:val="21"/>
        </w:rPr>
      </w:pPr>
    </w:p>
    <w:p w14:paraId="0CA9CD35" w14:textId="77777777" w:rsidR="00B12B62" w:rsidRPr="00170605" w:rsidRDefault="00B12B62" w:rsidP="00B12B62">
      <w:pPr>
        <w:adjustRightInd w:val="0"/>
        <w:spacing w:line="360" w:lineRule="auto"/>
        <w:ind w:right="26"/>
        <w:contextualSpacing/>
        <w:rPr>
          <w:ins w:id="1206" w:author="郑雅雯" w:date="2020-08-10T17:31:00Z"/>
          <w:sz w:val="24"/>
          <w:szCs w:val="21"/>
        </w:rPr>
      </w:pPr>
    </w:p>
    <w:p w14:paraId="69322332" w14:textId="77777777" w:rsidR="00B12B62" w:rsidRPr="00170605" w:rsidRDefault="00B12B62" w:rsidP="00B12B62">
      <w:pPr>
        <w:adjustRightInd w:val="0"/>
        <w:spacing w:line="360" w:lineRule="auto"/>
        <w:ind w:right="26"/>
        <w:contextualSpacing/>
        <w:rPr>
          <w:ins w:id="1207" w:author="郑雅雯" w:date="2020-08-10T17:31:00Z"/>
          <w:sz w:val="24"/>
          <w:szCs w:val="21"/>
        </w:rPr>
      </w:pPr>
    </w:p>
    <w:p w14:paraId="437D372A" w14:textId="77777777" w:rsidR="00B12B62" w:rsidRPr="00170605" w:rsidRDefault="00B12B62" w:rsidP="00B12B62">
      <w:pPr>
        <w:adjustRightInd w:val="0"/>
        <w:spacing w:line="360" w:lineRule="auto"/>
        <w:ind w:right="26"/>
        <w:contextualSpacing/>
        <w:rPr>
          <w:ins w:id="1208" w:author="郑雅雯" w:date="2020-08-10T17:31:00Z"/>
          <w:sz w:val="24"/>
          <w:szCs w:val="21"/>
        </w:rPr>
      </w:pPr>
    </w:p>
    <w:p w14:paraId="35BA25B8" w14:textId="77777777" w:rsidR="00B12B62" w:rsidRPr="00170605" w:rsidRDefault="00B12B62" w:rsidP="00B12B62">
      <w:pPr>
        <w:adjustRightInd w:val="0"/>
        <w:spacing w:line="360" w:lineRule="auto"/>
        <w:ind w:right="26"/>
        <w:contextualSpacing/>
        <w:rPr>
          <w:ins w:id="1209" w:author="郑雅雯" w:date="2020-08-10T17:31:00Z"/>
          <w:sz w:val="24"/>
          <w:szCs w:val="21"/>
        </w:rPr>
      </w:pPr>
      <w:ins w:id="1210" w:author="郑雅雯" w:date="2020-08-10T17:31:00Z">
        <w:r w:rsidRPr="00170605">
          <w:rPr>
            <w:rFonts w:hint="eastAsia"/>
            <w:sz w:val="24"/>
            <w:szCs w:val="21"/>
          </w:rPr>
          <w:t>基金托管人：招商银行股份有限公司（</w:t>
        </w:r>
        <w:r>
          <w:rPr>
            <w:rFonts w:hint="eastAsia"/>
            <w:sz w:val="24"/>
            <w:szCs w:val="21"/>
          </w:rPr>
          <w:t>公</w:t>
        </w:r>
        <w:r w:rsidRPr="00170605">
          <w:rPr>
            <w:rFonts w:hint="eastAsia"/>
            <w:sz w:val="24"/>
            <w:szCs w:val="21"/>
          </w:rPr>
          <w:t>章）</w:t>
        </w:r>
      </w:ins>
    </w:p>
    <w:p w14:paraId="4145C70E" w14:textId="77777777" w:rsidR="00B12B62" w:rsidRPr="00170605" w:rsidRDefault="00B12B62" w:rsidP="00B12B62">
      <w:pPr>
        <w:adjustRightInd w:val="0"/>
        <w:spacing w:line="360" w:lineRule="auto"/>
        <w:ind w:right="26"/>
        <w:contextualSpacing/>
        <w:rPr>
          <w:ins w:id="1211" w:author="郑雅雯" w:date="2020-08-10T17:31:00Z"/>
          <w:sz w:val="24"/>
          <w:szCs w:val="21"/>
        </w:rPr>
      </w:pPr>
    </w:p>
    <w:p w14:paraId="2CF23B4E" w14:textId="77777777" w:rsidR="00B12B62" w:rsidRPr="00170605" w:rsidRDefault="00B12B62" w:rsidP="00B12B62">
      <w:pPr>
        <w:adjustRightInd w:val="0"/>
        <w:spacing w:line="360" w:lineRule="auto"/>
        <w:ind w:right="26"/>
        <w:contextualSpacing/>
        <w:rPr>
          <w:ins w:id="1212" w:author="郑雅雯" w:date="2020-08-10T17:31:00Z"/>
          <w:sz w:val="24"/>
          <w:szCs w:val="21"/>
        </w:rPr>
      </w:pPr>
    </w:p>
    <w:p w14:paraId="63D9E34B" w14:textId="77777777" w:rsidR="00B12B62" w:rsidRPr="00170605" w:rsidRDefault="00B12B62" w:rsidP="00B12B62">
      <w:pPr>
        <w:adjustRightInd w:val="0"/>
        <w:spacing w:line="360" w:lineRule="auto"/>
        <w:ind w:right="26"/>
        <w:contextualSpacing/>
        <w:rPr>
          <w:ins w:id="1213" w:author="郑雅雯" w:date="2020-08-10T17:31:00Z"/>
          <w:sz w:val="24"/>
          <w:szCs w:val="21"/>
        </w:rPr>
      </w:pPr>
      <w:ins w:id="1214" w:author="郑雅雯" w:date="2020-08-10T17:31:00Z">
        <w:r w:rsidRPr="00170605">
          <w:rPr>
            <w:rFonts w:hint="eastAsia"/>
            <w:sz w:val="24"/>
            <w:szCs w:val="21"/>
          </w:rPr>
          <w:t>法定代表人或授权代表：</w:t>
        </w:r>
      </w:ins>
    </w:p>
    <w:p w14:paraId="38F1AAC9" w14:textId="77777777" w:rsidR="00B12B62" w:rsidRPr="00170605" w:rsidRDefault="00B12B62" w:rsidP="00B12B62">
      <w:pPr>
        <w:adjustRightInd w:val="0"/>
        <w:spacing w:line="360" w:lineRule="auto"/>
        <w:ind w:right="26"/>
        <w:contextualSpacing/>
        <w:rPr>
          <w:ins w:id="1215" w:author="郑雅雯" w:date="2020-08-10T17:31:00Z"/>
          <w:sz w:val="24"/>
          <w:szCs w:val="21"/>
        </w:rPr>
      </w:pPr>
    </w:p>
    <w:p w14:paraId="2A31A222" w14:textId="77777777" w:rsidR="00B12B62" w:rsidRPr="00170605" w:rsidRDefault="00B12B62" w:rsidP="00B12B62">
      <w:pPr>
        <w:adjustRightInd w:val="0"/>
        <w:spacing w:line="360" w:lineRule="auto"/>
        <w:ind w:right="26"/>
        <w:contextualSpacing/>
        <w:rPr>
          <w:ins w:id="1216" w:author="郑雅雯" w:date="2020-08-10T17:31:00Z"/>
          <w:sz w:val="24"/>
          <w:szCs w:val="21"/>
        </w:rPr>
      </w:pPr>
    </w:p>
    <w:p w14:paraId="4D25C645" w14:textId="77777777" w:rsidR="00B12B62" w:rsidRPr="00170605" w:rsidRDefault="00B12B62" w:rsidP="00B12B62">
      <w:pPr>
        <w:adjustRightInd w:val="0"/>
        <w:spacing w:line="360" w:lineRule="auto"/>
        <w:ind w:right="26"/>
        <w:contextualSpacing/>
        <w:rPr>
          <w:ins w:id="1217" w:author="郑雅雯" w:date="2020-08-10T17:31:00Z"/>
          <w:sz w:val="24"/>
          <w:szCs w:val="21"/>
        </w:rPr>
      </w:pPr>
    </w:p>
    <w:p w14:paraId="3D342FB1" w14:textId="77777777" w:rsidR="00B12B62" w:rsidRPr="00170605" w:rsidRDefault="00B12B62" w:rsidP="00B12B62">
      <w:pPr>
        <w:adjustRightInd w:val="0"/>
        <w:spacing w:line="360" w:lineRule="auto"/>
        <w:ind w:right="26"/>
        <w:contextualSpacing/>
        <w:rPr>
          <w:ins w:id="1218" w:author="郑雅雯" w:date="2020-08-10T17:31:00Z"/>
          <w:sz w:val="24"/>
          <w:szCs w:val="21"/>
        </w:rPr>
      </w:pPr>
    </w:p>
    <w:p w14:paraId="16165EFD" w14:textId="77777777" w:rsidR="00B12B62" w:rsidRPr="00170605" w:rsidRDefault="00B12B62" w:rsidP="00B12B62">
      <w:pPr>
        <w:adjustRightInd w:val="0"/>
        <w:spacing w:line="360" w:lineRule="auto"/>
        <w:ind w:right="26"/>
        <w:contextualSpacing/>
        <w:rPr>
          <w:ins w:id="1219" w:author="郑雅雯" w:date="2020-08-10T17:31:00Z"/>
          <w:sz w:val="24"/>
          <w:szCs w:val="21"/>
        </w:rPr>
      </w:pPr>
    </w:p>
    <w:p w14:paraId="7346C089" w14:textId="77777777" w:rsidR="00B12B62" w:rsidRPr="00170605" w:rsidRDefault="00B12B62" w:rsidP="00B12B62">
      <w:pPr>
        <w:adjustRightInd w:val="0"/>
        <w:spacing w:line="360" w:lineRule="auto"/>
        <w:ind w:right="26"/>
        <w:contextualSpacing/>
        <w:rPr>
          <w:ins w:id="1220" w:author="郑雅雯" w:date="2020-08-10T17:31:00Z"/>
          <w:sz w:val="24"/>
          <w:szCs w:val="21"/>
        </w:rPr>
      </w:pPr>
    </w:p>
    <w:p w14:paraId="54ECF3DE" w14:textId="77777777" w:rsidR="00460EB9" w:rsidRPr="00B12B62" w:rsidRDefault="00460EB9" w:rsidP="00561B1B">
      <w:pPr>
        <w:spacing w:line="360" w:lineRule="auto"/>
        <w:ind w:firstLineChars="200" w:firstLine="420"/>
        <w:rPr>
          <w:rFonts w:asciiTheme="majorHAnsi" w:hAnsiTheme="majorHAnsi" w:cs="宋体"/>
          <w:bCs/>
        </w:rPr>
      </w:pPr>
    </w:p>
    <w:p w14:paraId="5CF69318" w14:textId="77777777" w:rsidR="00CB7D88" w:rsidRPr="00FA3128" w:rsidRDefault="00CB7D88" w:rsidP="002A6D1C">
      <w:pPr>
        <w:autoSpaceDE w:val="0"/>
        <w:autoSpaceDN w:val="0"/>
        <w:adjustRightInd w:val="0"/>
        <w:spacing w:line="360" w:lineRule="auto"/>
        <w:ind w:firstLineChars="200" w:firstLine="420"/>
        <w:jc w:val="left"/>
        <w:rPr>
          <w:rFonts w:asciiTheme="majorHAnsi" w:hAnsiTheme="majorHAnsi" w:cs="宋体"/>
          <w:bCs/>
        </w:rPr>
      </w:pPr>
    </w:p>
    <w:sectPr w:rsidR="00CB7D88" w:rsidRPr="00FA3128" w:rsidSect="005A0356">
      <w:footerReference w:type="default" r:id="rId16"/>
      <w:pgSz w:w="11906" w:h="16838"/>
      <w:pgMar w:top="1440" w:right="1800" w:bottom="1440" w:left="1800" w:header="851" w:footer="992" w:gutter="0"/>
      <w:pgNumType w:start="1"/>
      <w:cols w:space="720"/>
      <w:docGrid w:type="line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82" w:author="Llinks0901" w:date="2020-09-01T11:46:00Z" w:initials="Llinks">
    <w:p w14:paraId="5DC5CABA" w14:textId="7DCFD3D4" w:rsidR="00893E53" w:rsidRDefault="00893E53" w:rsidP="0089729D">
      <w:pPr>
        <w:pStyle w:val="ac"/>
      </w:pPr>
      <w:r>
        <w:rPr>
          <w:rStyle w:val="a6"/>
        </w:rPr>
        <w:annotationRef/>
      </w:r>
      <w:r>
        <w:t>销售办法将于</w:t>
      </w:r>
      <w:r>
        <w:rPr>
          <w:rFonts w:hint="eastAsia"/>
        </w:rPr>
        <w:t>1</w:t>
      </w:r>
      <w:r>
        <w:t>0</w:t>
      </w:r>
      <w:r>
        <w:t>月</w:t>
      </w:r>
      <w:r>
        <w:rPr>
          <w:rFonts w:hint="eastAsia"/>
        </w:rPr>
        <w:t>1</w:t>
      </w:r>
      <w:r w:rsidR="0089729D">
        <w:rPr>
          <w:rFonts w:hint="eastAsia"/>
        </w:rPr>
        <w:t>日起施行，</w:t>
      </w:r>
      <w:r>
        <w:rPr>
          <w:rFonts w:hint="eastAsia"/>
        </w:rPr>
        <w:t>更新释义</w:t>
      </w:r>
    </w:p>
  </w:comment>
  <w:comment w:id="341" w:author="Llinks [2]" w:date="2020-08-17T11:56:00Z" w:initials="Llinks">
    <w:p w14:paraId="2C8AF266" w14:textId="27C5C297" w:rsidR="00893E53" w:rsidRDefault="00893E53" w:rsidP="005968FC">
      <w:pPr>
        <w:pStyle w:val="ac"/>
      </w:pPr>
      <w:r>
        <w:rPr>
          <w:rStyle w:val="a6"/>
        </w:rPr>
        <w:annotationRef/>
      </w:r>
      <w:r>
        <w:rPr>
          <w:rFonts w:hint="eastAsia"/>
        </w:rPr>
        <w:t>根据《证券投资基金托管业务管理办法》第十七条修改</w:t>
      </w:r>
    </w:p>
  </w:comment>
  <w:comment w:id="991" w:author="Llinks [2]" w:date="2020-08-17T11:48:00Z" w:initials="Llinks">
    <w:p w14:paraId="3A19B4EB" w14:textId="37B0AABB" w:rsidR="00893E53" w:rsidRDefault="00893E53">
      <w:pPr>
        <w:pStyle w:val="ac"/>
      </w:pPr>
      <w:r>
        <w:rPr>
          <w:rStyle w:val="a6"/>
        </w:rPr>
        <w:annotationRef/>
      </w:r>
      <w:r>
        <w:rPr>
          <w:rFonts w:hint="eastAsia"/>
        </w:rPr>
        <w:t>待定稿后更新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DC5CABA" w15:done="0"/>
  <w15:commentEx w15:paraId="2C8AF266" w15:done="0"/>
  <w15:commentEx w15:paraId="3A19B4E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939E0A1" w16cid:durableId="2131333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2EB717" w14:textId="77777777" w:rsidR="00752AAB" w:rsidRDefault="00752AAB">
      <w:r>
        <w:separator/>
      </w:r>
    </w:p>
  </w:endnote>
  <w:endnote w:type="continuationSeparator" w:id="0">
    <w:p w14:paraId="7BF407A3" w14:textId="77777777" w:rsidR="00752AAB" w:rsidRDefault="00752A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notTrueType/>
    <w:pitch w:val="fixed"/>
    <w:sig w:usb0="00000003" w:usb1="00000000" w:usb2="00000000" w:usb3="00000000" w:csb0="00000001" w:csb1="00000000"/>
  </w:font>
  <w:font w:name="仿宋_GB2312">
    <w:altName w:val="仿宋"/>
    <w:charset w:val="86"/>
    <w:family w:val="modern"/>
    <w:pitch w:val="fixed"/>
    <w:sig w:usb0="00000001" w:usb1="080E0000" w:usb2="00000010" w:usb3="00000000" w:csb0="00040000"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4DF394" w14:textId="77777777" w:rsidR="00893E53" w:rsidRDefault="00893E53">
    <w:pPr>
      <w:pStyle w:val="af1"/>
      <w:framePr w:wrap="around" w:vAnchor="text" w:hAnchor="margin" w:xAlign="center" w:yAlign="top"/>
      <w:pBdr>
        <w:between w:val="none" w:sz="50" w:space="0" w:color="auto"/>
      </w:pBdr>
    </w:pPr>
    <w:r>
      <w:rPr>
        <w:rFonts w:hint="eastAsia"/>
      </w:rPr>
      <w:t>3-</w:t>
    </w:r>
    <w:r>
      <w:rPr>
        <w:rFonts w:hint="eastAsia"/>
      </w:rPr>
      <w:fldChar w:fldCharType="begin"/>
    </w:r>
    <w:r>
      <w:rPr>
        <w:rStyle w:val="a5"/>
        <w:rFonts w:hint="eastAsia"/>
      </w:rPr>
      <w:instrText xml:space="preserve"> PAGE  </w:instrText>
    </w:r>
    <w:r>
      <w:rPr>
        <w:rFonts w:hint="eastAsia"/>
      </w:rPr>
      <w:fldChar w:fldCharType="separate"/>
    </w:r>
    <w:r>
      <w:rPr>
        <w:rStyle w:val="a5"/>
        <w:noProof/>
      </w:rPr>
      <w:t>2</w:t>
    </w:r>
    <w:r>
      <w:rPr>
        <w:rFonts w:hint="eastAsia"/>
      </w:rPr>
      <w:fldChar w:fldCharType="end"/>
    </w:r>
  </w:p>
  <w:p w14:paraId="79865F4F" w14:textId="77777777" w:rsidR="00893E53" w:rsidRDefault="00893E53">
    <w:pPr>
      <w:pStyle w:val="af1"/>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757DD3" w14:textId="77777777" w:rsidR="00893E53" w:rsidRDefault="00893E53">
    <w:pPr>
      <w:pStyle w:val="af1"/>
      <w:pBdr>
        <w:between w:val="none" w:sz="50" w:space="0" w:color="auto"/>
      </w:pBdr>
    </w:pPr>
  </w:p>
  <w:p w14:paraId="6A68D5A7" w14:textId="77777777" w:rsidR="00893E53" w:rsidRDefault="00893E53">
    <w:pPr>
      <w:pStyle w:val="af1"/>
      <w:pBdr>
        <w:between w:val="none" w:sz="50" w:space="0" w:color="auto"/>
      </w:pBdr>
    </w:pPr>
  </w:p>
  <w:p w14:paraId="52D944E1" w14:textId="77777777" w:rsidR="00893E53" w:rsidRDefault="00893E53">
    <w:pPr>
      <w:pStyle w:val="af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7BA8EE" w14:textId="77777777" w:rsidR="00893E53" w:rsidRDefault="00893E53">
    <w:pPr>
      <w:pStyle w:val="af1"/>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FF9F39" w14:textId="77777777" w:rsidR="00893E53" w:rsidRDefault="00893E53">
    <w:pPr>
      <w:pStyle w:val="af1"/>
      <w:framePr w:wrap="around" w:vAnchor="text" w:hAnchor="margin" w:xAlign="center" w:yAlign="top"/>
      <w:pBdr>
        <w:between w:val="none" w:sz="50" w:space="0" w:color="auto"/>
      </w:pBdr>
    </w:pPr>
    <w:r>
      <w:rPr>
        <w:rFonts w:hint="eastAsia"/>
      </w:rPr>
      <w:fldChar w:fldCharType="begin"/>
    </w:r>
    <w:r>
      <w:rPr>
        <w:rStyle w:val="a5"/>
        <w:rFonts w:hint="eastAsia"/>
      </w:rPr>
      <w:instrText xml:space="preserve"> PAGE  </w:instrText>
    </w:r>
    <w:r>
      <w:rPr>
        <w:rFonts w:hint="eastAsia"/>
      </w:rPr>
      <w:fldChar w:fldCharType="separate"/>
    </w:r>
    <w:r w:rsidR="00385808">
      <w:rPr>
        <w:rStyle w:val="a5"/>
        <w:noProof/>
      </w:rPr>
      <w:t>70</w:t>
    </w:r>
    <w:r>
      <w:rPr>
        <w:rFonts w:hint="eastAsia"/>
      </w:rPr>
      <w:fldChar w:fldCharType="end"/>
    </w:r>
  </w:p>
  <w:p w14:paraId="238BFBCA" w14:textId="77777777" w:rsidR="00893E53" w:rsidRDefault="00893E53">
    <w:pPr>
      <w:pStyle w:val="af1"/>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2D2DC8" w14:textId="77777777" w:rsidR="00752AAB" w:rsidRDefault="00752AAB">
      <w:r>
        <w:separator/>
      </w:r>
    </w:p>
  </w:footnote>
  <w:footnote w:type="continuationSeparator" w:id="0">
    <w:p w14:paraId="4AE599DC" w14:textId="77777777" w:rsidR="00752AAB" w:rsidRDefault="00752AA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565BA9" w14:textId="77777777" w:rsidR="00893E53" w:rsidRDefault="00893E53">
    <w:pPr>
      <w:pStyle w:val="a3"/>
      <w:pBdr>
        <w:bottom w:val="thickThinLargeGap" w:sz="24" w:space="10" w:color="auto"/>
      </w:pBdr>
      <w:tabs>
        <w:tab w:val="right" w:pos="8280"/>
      </w:tabs>
      <w:wordWrap w:val="0"/>
      <w:adjustRightInd w:val="0"/>
      <w:jc w:val="both"/>
    </w:pPr>
    <w:r>
      <w:rPr>
        <w:rFonts w:hint="eastAsia"/>
        <w:color w:val="000000"/>
      </w:rPr>
      <w:t>XXXX</w:t>
    </w:r>
    <w:r>
      <w:rPr>
        <w:rFonts w:hint="eastAsia"/>
      </w:rPr>
      <w:t>证券投资基金</w:t>
    </w:r>
    <w:r>
      <w:rPr>
        <w:rFonts w:hint="eastAsia"/>
      </w:rPr>
      <w:t xml:space="preserve">                             </w:t>
    </w:r>
    <w:r>
      <w:rPr>
        <w:rFonts w:hint="eastAsia"/>
      </w:rPr>
      <w:t>募集申请材料－基金合同（草案）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51B102" w14:textId="77777777" w:rsidR="00893E53" w:rsidRDefault="00893E53" w:rsidP="002A6D1C">
    <w:pPr>
      <w:pStyle w:val="a3"/>
      <w:pBdr>
        <w:bottom w:val="none" w:sz="0"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E3F3F0" w14:textId="7AAEBD20" w:rsidR="00893E53" w:rsidRDefault="00893E53">
    <w:pPr>
      <w:pStyle w:val="a3"/>
      <w:jc w:val="left"/>
      <w:rPr>
        <w:ins w:id="30" w:author="郑雅雯" w:date="2020-08-10T15:20:00Z"/>
      </w:rPr>
      <w:pPrChange w:id="31" w:author="郑雅雯" w:date="2020-08-10T17:32:00Z">
        <w:pPr>
          <w:pStyle w:val="a3"/>
        </w:pPr>
      </w:pPrChange>
    </w:pPr>
    <w:ins w:id="32" w:author="郑雅雯" w:date="2020-08-10T15:20:00Z">
      <w:r w:rsidRPr="00FB4048">
        <w:rPr>
          <w:rFonts w:hint="eastAsia"/>
        </w:rPr>
        <w:t>创金合信中证</w:t>
      </w:r>
      <w:r w:rsidRPr="00FB4048">
        <w:rPr>
          <w:rFonts w:hint="eastAsia"/>
        </w:rPr>
        <w:t>500</w:t>
      </w:r>
      <w:r w:rsidRPr="00FB4048">
        <w:rPr>
          <w:rFonts w:hint="eastAsia"/>
        </w:rPr>
        <w:t>指数增强型发起式证券投资基金</w:t>
      </w:r>
    </w:ins>
    <w:ins w:id="33" w:author="郑雅雯" w:date="2020-08-10T17:32:00Z">
      <w:r>
        <w:rPr>
          <w:rFonts w:hint="eastAsia"/>
        </w:rPr>
        <w:t xml:space="preserve"> </w:t>
      </w:r>
      <w:r>
        <w:t xml:space="preserve">                               </w:t>
      </w:r>
    </w:ins>
    <w:ins w:id="34" w:author="郑雅雯" w:date="2020-08-10T15:20:00Z">
      <w:r w:rsidRPr="00FB4048">
        <w:rPr>
          <w:rFonts w:hint="eastAsia"/>
        </w:rPr>
        <w:t>基金合同（草案）</w:t>
      </w:r>
    </w:ins>
  </w:p>
  <w:p w14:paraId="5A292C6A" w14:textId="77777777" w:rsidR="00893E53" w:rsidRPr="002A6D1C" w:rsidRDefault="00893E53" w:rsidP="00823F25">
    <w:pPr>
      <w:pStyle w:val="a3"/>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A"/>
    <w:multiLevelType w:val="singleLevel"/>
    <w:tmpl w:val="0000000A"/>
    <w:lvl w:ilvl="0">
      <w:start w:val="4"/>
      <w:numFmt w:val="chineseCounting"/>
      <w:suff w:val="nothing"/>
      <w:lvlText w:val="%1、"/>
      <w:lvlJc w:val="left"/>
    </w:lvl>
  </w:abstractNum>
  <w:abstractNum w:abstractNumId="1" w15:restartNumberingAfterBreak="0">
    <w:nsid w:val="0000000C"/>
    <w:multiLevelType w:val="singleLevel"/>
    <w:tmpl w:val="0000000C"/>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2" w15:restartNumberingAfterBreak="0">
    <w:nsid w:val="6DEA0B56"/>
    <w:multiLevelType w:val="hybridMultilevel"/>
    <w:tmpl w:val="06E27844"/>
    <w:lvl w:ilvl="0" w:tplc="08562048">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郑雅雯">
    <w15:presenceInfo w15:providerId="AD" w15:userId="S-1-5-21-177282679-2308344715-3549297629-2822"/>
  </w15:person>
  <w15:person w15:author="Llinks">
    <w15:presenceInfo w15:providerId="None" w15:userId="Llinks"/>
  </w15:person>
  <w15:person w15:author="Llinks [2]">
    <w15:presenceInfo w15:providerId="None" w15:userId="Llinks "/>
  </w15:person>
  <w15:person w15:author="Llinks0901">
    <w15:presenceInfo w15:providerId="None" w15:userId="Llinks0901"/>
  </w15:person>
  <w15:person w15:author="贺祎琪">
    <w15:presenceInfo w15:providerId="AD" w15:userId="S-1-5-21-177282679-2308344715-3549297629-1736"/>
  </w15:person>
  <w15:person w15:author="brightljy@126.com">
    <w15:presenceInfo w15:providerId="Windows Live" w15:userId="e632e77284f2aa85"/>
  </w15:person>
  <w15:person w15:author="Llinks ">
    <w15:presenceInfo w15:providerId="None" w15:userId="Llinks "/>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5592"/>
    <w:rsid w:val="0001535D"/>
    <w:rsid w:val="00016489"/>
    <w:rsid w:val="00023FCF"/>
    <w:rsid w:val="00032367"/>
    <w:rsid w:val="00055CDD"/>
    <w:rsid w:val="00066799"/>
    <w:rsid w:val="00075683"/>
    <w:rsid w:val="0008230E"/>
    <w:rsid w:val="00083F58"/>
    <w:rsid w:val="0008513C"/>
    <w:rsid w:val="0008548F"/>
    <w:rsid w:val="000B31BA"/>
    <w:rsid w:val="000C18DC"/>
    <w:rsid w:val="000C67AA"/>
    <w:rsid w:val="000D1357"/>
    <w:rsid w:val="000D2194"/>
    <w:rsid w:val="000D22CF"/>
    <w:rsid w:val="000D3A39"/>
    <w:rsid w:val="000D3CBF"/>
    <w:rsid w:val="000E4951"/>
    <w:rsid w:val="000F3B70"/>
    <w:rsid w:val="000F40A9"/>
    <w:rsid w:val="001119C4"/>
    <w:rsid w:val="0016598D"/>
    <w:rsid w:val="00172A27"/>
    <w:rsid w:val="00174779"/>
    <w:rsid w:val="00180341"/>
    <w:rsid w:val="00181C00"/>
    <w:rsid w:val="00197F8F"/>
    <w:rsid w:val="001B6B0E"/>
    <w:rsid w:val="001B70BD"/>
    <w:rsid w:val="001C3913"/>
    <w:rsid w:val="001E2C9E"/>
    <w:rsid w:val="001E373F"/>
    <w:rsid w:val="001F483E"/>
    <w:rsid w:val="00202DF1"/>
    <w:rsid w:val="002033A5"/>
    <w:rsid w:val="0020764B"/>
    <w:rsid w:val="00215F09"/>
    <w:rsid w:val="00216D9A"/>
    <w:rsid w:val="00232D1A"/>
    <w:rsid w:val="00233F2B"/>
    <w:rsid w:val="0026476C"/>
    <w:rsid w:val="00265871"/>
    <w:rsid w:val="0028663F"/>
    <w:rsid w:val="00287651"/>
    <w:rsid w:val="00292642"/>
    <w:rsid w:val="00292B78"/>
    <w:rsid w:val="002A22A4"/>
    <w:rsid w:val="002A6D1C"/>
    <w:rsid w:val="002B54F3"/>
    <w:rsid w:val="002B79E2"/>
    <w:rsid w:val="002D012D"/>
    <w:rsid w:val="002E02CB"/>
    <w:rsid w:val="002E176A"/>
    <w:rsid w:val="002E2128"/>
    <w:rsid w:val="002E58D2"/>
    <w:rsid w:val="003046BD"/>
    <w:rsid w:val="00321524"/>
    <w:rsid w:val="0032264F"/>
    <w:rsid w:val="003359BF"/>
    <w:rsid w:val="00343413"/>
    <w:rsid w:val="003525A2"/>
    <w:rsid w:val="00363137"/>
    <w:rsid w:val="003652C1"/>
    <w:rsid w:val="003662D3"/>
    <w:rsid w:val="00377995"/>
    <w:rsid w:val="0038307F"/>
    <w:rsid w:val="00385808"/>
    <w:rsid w:val="00393888"/>
    <w:rsid w:val="00396CBA"/>
    <w:rsid w:val="003A2658"/>
    <w:rsid w:val="003A30C3"/>
    <w:rsid w:val="003B33AC"/>
    <w:rsid w:val="003B3A4C"/>
    <w:rsid w:val="003C34C1"/>
    <w:rsid w:val="003C5CDA"/>
    <w:rsid w:val="003D4ED9"/>
    <w:rsid w:val="003E792C"/>
    <w:rsid w:val="003F73C6"/>
    <w:rsid w:val="00405152"/>
    <w:rsid w:val="004131C6"/>
    <w:rsid w:val="00417AEC"/>
    <w:rsid w:val="00433B0A"/>
    <w:rsid w:val="00433ECF"/>
    <w:rsid w:val="004523C0"/>
    <w:rsid w:val="00452AF3"/>
    <w:rsid w:val="00460EB9"/>
    <w:rsid w:val="00464335"/>
    <w:rsid w:val="00466553"/>
    <w:rsid w:val="00466B53"/>
    <w:rsid w:val="00466C61"/>
    <w:rsid w:val="00484C04"/>
    <w:rsid w:val="004865E7"/>
    <w:rsid w:val="004A06FC"/>
    <w:rsid w:val="004B0269"/>
    <w:rsid w:val="004B5F53"/>
    <w:rsid w:val="004B76F7"/>
    <w:rsid w:val="004C52C8"/>
    <w:rsid w:val="004E0BB4"/>
    <w:rsid w:val="004E6B98"/>
    <w:rsid w:val="004F3591"/>
    <w:rsid w:val="00512AA0"/>
    <w:rsid w:val="005231DC"/>
    <w:rsid w:val="005236B3"/>
    <w:rsid w:val="00530A3A"/>
    <w:rsid w:val="005524DB"/>
    <w:rsid w:val="00561B1B"/>
    <w:rsid w:val="00574E7A"/>
    <w:rsid w:val="005800A7"/>
    <w:rsid w:val="00584020"/>
    <w:rsid w:val="00584CE8"/>
    <w:rsid w:val="005968FC"/>
    <w:rsid w:val="005A0356"/>
    <w:rsid w:val="005A26DC"/>
    <w:rsid w:val="005B1256"/>
    <w:rsid w:val="005C3CD0"/>
    <w:rsid w:val="005D2F22"/>
    <w:rsid w:val="005D728A"/>
    <w:rsid w:val="005E076C"/>
    <w:rsid w:val="005E0CFA"/>
    <w:rsid w:val="005E3B48"/>
    <w:rsid w:val="005E6422"/>
    <w:rsid w:val="005E7801"/>
    <w:rsid w:val="005F3261"/>
    <w:rsid w:val="005F3EE3"/>
    <w:rsid w:val="006046EB"/>
    <w:rsid w:val="00620246"/>
    <w:rsid w:val="00634282"/>
    <w:rsid w:val="00641840"/>
    <w:rsid w:val="0064337F"/>
    <w:rsid w:val="006475CF"/>
    <w:rsid w:val="006A3137"/>
    <w:rsid w:val="006A3A3E"/>
    <w:rsid w:val="006E051C"/>
    <w:rsid w:val="006F5729"/>
    <w:rsid w:val="00713D23"/>
    <w:rsid w:val="00714B0B"/>
    <w:rsid w:val="00717E0D"/>
    <w:rsid w:val="007242A6"/>
    <w:rsid w:val="007255BC"/>
    <w:rsid w:val="00733F0C"/>
    <w:rsid w:val="0074656A"/>
    <w:rsid w:val="00750C42"/>
    <w:rsid w:val="00752AAB"/>
    <w:rsid w:val="00762FFE"/>
    <w:rsid w:val="00765135"/>
    <w:rsid w:val="00770673"/>
    <w:rsid w:val="00771362"/>
    <w:rsid w:val="007757A9"/>
    <w:rsid w:val="007854F1"/>
    <w:rsid w:val="007C2339"/>
    <w:rsid w:val="007C65E3"/>
    <w:rsid w:val="007D36DB"/>
    <w:rsid w:val="007E4182"/>
    <w:rsid w:val="007E6CE2"/>
    <w:rsid w:val="00800F95"/>
    <w:rsid w:val="0080297E"/>
    <w:rsid w:val="00815857"/>
    <w:rsid w:val="00822221"/>
    <w:rsid w:val="00823F25"/>
    <w:rsid w:val="008422B9"/>
    <w:rsid w:val="00857F31"/>
    <w:rsid w:val="00861559"/>
    <w:rsid w:val="00870319"/>
    <w:rsid w:val="00877B10"/>
    <w:rsid w:val="008814E1"/>
    <w:rsid w:val="00885AC0"/>
    <w:rsid w:val="00886432"/>
    <w:rsid w:val="008911D8"/>
    <w:rsid w:val="00893E53"/>
    <w:rsid w:val="0089729D"/>
    <w:rsid w:val="008A2C46"/>
    <w:rsid w:val="008B008E"/>
    <w:rsid w:val="008C1729"/>
    <w:rsid w:val="008C242C"/>
    <w:rsid w:val="008D3E47"/>
    <w:rsid w:val="008E7CE9"/>
    <w:rsid w:val="0090293C"/>
    <w:rsid w:val="009076E9"/>
    <w:rsid w:val="00911BE5"/>
    <w:rsid w:val="00922361"/>
    <w:rsid w:val="0093526F"/>
    <w:rsid w:val="00936778"/>
    <w:rsid w:val="00946936"/>
    <w:rsid w:val="00955130"/>
    <w:rsid w:val="00993134"/>
    <w:rsid w:val="009A2446"/>
    <w:rsid w:val="009A727A"/>
    <w:rsid w:val="009D20CB"/>
    <w:rsid w:val="009D380B"/>
    <w:rsid w:val="009D5C0C"/>
    <w:rsid w:val="009E3665"/>
    <w:rsid w:val="009F2C9B"/>
    <w:rsid w:val="009F722B"/>
    <w:rsid w:val="00A014CA"/>
    <w:rsid w:val="00A03EF2"/>
    <w:rsid w:val="00A1406C"/>
    <w:rsid w:val="00A14733"/>
    <w:rsid w:val="00A2138F"/>
    <w:rsid w:val="00A237DA"/>
    <w:rsid w:val="00A24099"/>
    <w:rsid w:val="00A466BA"/>
    <w:rsid w:val="00A567ED"/>
    <w:rsid w:val="00A62FA3"/>
    <w:rsid w:val="00A80EA7"/>
    <w:rsid w:val="00A9397D"/>
    <w:rsid w:val="00AA7876"/>
    <w:rsid w:val="00AF1B26"/>
    <w:rsid w:val="00AF347C"/>
    <w:rsid w:val="00AF5B9A"/>
    <w:rsid w:val="00AF6372"/>
    <w:rsid w:val="00AF64D6"/>
    <w:rsid w:val="00B0322F"/>
    <w:rsid w:val="00B073D4"/>
    <w:rsid w:val="00B11950"/>
    <w:rsid w:val="00B12B62"/>
    <w:rsid w:val="00B27807"/>
    <w:rsid w:val="00B71173"/>
    <w:rsid w:val="00B86164"/>
    <w:rsid w:val="00B877FD"/>
    <w:rsid w:val="00BB514A"/>
    <w:rsid w:val="00BC36A3"/>
    <w:rsid w:val="00BD2B90"/>
    <w:rsid w:val="00BD751F"/>
    <w:rsid w:val="00BE70BD"/>
    <w:rsid w:val="00BF54AA"/>
    <w:rsid w:val="00BF5961"/>
    <w:rsid w:val="00C06119"/>
    <w:rsid w:val="00C109BF"/>
    <w:rsid w:val="00C1503C"/>
    <w:rsid w:val="00C2245C"/>
    <w:rsid w:val="00C375F4"/>
    <w:rsid w:val="00C44B83"/>
    <w:rsid w:val="00C61C1B"/>
    <w:rsid w:val="00C6328E"/>
    <w:rsid w:val="00C63503"/>
    <w:rsid w:val="00C653CB"/>
    <w:rsid w:val="00C67310"/>
    <w:rsid w:val="00C856B4"/>
    <w:rsid w:val="00C96EE4"/>
    <w:rsid w:val="00CA221D"/>
    <w:rsid w:val="00CA3AD4"/>
    <w:rsid w:val="00CA6A41"/>
    <w:rsid w:val="00CB5158"/>
    <w:rsid w:val="00CB7D88"/>
    <w:rsid w:val="00CB7EAF"/>
    <w:rsid w:val="00CC50F5"/>
    <w:rsid w:val="00CC6B1D"/>
    <w:rsid w:val="00CD3E3E"/>
    <w:rsid w:val="00CD53E2"/>
    <w:rsid w:val="00CE014A"/>
    <w:rsid w:val="00CE23D4"/>
    <w:rsid w:val="00CE2E00"/>
    <w:rsid w:val="00CE6FEB"/>
    <w:rsid w:val="00CF7289"/>
    <w:rsid w:val="00D34A35"/>
    <w:rsid w:val="00D4353E"/>
    <w:rsid w:val="00D46108"/>
    <w:rsid w:val="00D65A7B"/>
    <w:rsid w:val="00DA65AE"/>
    <w:rsid w:val="00DD49B5"/>
    <w:rsid w:val="00DD6BEE"/>
    <w:rsid w:val="00DE33F4"/>
    <w:rsid w:val="00E16322"/>
    <w:rsid w:val="00E27323"/>
    <w:rsid w:val="00E31DFE"/>
    <w:rsid w:val="00E408A9"/>
    <w:rsid w:val="00E52AFE"/>
    <w:rsid w:val="00E54890"/>
    <w:rsid w:val="00E77240"/>
    <w:rsid w:val="00E81DD3"/>
    <w:rsid w:val="00E91303"/>
    <w:rsid w:val="00E96441"/>
    <w:rsid w:val="00E96B59"/>
    <w:rsid w:val="00EC0F92"/>
    <w:rsid w:val="00EF11D7"/>
    <w:rsid w:val="00EF3F0D"/>
    <w:rsid w:val="00F20C26"/>
    <w:rsid w:val="00F22EB6"/>
    <w:rsid w:val="00F248F7"/>
    <w:rsid w:val="00F30022"/>
    <w:rsid w:val="00F314BA"/>
    <w:rsid w:val="00F34AA8"/>
    <w:rsid w:val="00F35A48"/>
    <w:rsid w:val="00F46233"/>
    <w:rsid w:val="00F468DB"/>
    <w:rsid w:val="00F64548"/>
    <w:rsid w:val="00F809C8"/>
    <w:rsid w:val="00F85AAD"/>
    <w:rsid w:val="00FA076B"/>
    <w:rsid w:val="00FA3128"/>
    <w:rsid w:val="00FB0E73"/>
    <w:rsid w:val="00FB1C7E"/>
    <w:rsid w:val="00FB333F"/>
    <w:rsid w:val="00FB4048"/>
    <w:rsid w:val="00FC2E3D"/>
    <w:rsid w:val="00FC7FE0"/>
    <w:rsid w:val="00FD3B88"/>
    <w:rsid w:val="00FE2088"/>
    <w:rsid w:val="00FF4B96"/>
    <w:rsid w:val="01AD00CE"/>
    <w:rsid w:val="037D4AC6"/>
    <w:rsid w:val="03FB3196"/>
    <w:rsid w:val="068B4749"/>
    <w:rsid w:val="086D0162"/>
    <w:rsid w:val="0A8607D1"/>
    <w:rsid w:val="0C3C461F"/>
    <w:rsid w:val="0E2C2BD1"/>
    <w:rsid w:val="0E8C6923"/>
    <w:rsid w:val="0EAE1EA5"/>
    <w:rsid w:val="103706A7"/>
    <w:rsid w:val="122C565F"/>
    <w:rsid w:val="12DF2B84"/>
    <w:rsid w:val="13566046"/>
    <w:rsid w:val="14CA39A9"/>
    <w:rsid w:val="167A58EE"/>
    <w:rsid w:val="167E7B78"/>
    <w:rsid w:val="16BE610F"/>
    <w:rsid w:val="19345AE7"/>
    <w:rsid w:val="1B33302E"/>
    <w:rsid w:val="1D771F63"/>
    <w:rsid w:val="1F2A7C6E"/>
    <w:rsid w:val="1FB91219"/>
    <w:rsid w:val="1FBC219E"/>
    <w:rsid w:val="21787EF5"/>
    <w:rsid w:val="223728B2"/>
    <w:rsid w:val="24DB2B05"/>
    <w:rsid w:val="28DB0B60"/>
    <w:rsid w:val="2A043D7C"/>
    <w:rsid w:val="2ACD2277"/>
    <w:rsid w:val="2CE77338"/>
    <w:rsid w:val="2E897D68"/>
    <w:rsid w:val="2F750C6B"/>
    <w:rsid w:val="30D5792D"/>
    <w:rsid w:val="37B916ED"/>
    <w:rsid w:val="3D4D399F"/>
    <w:rsid w:val="3E4A03BF"/>
    <w:rsid w:val="3EC84510"/>
    <w:rsid w:val="432C4745"/>
    <w:rsid w:val="44D47F78"/>
    <w:rsid w:val="46860C43"/>
    <w:rsid w:val="469730DC"/>
    <w:rsid w:val="46F60EF7"/>
    <w:rsid w:val="48617250"/>
    <w:rsid w:val="49A87567"/>
    <w:rsid w:val="4A013479"/>
    <w:rsid w:val="4B2C18E1"/>
    <w:rsid w:val="4B7C61E8"/>
    <w:rsid w:val="4DC0189A"/>
    <w:rsid w:val="52514F1D"/>
    <w:rsid w:val="552B1DC7"/>
    <w:rsid w:val="58A57E7F"/>
    <w:rsid w:val="5D5723B1"/>
    <w:rsid w:val="5ECB7D14"/>
    <w:rsid w:val="6505684A"/>
    <w:rsid w:val="685E0A06"/>
    <w:rsid w:val="69775D94"/>
    <w:rsid w:val="6F1005C4"/>
    <w:rsid w:val="703838A9"/>
    <w:rsid w:val="73357A0F"/>
    <w:rsid w:val="741A4809"/>
    <w:rsid w:val="74D00AB5"/>
    <w:rsid w:val="76BC735B"/>
    <w:rsid w:val="794F1893"/>
    <w:rsid w:val="79A2131D"/>
    <w:rsid w:val="7B615DFB"/>
    <w:rsid w:val="7B7B3CA6"/>
    <w:rsid w:val="7EC628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00AF98F0"/>
  <w15:docId w15:val="{C8CA6ADE-7056-48F1-81AC-0F7FB773F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A0356"/>
    <w:pPr>
      <w:widowControl w:val="0"/>
      <w:jc w:val="both"/>
    </w:pPr>
    <w:rPr>
      <w:kern w:val="2"/>
      <w:sz w:val="21"/>
    </w:rPr>
  </w:style>
  <w:style w:type="paragraph" w:styleId="1">
    <w:name w:val="heading 1"/>
    <w:basedOn w:val="a"/>
    <w:next w:val="a"/>
    <w:qFormat/>
    <w:rsid w:val="005A0356"/>
    <w:pPr>
      <w:keepNext/>
      <w:keepLines/>
      <w:spacing w:before="120" w:after="120" w:line="360" w:lineRule="auto"/>
      <w:outlineLvl w:val="0"/>
    </w:pPr>
    <w:rPr>
      <w:rFonts w:ascii="宋体"/>
      <w:b/>
      <w:color w:val="000000"/>
      <w:kern w:val="0"/>
      <w:sz w:val="24"/>
    </w:rPr>
  </w:style>
  <w:style w:type="paragraph" w:styleId="2">
    <w:name w:val="heading 2"/>
    <w:basedOn w:val="a"/>
    <w:next w:val="a"/>
    <w:qFormat/>
    <w:rsid w:val="005A0356"/>
    <w:pPr>
      <w:keepNext/>
      <w:keepLines/>
      <w:spacing w:before="260" w:after="260" w:line="413" w:lineRule="auto"/>
      <w:outlineLvl w:val="1"/>
    </w:pPr>
    <w:rPr>
      <w:rFonts w:ascii="Arial" w:eastAsia="黑体" w:hAnsi="Arial"/>
      <w:b/>
      <w:sz w:val="32"/>
    </w:rPr>
  </w:style>
  <w:style w:type="paragraph" w:styleId="3">
    <w:name w:val="heading 3"/>
    <w:basedOn w:val="a"/>
    <w:next w:val="a"/>
    <w:qFormat/>
    <w:rsid w:val="005A0356"/>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页眉 Char"/>
    <w:basedOn w:val="a0"/>
    <w:link w:val="a3"/>
    <w:uiPriority w:val="99"/>
    <w:rsid w:val="005A0356"/>
    <w:rPr>
      <w:rFonts w:eastAsia="宋体"/>
      <w:kern w:val="2"/>
      <w:sz w:val="18"/>
      <w:lang w:val="en-US" w:eastAsia="zh-CN"/>
    </w:rPr>
  </w:style>
  <w:style w:type="character" w:styleId="a4">
    <w:name w:val="Hyperlink"/>
    <w:basedOn w:val="a0"/>
    <w:rsid w:val="005A0356"/>
    <w:rPr>
      <w:color w:val="0000FF"/>
      <w:u w:val="single"/>
    </w:rPr>
  </w:style>
  <w:style w:type="character" w:styleId="a5">
    <w:name w:val="page number"/>
    <w:basedOn w:val="a0"/>
    <w:rsid w:val="005A0356"/>
  </w:style>
  <w:style w:type="character" w:styleId="a6">
    <w:name w:val="annotation reference"/>
    <w:basedOn w:val="a0"/>
    <w:rsid w:val="005A0356"/>
    <w:rPr>
      <w:sz w:val="21"/>
    </w:rPr>
  </w:style>
  <w:style w:type="character" w:styleId="a7">
    <w:name w:val="footnote reference"/>
    <w:basedOn w:val="a0"/>
    <w:rsid w:val="005A0356"/>
    <w:rPr>
      <w:vertAlign w:val="superscript"/>
    </w:rPr>
  </w:style>
  <w:style w:type="character" w:customStyle="1" w:styleId="unnamed11">
    <w:name w:val="unnamed11"/>
    <w:basedOn w:val="a0"/>
    <w:rsid w:val="005A0356"/>
    <w:rPr>
      <w:rFonts w:ascii="宋体" w:eastAsia="宋体" w:hAnsi="宋体" w:hint="eastAsia"/>
      <w:sz w:val="18"/>
    </w:rPr>
  </w:style>
  <w:style w:type="character" w:customStyle="1" w:styleId="Char0">
    <w:name w:val="标题 Char"/>
    <w:basedOn w:val="a0"/>
    <w:link w:val="a8"/>
    <w:rsid w:val="005A0356"/>
    <w:rPr>
      <w:rFonts w:ascii="Cambria" w:hAnsi="Cambria"/>
      <w:b/>
      <w:kern w:val="2"/>
      <w:sz w:val="32"/>
    </w:rPr>
  </w:style>
  <w:style w:type="character" w:customStyle="1" w:styleId="read">
    <w:name w:val="read"/>
    <w:basedOn w:val="a0"/>
    <w:rsid w:val="005A0356"/>
  </w:style>
  <w:style w:type="character" w:customStyle="1" w:styleId="Char1">
    <w:name w:val="正文文本 Char"/>
    <w:link w:val="a9"/>
    <w:rsid w:val="005A0356"/>
    <w:rPr>
      <w:rFonts w:ascii="宋体"/>
      <w:kern w:val="0"/>
    </w:rPr>
  </w:style>
  <w:style w:type="paragraph" w:styleId="30">
    <w:name w:val="Body Text Indent 3"/>
    <w:basedOn w:val="a"/>
    <w:rsid w:val="005A0356"/>
    <w:pPr>
      <w:autoSpaceDE w:val="0"/>
      <w:autoSpaceDN w:val="0"/>
      <w:adjustRightInd w:val="0"/>
      <w:spacing w:line="360" w:lineRule="auto"/>
      <w:ind w:left="420" w:firstLine="435"/>
    </w:pPr>
    <w:rPr>
      <w:color w:val="0000FF"/>
    </w:rPr>
  </w:style>
  <w:style w:type="paragraph" w:styleId="a3">
    <w:name w:val="header"/>
    <w:basedOn w:val="a"/>
    <w:link w:val="Char"/>
    <w:uiPriority w:val="99"/>
    <w:rsid w:val="005A0356"/>
    <w:pPr>
      <w:pBdr>
        <w:bottom w:val="single" w:sz="6" w:space="1" w:color="auto"/>
      </w:pBdr>
      <w:tabs>
        <w:tab w:val="center" w:pos="4153"/>
        <w:tab w:val="right" w:pos="8306"/>
      </w:tabs>
      <w:snapToGrid w:val="0"/>
      <w:jc w:val="center"/>
    </w:pPr>
    <w:rPr>
      <w:sz w:val="18"/>
    </w:rPr>
  </w:style>
  <w:style w:type="paragraph" w:styleId="aa">
    <w:name w:val="Balloon Text"/>
    <w:basedOn w:val="a"/>
    <w:rsid w:val="005A0356"/>
    <w:rPr>
      <w:sz w:val="18"/>
    </w:rPr>
  </w:style>
  <w:style w:type="paragraph" w:styleId="ab">
    <w:name w:val="annotation subject"/>
    <w:basedOn w:val="ac"/>
    <w:next w:val="ac"/>
    <w:rsid w:val="005A0356"/>
    <w:rPr>
      <w:b/>
    </w:rPr>
  </w:style>
  <w:style w:type="paragraph" w:styleId="ad">
    <w:name w:val="Document Map"/>
    <w:basedOn w:val="a"/>
    <w:rsid w:val="005A0356"/>
    <w:pPr>
      <w:shd w:val="clear" w:color="auto" w:fill="000080"/>
    </w:pPr>
  </w:style>
  <w:style w:type="paragraph" w:styleId="a9">
    <w:name w:val="Body Text"/>
    <w:basedOn w:val="a"/>
    <w:link w:val="Char1"/>
    <w:rsid w:val="005A0356"/>
    <w:pPr>
      <w:autoSpaceDE w:val="0"/>
      <w:autoSpaceDN w:val="0"/>
      <w:adjustRightInd w:val="0"/>
      <w:spacing w:line="360" w:lineRule="auto"/>
      <w:jc w:val="left"/>
    </w:pPr>
    <w:rPr>
      <w:rFonts w:ascii="宋体"/>
      <w:kern w:val="0"/>
      <w:sz w:val="20"/>
    </w:rPr>
  </w:style>
  <w:style w:type="paragraph" w:styleId="a8">
    <w:name w:val="Title"/>
    <w:basedOn w:val="a"/>
    <w:next w:val="a"/>
    <w:link w:val="Char0"/>
    <w:qFormat/>
    <w:rsid w:val="005A0356"/>
    <w:pPr>
      <w:spacing w:before="240" w:after="60"/>
      <w:jc w:val="center"/>
      <w:outlineLvl w:val="0"/>
    </w:pPr>
    <w:rPr>
      <w:rFonts w:ascii="Cambria" w:hAnsi="Cambria"/>
      <w:b/>
      <w:sz w:val="32"/>
    </w:rPr>
  </w:style>
  <w:style w:type="paragraph" w:styleId="ae">
    <w:name w:val="Plain Text"/>
    <w:basedOn w:val="a"/>
    <w:rsid w:val="005A0356"/>
    <w:pPr>
      <w:adjustRightInd w:val="0"/>
      <w:spacing w:line="312" w:lineRule="atLeast"/>
      <w:textAlignment w:val="baseline"/>
    </w:pPr>
    <w:rPr>
      <w:rFonts w:ascii="宋体" w:hAnsi="Courier New"/>
      <w:kern w:val="0"/>
    </w:rPr>
  </w:style>
  <w:style w:type="paragraph" w:styleId="af">
    <w:name w:val="Normal Indent"/>
    <w:basedOn w:val="a"/>
    <w:rsid w:val="005A0356"/>
    <w:pPr>
      <w:ind w:firstLineChars="200" w:firstLine="420"/>
    </w:pPr>
  </w:style>
  <w:style w:type="paragraph" w:styleId="10">
    <w:name w:val="toc 1"/>
    <w:basedOn w:val="a"/>
    <w:next w:val="a"/>
    <w:rsid w:val="005A0356"/>
    <w:pPr>
      <w:tabs>
        <w:tab w:val="right" w:leader="dot" w:pos="8296"/>
      </w:tabs>
      <w:spacing w:line="360" w:lineRule="auto"/>
    </w:pPr>
  </w:style>
  <w:style w:type="paragraph" w:styleId="31">
    <w:name w:val="toc 3"/>
    <w:basedOn w:val="a"/>
    <w:next w:val="a"/>
    <w:rsid w:val="005A0356"/>
    <w:pPr>
      <w:ind w:leftChars="400" w:left="840"/>
    </w:pPr>
  </w:style>
  <w:style w:type="paragraph" w:styleId="ac">
    <w:name w:val="annotation text"/>
    <w:basedOn w:val="a"/>
    <w:rsid w:val="005A0356"/>
    <w:pPr>
      <w:jc w:val="left"/>
    </w:pPr>
  </w:style>
  <w:style w:type="paragraph" w:styleId="af0">
    <w:name w:val="footnote text"/>
    <w:basedOn w:val="a"/>
    <w:rsid w:val="005A0356"/>
    <w:pPr>
      <w:snapToGrid w:val="0"/>
      <w:jc w:val="left"/>
    </w:pPr>
    <w:rPr>
      <w:sz w:val="18"/>
    </w:rPr>
  </w:style>
  <w:style w:type="paragraph" w:styleId="af1">
    <w:name w:val="footer"/>
    <w:basedOn w:val="a"/>
    <w:rsid w:val="005A0356"/>
    <w:pPr>
      <w:tabs>
        <w:tab w:val="center" w:pos="4153"/>
        <w:tab w:val="right" w:pos="8306"/>
      </w:tabs>
      <w:snapToGrid w:val="0"/>
      <w:jc w:val="left"/>
    </w:pPr>
    <w:rPr>
      <w:sz w:val="18"/>
    </w:rPr>
  </w:style>
  <w:style w:type="paragraph" w:styleId="20">
    <w:name w:val="Body Text Indent 2"/>
    <w:basedOn w:val="a"/>
    <w:rsid w:val="005A0356"/>
    <w:pPr>
      <w:spacing w:line="360" w:lineRule="auto"/>
      <w:ind w:firstLine="425"/>
    </w:pPr>
    <w:rPr>
      <w:rFonts w:ascii="仿宋_GB2312" w:eastAsia="仿宋_GB2312"/>
      <w:sz w:val="28"/>
    </w:rPr>
  </w:style>
  <w:style w:type="paragraph" w:customStyle="1" w:styleId="CharChar">
    <w:name w:val="Char Char"/>
    <w:basedOn w:val="a"/>
    <w:rsid w:val="005A0356"/>
  </w:style>
  <w:style w:type="paragraph" w:customStyle="1" w:styleId="Listbullet">
    <w:name w:val="List_bullet"/>
    <w:basedOn w:val="a"/>
    <w:rsid w:val="005A0356"/>
    <w:pPr>
      <w:widowControl/>
      <w:numPr>
        <w:numId w:val="1"/>
      </w:numPr>
      <w:tabs>
        <w:tab w:val="left" w:pos="360"/>
      </w:tabs>
      <w:jc w:val="left"/>
    </w:pPr>
    <w:rPr>
      <w:kern w:val="0"/>
      <w:sz w:val="24"/>
    </w:rPr>
  </w:style>
  <w:style w:type="paragraph" w:customStyle="1" w:styleId="unnamed1">
    <w:name w:val="unnamed1"/>
    <w:basedOn w:val="a"/>
    <w:rsid w:val="005A0356"/>
    <w:pPr>
      <w:spacing w:before="60" w:after="60"/>
      <w:ind w:left="15" w:right="15"/>
    </w:pPr>
    <w:rPr>
      <w:rFonts w:ascii="宋体" w:hAnsi="宋体" w:hint="eastAsia"/>
      <w:color w:val="000000"/>
      <w:sz w:val="18"/>
      <w:szCs w:val="18"/>
    </w:rPr>
  </w:style>
  <w:style w:type="paragraph" w:customStyle="1" w:styleId="CharCharChar">
    <w:name w:val="Char Char Char"/>
    <w:basedOn w:val="a"/>
    <w:rsid w:val="005A0356"/>
  </w:style>
  <w:style w:type="paragraph" w:customStyle="1" w:styleId="af2">
    <w:name w:val="正文正文"/>
    <w:basedOn w:val="a"/>
    <w:rsid w:val="005A0356"/>
    <w:pPr>
      <w:spacing w:afterLines="25" w:line="360" w:lineRule="auto"/>
      <w:ind w:firstLineChars="200" w:firstLine="200"/>
    </w:pPr>
    <w:rPr>
      <w:sz w:val="24"/>
    </w:rPr>
  </w:style>
  <w:style w:type="paragraph" w:customStyle="1" w:styleId="af3">
    <w:name w:val="正文所"/>
    <w:basedOn w:val="a"/>
    <w:rsid w:val="005A0356"/>
    <w:pPr>
      <w:spacing w:line="360" w:lineRule="auto"/>
      <w:ind w:firstLineChars="200" w:firstLine="420"/>
    </w:pPr>
    <w:rPr>
      <w:rFonts w:ascii="宋体"/>
    </w:rPr>
  </w:style>
  <w:style w:type="paragraph" w:customStyle="1" w:styleId="Char2">
    <w:name w:val="Char"/>
    <w:basedOn w:val="a"/>
    <w:rsid w:val="005A0356"/>
  </w:style>
  <w:style w:type="paragraph" w:customStyle="1" w:styleId="CharChar1">
    <w:name w:val="Char Char1"/>
    <w:basedOn w:val="a"/>
    <w:rsid w:val="005A0356"/>
  </w:style>
  <w:style w:type="paragraph" w:customStyle="1" w:styleId="Default">
    <w:name w:val="Default"/>
    <w:rsid w:val="005A0356"/>
    <w:pPr>
      <w:widowControl w:val="0"/>
      <w:autoSpaceDE w:val="0"/>
      <w:autoSpaceDN w:val="0"/>
      <w:adjustRightInd w:val="0"/>
    </w:pPr>
    <w:rPr>
      <w:rFonts w:ascii="宋体"/>
      <w:color w:val="000000"/>
      <w:sz w:val="24"/>
    </w:rPr>
  </w:style>
  <w:style w:type="paragraph" w:customStyle="1" w:styleId="Char3">
    <w:name w:val="Char"/>
    <w:basedOn w:val="a"/>
    <w:rsid w:val="005A0356"/>
  </w:style>
  <w:style w:type="paragraph" w:customStyle="1" w:styleId="msonormal1">
    <w:name w:val="msonormal1"/>
    <w:rsid w:val="005A0356"/>
    <w:pPr>
      <w:widowControl w:val="0"/>
      <w:jc w:val="both"/>
    </w:pPr>
    <w:rPr>
      <w:kern w:val="2"/>
      <w:sz w:val="21"/>
    </w:rPr>
  </w:style>
  <w:style w:type="paragraph" w:customStyle="1" w:styleId="InfoBlue">
    <w:name w:val="InfoBlue"/>
    <w:basedOn w:val="a"/>
    <w:next w:val="a9"/>
    <w:rsid w:val="005A0356"/>
    <w:pPr>
      <w:tabs>
        <w:tab w:val="left" w:pos="420"/>
      </w:tabs>
      <w:spacing w:after="120" w:line="240" w:lineRule="atLeast"/>
      <w:ind w:left="420" w:hanging="420"/>
      <w:jc w:val="left"/>
    </w:pPr>
    <w:rPr>
      <w:rFonts w:ascii="宋体" w:hAnsi="宋体"/>
    </w:rPr>
  </w:style>
  <w:style w:type="paragraph" w:customStyle="1" w:styleId="CharCharCharChar">
    <w:name w:val="Char Char Char Char"/>
    <w:basedOn w:val="a"/>
    <w:rsid w:val="005A0356"/>
    <w:pPr>
      <w:tabs>
        <w:tab w:val="left" w:pos="360"/>
      </w:tabs>
    </w:pPr>
  </w:style>
  <w:style w:type="paragraph" w:styleId="af4">
    <w:name w:val="Revision"/>
    <w:hidden/>
    <w:uiPriority w:val="99"/>
    <w:unhideWhenUsed/>
    <w:rsid w:val="003D4ED9"/>
    <w:rPr>
      <w:kern w:val="2"/>
      <w:sz w:val="21"/>
    </w:rPr>
  </w:style>
  <w:style w:type="paragraph" w:styleId="af5">
    <w:name w:val="List Paragraph"/>
    <w:basedOn w:val="a"/>
    <w:uiPriority w:val="99"/>
    <w:qFormat/>
    <w:rsid w:val="00393888"/>
    <w:pPr>
      <w:ind w:firstLineChars="200" w:firstLine="420"/>
    </w:pPr>
  </w:style>
  <w:style w:type="paragraph" w:customStyle="1" w:styleId="-">
    <w:name w:val="模板-正文"/>
    <w:basedOn w:val="af6"/>
    <w:link w:val="-Char"/>
    <w:qFormat/>
    <w:rsid w:val="002033A5"/>
    <w:pPr>
      <w:shd w:val="clear" w:color="auto" w:fill="FFFFFF"/>
      <w:adjustRightInd w:val="0"/>
      <w:snapToGrid w:val="0"/>
      <w:spacing w:line="360" w:lineRule="auto"/>
      <w:ind w:firstLineChars="200" w:firstLine="200"/>
    </w:pPr>
    <w:rPr>
      <w:rFonts w:ascii="宋体" w:hAnsi="宋体"/>
      <w:color w:val="222222"/>
      <w:kern w:val="0"/>
      <w:szCs w:val="21"/>
    </w:rPr>
  </w:style>
  <w:style w:type="character" w:customStyle="1" w:styleId="-Char">
    <w:name w:val="模板-正文 Char"/>
    <w:link w:val="-"/>
    <w:rsid w:val="002033A5"/>
    <w:rPr>
      <w:rFonts w:ascii="宋体" w:hAnsi="宋体"/>
      <w:color w:val="222222"/>
      <w:sz w:val="24"/>
      <w:szCs w:val="21"/>
      <w:shd w:val="clear" w:color="auto" w:fill="FFFFFF"/>
    </w:rPr>
  </w:style>
  <w:style w:type="paragraph" w:styleId="af6">
    <w:name w:val="Normal (Web)"/>
    <w:basedOn w:val="a"/>
    <w:uiPriority w:val="99"/>
    <w:semiHidden/>
    <w:unhideWhenUsed/>
    <w:rsid w:val="002033A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736289">
      <w:bodyDiv w:val="1"/>
      <w:marLeft w:val="0"/>
      <w:marRight w:val="0"/>
      <w:marTop w:val="0"/>
      <w:marBottom w:val="0"/>
      <w:divBdr>
        <w:top w:val="none" w:sz="0" w:space="0" w:color="auto"/>
        <w:left w:val="none" w:sz="0" w:space="0" w:color="auto"/>
        <w:bottom w:val="none" w:sz="0" w:space="0" w:color="auto"/>
        <w:right w:val="none" w:sz="0" w:space="0" w:color="auto"/>
      </w:divBdr>
    </w:div>
    <w:div w:id="553929555">
      <w:bodyDiv w:val="1"/>
      <w:marLeft w:val="0"/>
      <w:marRight w:val="0"/>
      <w:marTop w:val="0"/>
      <w:marBottom w:val="0"/>
      <w:divBdr>
        <w:top w:val="none" w:sz="0" w:space="0" w:color="auto"/>
        <w:left w:val="none" w:sz="0" w:space="0" w:color="auto"/>
        <w:bottom w:val="none" w:sz="0" w:space="0" w:color="auto"/>
        <w:right w:val="none" w:sz="0" w:space="0" w:color="auto"/>
      </w:divBdr>
    </w:div>
    <w:div w:id="781535530">
      <w:bodyDiv w:val="1"/>
      <w:marLeft w:val="0"/>
      <w:marRight w:val="0"/>
      <w:marTop w:val="0"/>
      <w:marBottom w:val="0"/>
      <w:divBdr>
        <w:top w:val="none" w:sz="0" w:space="0" w:color="auto"/>
        <w:left w:val="none" w:sz="0" w:space="0" w:color="auto"/>
        <w:bottom w:val="none" w:sz="0" w:space="0" w:color="auto"/>
        <w:right w:val="none" w:sz="0" w:space="0" w:color="auto"/>
      </w:divBdr>
    </w:div>
    <w:div w:id="881747373">
      <w:bodyDiv w:val="1"/>
      <w:marLeft w:val="0"/>
      <w:marRight w:val="0"/>
      <w:marTop w:val="0"/>
      <w:marBottom w:val="0"/>
      <w:divBdr>
        <w:top w:val="none" w:sz="0" w:space="0" w:color="auto"/>
        <w:left w:val="none" w:sz="0" w:space="0" w:color="auto"/>
        <w:bottom w:val="none" w:sz="0" w:space="0" w:color="auto"/>
        <w:right w:val="none" w:sz="0" w:space="0" w:color="auto"/>
      </w:divBdr>
    </w:div>
    <w:div w:id="1028801287">
      <w:bodyDiv w:val="1"/>
      <w:marLeft w:val="0"/>
      <w:marRight w:val="0"/>
      <w:marTop w:val="0"/>
      <w:marBottom w:val="0"/>
      <w:divBdr>
        <w:top w:val="none" w:sz="0" w:space="0" w:color="auto"/>
        <w:left w:val="none" w:sz="0" w:space="0" w:color="auto"/>
        <w:bottom w:val="none" w:sz="0" w:space="0" w:color="auto"/>
        <w:right w:val="none" w:sz="0" w:space="0" w:color="auto"/>
      </w:divBdr>
    </w:div>
    <w:div w:id="1109085713">
      <w:bodyDiv w:val="1"/>
      <w:marLeft w:val="0"/>
      <w:marRight w:val="0"/>
      <w:marTop w:val="0"/>
      <w:marBottom w:val="0"/>
      <w:divBdr>
        <w:top w:val="none" w:sz="0" w:space="0" w:color="auto"/>
        <w:left w:val="none" w:sz="0" w:space="0" w:color="auto"/>
        <w:bottom w:val="none" w:sz="0" w:space="0" w:color="auto"/>
        <w:right w:val="none" w:sz="0" w:space="0" w:color="auto"/>
      </w:divBdr>
    </w:div>
    <w:div w:id="1214653892">
      <w:bodyDiv w:val="1"/>
      <w:marLeft w:val="0"/>
      <w:marRight w:val="0"/>
      <w:marTop w:val="0"/>
      <w:marBottom w:val="0"/>
      <w:divBdr>
        <w:top w:val="none" w:sz="0" w:space="0" w:color="auto"/>
        <w:left w:val="none" w:sz="0" w:space="0" w:color="auto"/>
        <w:bottom w:val="none" w:sz="0" w:space="0" w:color="auto"/>
        <w:right w:val="none" w:sz="0" w:space="0" w:color="auto"/>
      </w:divBdr>
    </w:div>
    <w:div w:id="182624180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CEEACA"/>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C1C966-B323-4BD7-B964-F87ABC0B0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114</Pages>
  <Words>10929</Words>
  <Characters>62298</Characters>
  <Application>Microsoft Office Word</Application>
  <DocSecurity>0</DocSecurity>
  <Lines>519</Lines>
  <Paragraphs>146</Paragraphs>
  <ScaleCrop>false</ScaleCrop>
  <Company>E FUND</Company>
  <LinksUpToDate>false</LinksUpToDate>
  <CharactersWithSpaces>73081</CharactersWithSpaces>
  <SharedDoc>false</SharedDoc>
  <HLinks>
    <vt:vector size="144" baseType="variant">
      <vt:variant>
        <vt:i4>1441841</vt:i4>
      </vt:variant>
      <vt:variant>
        <vt:i4>140</vt:i4>
      </vt:variant>
      <vt:variant>
        <vt:i4>0</vt:i4>
      </vt:variant>
      <vt:variant>
        <vt:i4>5</vt:i4>
      </vt:variant>
      <vt:variant>
        <vt:lpwstr/>
      </vt:variant>
      <vt:variant>
        <vt:lpwstr>_Toc15045</vt:lpwstr>
      </vt:variant>
      <vt:variant>
        <vt:i4>1310777</vt:i4>
      </vt:variant>
      <vt:variant>
        <vt:i4>134</vt:i4>
      </vt:variant>
      <vt:variant>
        <vt:i4>0</vt:i4>
      </vt:variant>
      <vt:variant>
        <vt:i4>5</vt:i4>
      </vt:variant>
      <vt:variant>
        <vt:lpwstr/>
      </vt:variant>
      <vt:variant>
        <vt:lpwstr>_Toc9704</vt:lpwstr>
      </vt:variant>
      <vt:variant>
        <vt:i4>1441844</vt:i4>
      </vt:variant>
      <vt:variant>
        <vt:i4>128</vt:i4>
      </vt:variant>
      <vt:variant>
        <vt:i4>0</vt:i4>
      </vt:variant>
      <vt:variant>
        <vt:i4>5</vt:i4>
      </vt:variant>
      <vt:variant>
        <vt:lpwstr/>
      </vt:variant>
      <vt:variant>
        <vt:lpwstr>_Toc28690</vt:lpwstr>
      </vt:variant>
      <vt:variant>
        <vt:i4>1441847</vt:i4>
      </vt:variant>
      <vt:variant>
        <vt:i4>122</vt:i4>
      </vt:variant>
      <vt:variant>
        <vt:i4>0</vt:i4>
      </vt:variant>
      <vt:variant>
        <vt:i4>5</vt:i4>
      </vt:variant>
      <vt:variant>
        <vt:lpwstr/>
      </vt:variant>
      <vt:variant>
        <vt:lpwstr>_Toc6110</vt:lpwstr>
      </vt:variant>
      <vt:variant>
        <vt:i4>1179699</vt:i4>
      </vt:variant>
      <vt:variant>
        <vt:i4>116</vt:i4>
      </vt:variant>
      <vt:variant>
        <vt:i4>0</vt:i4>
      </vt:variant>
      <vt:variant>
        <vt:i4>5</vt:i4>
      </vt:variant>
      <vt:variant>
        <vt:lpwstr/>
      </vt:variant>
      <vt:variant>
        <vt:lpwstr>_Toc23166</vt:lpwstr>
      </vt:variant>
      <vt:variant>
        <vt:i4>1507376</vt:i4>
      </vt:variant>
      <vt:variant>
        <vt:i4>110</vt:i4>
      </vt:variant>
      <vt:variant>
        <vt:i4>0</vt:i4>
      </vt:variant>
      <vt:variant>
        <vt:i4>5</vt:i4>
      </vt:variant>
      <vt:variant>
        <vt:lpwstr/>
      </vt:variant>
      <vt:variant>
        <vt:lpwstr>_Toc11113</vt:lpwstr>
      </vt:variant>
      <vt:variant>
        <vt:i4>1245233</vt:i4>
      </vt:variant>
      <vt:variant>
        <vt:i4>104</vt:i4>
      </vt:variant>
      <vt:variant>
        <vt:i4>0</vt:i4>
      </vt:variant>
      <vt:variant>
        <vt:i4>5</vt:i4>
      </vt:variant>
      <vt:variant>
        <vt:lpwstr/>
      </vt:variant>
      <vt:variant>
        <vt:lpwstr>_Toc21351</vt:lpwstr>
      </vt:variant>
      <vt:variant>
        <vt:i4>1769526</vt:i4>
      </vt:variant>
      <vt:variant>
        <vt:i4>98</vt:i4>
      </vt:variant>
      <vt:variant>
        <vt:i4>0</vt:i4>
      </vt:variant>
      <vt:variant>
        <vt:i4>5</vt:i4>
      </vt:variant>
      <vt:variant>
        <vt:lpwstr/>
      </vt:variant>
      <vt:variant>
        <vt:lpwstr>_Toc18747</vt:lpwstr>
      </vt:variant>
      <vt:variant>
        <vt:i4>1507378</vt:i4>
      </vt:variant>
      <vt:variant>
        <vt:i4>92</vt:i4>
      </vt:variant>
      <vt:variant>
        <vt:i4>0</vt:i4>
      </vt:variant>
      <vt:variant>
        <vt:i4>5</vt:i4>
      </vt:variant>
      <vt:variant>
        <vt:lpwstr/>
      </vt:variant>
      <vt:variant>
        <vt:lpwstr>_Toc15351</vt:lpwstr>
      </vt:variant>
      <vt:variant>
        <vt:i4>1048639</vt:i4>
      </vt:variant>
      <vt:variant>
        <vt:i4>86</vt:i4>
      </vt:variant>
      <vt:variant>
        <vt:i4>0</vt:i4>
      </vt:variant>
      <vt:variant>
        <vt:i4>5</vt:i4>
      </vt:variant>
      <vt:variant>
        <vt:lpwstr/>
      </vt:variant>
      <vt:variant>
        <vt:lpwstr>_Toc6493</vt:lpwstr>
      </vt:variant>
      <vt:variant>
        <vt:i4>1179696</vt:i4>
      </vt:variant>
      <vt:variant>
        <vt:i4>80</vt:i4>
      </vt:variant>
      <vt:variant>
        <vt:i4>0</vt:i4>
      </vt:variant>
      <vt:variant>
        <vt:i4>5</vt:i4>
      </vt:variant>
      <vt:variant>
        <vt:lpwstr/>
      </vt:variant>
      <vt:variant>
        <vt:lpwstr>_Toc2623</vt:lpwstr>
      </vt:variant>
      <vt:variant>
        <vt:i4>1376313</vt:i4>
      </vt:variant>
      <vt:variant>
        <vt:i4>74</vt:i4>
      </vt:variant>
      <vt:variant>
        <vt:i4>0</vt:i4>
      </vt:variant>
      <vt:variant>
        <vt:i4>5</vt:i4>
      </vt:variant>
      <vt:variant>
        <vt:lpwstr/>
      </vt:variant>
      <vt:variant>
        <vt:lpwstr>_Toc13819</vt:lpwstr>
      </vt:variant>
      <vt:variant>
        <vt:i4>1048626</vt:i4>
      </vt:variant>
      <vt:variant>
        <vt:i4>68</vt:i4>
      </vt:variant>
      <vt:variant>
        <vt:i4>0</vt:i4>
      </vt:variant>
      <vt:variant>
        <vt:i4>5</vt:i4>
      </vt:variant>
      <vt:variant>
        <vt:lpwstr/>
      </vt:variant>
      <vt:variant>
        <vt:lpwstr>_Toc13343</vt:lpwstr>
      </vt:variant>
      <vt:variant>
        <vt:i4>1048631</vt:i4>
      </vt:variant>
      <vt:variant>
        <vt:i4>62</vt:i4>
      </vt:variant>
      <vt:variant>
        <vt:i4>0</vt:i4>
      </vt:variant>
      <vt:variant>
        <vt:i4>5</vt:i4>
      </vt:variant>
      <vt:variant>
        <vt:lpwstr/>
      </vt:variant>
      <vt:variant>
        <vt:lpwstr>_Toc31469</vt:lpwstr>
      </vt:variant>
      <vt:variant>
        <vt:i4>1048635</vt:i4>
      </vt:variant>
      <vt:variant>
        <vt:i4>56</vt:i4>
      </vt:variant>
      <vt:variant>
        <vt:i4>0</vt:i4>
      </vt:variant>
      <vt:variant>
        <vt:i4>5</vt:i4>
      </vt:variant>
      <vt:variant>
        <vt:lpwstr/>
      </vt:variant>
      <vt:variant>
        <vt:lpwstr>_Toc20976</vt:lpwstr>
      </vt:variant>
      <vt:variant>
        <vt:i4>1638454</vt:i4>
      </vt:variant>
      <vt:variant>
        <vt:i4>50</vt:i4>
      </vt:variant>
      <vt:variant>
        <vt:i4>0</vt:i4>
      </vt:variant>
      <vt:variant>
        <vt:i4>5</vt:i4>
      </vt:variant>
      <vt:variant>
        <vt:lpwstr/>
      </vt:variant>
      <vt:variant>
        <vt:lpwstr>_Toc18769</vt:lpwstr>
      </vt:variant>
      <vt:variant>
        <vt:i4>1114165</vt:i4>
      </vt:variant>
      <vt:variant>
        <vt:i4>44</vt:i4>
      </vt:variant>
      <vt:variant>
        <vt:i4>0</vt:i4>
      </vt:variant>
      <vt:variant>
        <vt:i4>5</vt:i4>
      </vt:variant>
      <vt:variant>
        <vt:lpwstr/>
      </vt:variant>
      <vt:variant>
        <vt:lpwstr>_Toc20768</vt:lpwstr>
      </vt:variant>
      <vt:variant>
        <vt:i4>1310777</vt:i4>
      </vt:variant>
      <vt:variant>
        <vt:i4>38</vt:i4>
      </vt:variant>
      <vt:variant>
        <vt:i4>0</vt:i4>
      </vt:variant>
      <vt:variant>
        <vt:i4>5</vt:i4>
      </vt:variant>
      <vt:variant>
        <vt:lpwstr/>
      </vt:variant>
      <vt:variant>
        <vt:lpwstr>_Toc16859</vt:lpwstr>
      </vt:variant>
      <vt:variant>
        <vt:i4>1966129</vt:i4>
      </vt:variant>
      <vt:variant>
        <vt:i4>32</vt:i4>
      </vt:variant>
      <vt:variant>
        <vt:i4>0</vt:i4>
      </vt:variant>
      <vt:variant>
        <vt:i4>5</vt:i4>
      </vt:variant>
      <vt:variant>
        <vt:lpwstr/>
      </vt:variant>
      <vt:variant>
        <vt:lpwstr>_Toc11081</vt:lpwstr>
      </vt:variant>
      <vt:variant>
        <vt:i4>1769523</vt:i4>
      </vt:variant>
      <vt:variant>
        <vt:i4>26</vt:i4>
      </vt:variant>
      <vt:variant>
        <vt:i4>0</vt:i4>
      </vt:variant>
      <vt:variant>
        <vt:i4>5</vt:i4>
      </vt:variant>
      <vt:variant>
        <vt:lpwstr/>
      </vt:variant>
      <vt:variant>
        <vt:lpwstr>_Toc6559</vt:lpwstr>
      </vt:variant>
      <vt:variant>
        <vt:i4>1769524</vt:i4>
      </vt:variant>
      <vt:variant>
        <vt:i4>20</vt:i4>
      </vt:variant>
      <vt:variant>
        <vt:i4>0</vt:i4>
      </vt:variant>
      <vt:variant>
        <vt:i4>5</vt:i4>
      </vt:variant>
      <vt:variant>
        <vt:lpwstr/>
      </vt:variant>
      <vt:variant>
        <vt:lpwstr>_Toc24682</vt:lpwstr>
      </vt:variant>
      <vt:variant>
        <vt:i4>1245233</vt:i4>
      </vt:variant>
      <vt:variant>
        <vt:i4>14</vt:i4>
      </vt:variant>
      <vt:variant>
        <vt:i4>0</vt:i4>
      </vt:variant>
      <vt:variant>
        <vt:i4>5</vt:i4>
      </vt:variant>
      <vt:variant>
        <vt:lpwstr/>
      </vt:variant>
      <vt:variant>
        <vt:lpwstr>_Toc5246</vt:lpwstr>
      </vt:variant>
      <vt:variant>
        <vt:i4>1245238</vt:i4>
      </vt:variant>
      <vt:variant>
        <vt:i4>8</vt:i4>
      </vt:variant>
      <vt:variant>
        <vt:i4>0</vt:i4>
      </vt:variant>
      <vt:variant>
        <vt:i4>5</vt:i4>
      </vt:variant>
      <vt:variant>
        <vt:lpwstr/>
      </vt:variant>
      <vt:variant>
        <vt:lpwstr>_Toc31551</vt:lpwstr>
      </vt:variant>
      <vt:variant>
        <vt:i4>1048631</vt:i4>
      </vt:variant>
      <vt:variant>
        <vt:i4>2</vt:i4>
      </vt:variant>
      <vt:variant>
        <vt:i4>0</vt:i4>
      </vt:variant>
      <vt:variant>
        <vt:i4>5</vt:i4>
      </vt:variant>
      <vt:variant>
        <vt:lpwstr/>
      </vt:variant>
      <vt:variant>
        <vt:lpwstr>_Toc11660</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曹传琪</dc:creator>
  <cp:lastModifiedBy>brightljy@126.com</cp:lastModifiedBy>
  <cp:revision>2</cp:revision>
  <cp:lastPrinted>2015-12-22T07:29:00Z</cp:lastPrinted>
  <dcterms:created xsi:type="dcterms:W3CDTF">2020-09-07T05:30:00Z</dcterms:created>
  <dcterms:modified xsi:type="dcterms:W3CDTF">2020-09-07T05:30:00Z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2052-9.1.0.4833</vt:lpwstr>
  </property>
</Properties>
</file>