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D95" w:rsidRDefault="002F7D95">
      <w:pPr>
        <w:jc w:val="center"/>
        <w:rPr>
          <w:b/>
          <w:sz w:val="32"/>
        </w:rPr>
      </w:pPr>
      <w:bookmarkStart w:id="0" w:name="_Toc48703888"/>
      <w:bookmarkStart w:id="1" w:name="_Toc466788853"/>
      <w:bookmarkStart w:id="2" w:name="_Toc523829994"/>
      <w:bookmarkStart w:id="3" w:name="_Toc22454436"/>
      <w:bookmarkStart w:id="4" w:name="_Toc48703898"/>
      <w:bookmarkStart w:id="5" w:name="_Toc523829996"/>
      <w:bookmarkStart w:id="6" w:name="_Toc466788855"/>
      <w:bookmarkStart w:id="7" w:name="_Toc466788858"/>
      <w:bookmarkStart w:id="8" w:name="_Toc48703908"/>
      <w:bookmarkStart w:id="9" w:name="_Toc523829999"/>
      <w:bookmarkStart w:id="10" w:name="_Toc88373425"/>
    </w:p>
    <w:p w:rsidR="002F7D95" w:rsidRDefault="002F7D95">
      <w:pPr>
        <w:jc w:val="center"/>
        <w:rPr>
          <w:b/>
          <w:sz w:val="32"/>
        </w:rPr>
      </w:pPr>
    </w:p>
    <w:p w:rsidR="002F7D95" w:rsidRDefault="002F7D95">
      <w:pPr>
        <w:jc w:val="center"/>
        <w:rPr>
          <w:b/>
          <w:sz w:val="32"/>
        </w:rPr>
      </w:pPr>
    </w:p>
    <w:p w:rsidR="002F7D95" w:rsidRDefault="00926BAB">
      <w:pPr>
        <w:jc w:val="center"/>
        <w:rPr>
          <w:b/>
          <w:sz w:val="44"/>
          <w:szCs w:val="44"/>
        </w:rPr>
      </w:pPr>
      <w:proofErr w:type="gramStart"/>
      <w:r>
        <w:rPr>
          <w:rFonts w:hint="eastAsia"/>
          <w:b/>
          <w:sz w:val="44"/>
          <w:szCs w:val="44"/>
        </w:rPr>
        <w:t>创金合</w:t>
      </w:r>
      <w:proofErr w:type="gramEnd"/>
      <w:r>
        <w:rPr>
          <w:rFonts w:hint="eastAsia"/>
          <w:b/>
          <w:sz w:val="44"/>
          <w:szCs w:val="44"/>
        </w:rPr>
        <w:t>信基金管理有限公司</w:t>
      </w:r>
    </w:p>
    <w:p w:rsidR="002F7D95" w:rsidRDefault="002F7D95">
      <w:pPr>
        <w:jc w:val="center"/>
        <w:rPr>
          <w:b/>
          <w:sz w:val="44"/>
          <w:szCs w:val="44"/>
        </w:rPr>
      </w:pPr>
    </w:p>
    <w:p w:rsidR="002F7D95" w:rsidRDefault="00926BAB">
      <w:pPr>
        <w:jc w:val="center"/>
        <w:rPr>
          <w:rFonts w:asciiTheme="minorEastAsia" w:eastAsiaTheme="minorEastAsia" w:hAnsiTheme="minorEastAsia"/>
          <w:b/>
          <w:sz w:val="44"/>
          <w:szCs w:val="44"/>
        </w:rPr>
      </w:pPr>
      <w:r>
        <w:rPr>
          <w:rFonts w:asciiTheme="minorEastAsia" w:eastAsiaTheme="minorEastAsia" w:hAnsiTheme="minorEastAsia" w:hint="eastAsia"/>
          <w:b/>
          <w:sz w:val="44"/>
          <w:szCs w:val="44"/>
        </w:rPr>
        <w:t>创金合信恒利超短债债券型证券投资基金托管协议</w:t>
      </w:r>
    </w:p>
    <w:p w:rsidR="002F7D95" w:rsidRDefault="009F5020">
      <w:pPr>
        <w:jc w:val="center"/>
        <w:rPr>
          <w:rFonts w:ascii="黑体" w:eastAsia="黑体"/>
          <w:sz w:val="30"/>
          <w:szCs w:val="30"/>
        </w:rPr>
      </w:pPr>
      <w:ins w:id="11" w:author="郑雅雯" w:date="2024-04-08T15:53:00Z">
        <w:r w:rsidRPr="009F5020">
          <w:rPr>
            <w:rFonts w:ascii="黑体" w:eastAsia="黑体" w:hint="eastAsia"/>
            <w:sz w:val="30"/>
            <w:szCs w:val="30"/>
          </w:rPr>
          <w:t>（2024年4月修订）</w:t>
        </w:r>
      </w:ins>
    </w:p>
    <w:p w:rsidR="002F7D95" w:rsidRDefault="002F7D95">
      <w:pPr>
        <w:jc w:val="center"/>
        <w:rPr>
          <w:b/>
          <w:sz w:val="32"/>
        </w:rPr>
      </w:pPr>
    </w:p>
    <w:p w:rsidR="002F7D95" w:rsidRDefault="002F7D95">
      <w:pPr>
        <w:rPr>
          <w:rFonts w:ascii="宋体"/>
          <w:sz w:val="30"/>
        </w:rPr>
      </w:pPr>
    </w:p>
    <w:p w:rsidR="002F7D95" w:rsidRDefault="002F7D95">
      <w:pPr>
        <w:rPr>
          <w:rFonts w:ascii="宋体"/>
          <w:sz w:val="30"/>
        </w:rPr>
      </w:pPr>
    </w:p>
    <w:p w:rsidR="002F7D95" w:rsidRDefault="002F7D95">
      <w:pPr>
        <w:rPr>
          <w:rFonts w:ascii="宋体"/>
          <w:sz w:val="30"/>
        </w:rPr>
      </w:pPr>
    </w:p>
    <w:p w:rsidR="002F7D95" w:rsidRDefault="002F7D95">
      <w:pPr>
        <w:rPr>
          <w:rFonts w:ascii="宋体"/>
          <w:sz w:val="30"/>
        </w:rPr>
      </w:pPr>
    </w:p>
    <w:p w:rsidR="002F7D95" w:rsidRDefault="002F7D95">
      <w:pPr>
        <w:rPr>
          <w:rFonts w:ascii="宋体"/>
          <w:sz w:val="30"/>
        </w:rPr>
      </w:pPr>
    </w:p>
    <w:p w:rsidR="002F7D95" w:rsidRDefault="002F7D95">
      <w:pPr>
        <w:rPr>
          <w:rFonts w:asciiTheme="minorEastAsia" w:eastAsiaTheme="minorEastAsia" w:hAnsiTheme="minorEastAsia"/>
          <w:sz w:val="30"/>
        </w:rPr>
      </w:pPr>
    </w:p>
    <w:p w:rsidR="002F7D95" w:rsidRDefault="00926BAB">
      <w:pPr>
        <w:spacing w:line="360" w:lineRule="auto"/>
        <w:ind w:right="28"/>
        <w:jc w:val="center"/>
        <w:rPr>
          <w:rFonts w:asciiTheme="minorEastAsia" w:eastAsiaTheme="minorEastAsia" w:hAnsiTheme="minorEastAsia"/>
          <w:b/>
          <w:sz w:val="28"/>
          <w:szCs w:val="28"/>
        </w:rPr>
      </w:pPr>
      <w:bookmarkStart w:id="12" w:name="_Toc461524162"/>
      <w:bookmarkStart w:id="13" w:name="_Toc125361069"/>
      <w:bookmarkStart w:id="14" w:name="_Toc140002332"/>
      <w:r>
        <w:rPr>
          <w:rFonts w:asciiTheme="minorEastAsia" w:eastAsiaTheme="minorEastAsia" w:hAnsiTheme="minorEastAsia" w:hint="eastAsia"/>
          <w:b/>
          <w:sz w:val="28"/>
          <w:szCs w:val="28"/>
        </w:rPr>
        <w:t>基金管理人：创金合信基金管理有限公司</w:t>
      </w:r>
      <w:bookmarkEnd w:id="12"/>
      <w:bookmarkEnd w:id="13"/>
      <w:bookmarkEnd w:id="14"/>
    </w:p>
    <w:p w:rsidR="002F7D95" w:rsidRDefault="00926BAB">
      <w:pPr>
        <w:spacing w:line="360" w:lineRule="auto"/>
        <w:ind w:right="28"/>
        <w:jc w:val="center"/>
        <w:rPr>
          <w:rFonts w:asciiTheme="minorEastAsia" w:eastAsiaTheme="minorEastAsia" w:hAnsiTheme="minorEastAsia"/>
          <w:b/>
          <w:sz w:val="28"/>
          <w:szCs w:val="28"/>
        </w:rPr>
      </w:pPr>
      <w:bookmarkStart w:id="15" w:name="_Toc461524163"/>
      <w:bookmarkStart w:id="16" w:name="_Toc125361070"/>
      <w:bookmarkStart w:id="17" w:name="_Toc140002333"/>
      <w:r>
        <w:rPr>
          <w:rFonts w:asciiTheme="minorEastAsia" w:eastAsiaTheme="minorEastAsia" w:hAnsiTheme="minorEastAsia" w:hint="eastAsia"/>
          <w:b/>
          <w:sz w:val="28"/>
          <w:szCs w:val="28"/>
        </w:rPr>
        <w:t>基金托管人：中国工商银行股份有限公司</w:t>
      </w:r>
      <w:bookmarkEnd w:id="15"/>
      <w:bookmarkEnd w:id="16"/>
      <w:bookmarkEnd w:id="17"/>
    </w:p>
    <w:p w:rsidR="002F7D95" w:rsidRDefault="002F7D95">
      <w:pPr>
        <w:spacing w:line="500" w:lineRule="atLeast"/>
        <w:ind w:left="2698" w:hangingChars="896" w:hanging="2698"/>
        <w:jc w:val="center"/>
        <w:rPr>
          <w:rFonts w:asciiTheme="minorEastAsia" w:eastAsiaTheme="minorEastAsia" w:hAnsiTheme="minorEastAsia"/>
          <w:b/>
          <w:sz w:val="30"/>
          <w:szCs w:val="30"/>
        </w:rPr>
      </w:pPr>
    </w:p>
    <w:p w:rsidR="002F7D95" w:rsidRDefault="002F7D95">
      <w:pPr>
        <w:spacing w:line="500" w:lineRule="atLeast"/>
        <w:ind w:left="2519" w:hangingChars="896" w:hanging="2519"/>
        <w:jc w:val="center"/>
        <w:rPr>
          <w:rFonts w:ascii="黑体" w:eastAsia="黑体" w:hAnsi="宋体"/>
          <w:b/>
          <w:sz w:val="28"/>
          <w:szCs w:val="28"/>
        </w:rPr>
      </w:pPr>
    </w:p>
    <w:p w:rsidR="002F7D95" w:rsidRDefault="002F7D95">
      <w:pPr>
        <w:spacing w:line="500" w:lineRule="atLeast"/>
        <w:jc w:val="center"/>
        <w:outlineLvl w:val="0"/>
        <w:rPr>
          <w:rFonts w:ascii="黑体" w:eastAsia="黑体" w:hAnsi="宋体"/>
          <w:b/>
          <w:sz w:val="30"/>
          <w:szCs w:val="30"/>
        </w:rPr>
        <w:sectPr w:rsidR="002F7D95">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720"/>
          <w:titlePg/>
          <w:docGrid w:type="lines" w:linePitch="312"/>
        </w:sectPr>
      </w:pPr>
      <w:bookmarkStart w:id="18" w:name="_Toc125361072"/>
      <w:bookmarkStart w:id="19" w:name="_Toc140002335"/>
    </w:p>
    <w:p w:rsidR="002F7D95" w:rsidRDefault="00926BAB">
      <w:pPr>
        <w:spacing w:line="500" w:lineRule="atLeast"/>
        <w:jc w:val="center"/>
        <w:rPr>
          <w:rFonts w:ascii="黑体" w:eastAsia="黑体" w:hAnsi="宋体"/>
          <w:b/>
          <w:sz w:val="30"/>
          <w:szCs w:val="30"/>
        </w:rPr>
      </w:pPr>
      <w:bookmarkStart w:id="20" w:name="_Toc461524164"/>
      <w:r>
        <w:rPr>
          <w:rFonts w:ascii="黑体" w:eastAsia="黑体" w:hAnsi="宋体" w:hint="eastAsia"/>
          <w:b/>
          <w:sz w:val="30"/>
          <w:szCs w:val="30"/>
        </w:rPr>
        <w:lastRenderedPageBreak/>
        <w:t>目  录</w:t>
      </w:r>
      <w:bookmarkEnd w:id="18"/>
      <w:bookmarkEnd w:id="19"/>
      <w:bookmarkEnd w:id="20"/>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bCs w:val="0"/>
          <w:caps w:val="0"/>
        </w:rPr>
        <w:fldChar w:fldCharType="begin"/>
      </w:r>
      <w:r>
        <w:rPr>
          <w:rFonts w:asciiTheme="minorEastAsia" w:eastAsiaTheme="minorEastAsia" w:hAnsiTheme="minorEastAsia"/>
          <w:bCs w:val="0"/>
          <w:caps w:val="0"/>
        </w:rPr>
        <w:instrText xml:space="preserve"> TOC \o "1-1" \u </w:instrText>
      </w:r>
      <w:r>
        <w:rPr>
          <w:rFonts w:asciiTheme="minorEastAsia" w:eastAsiaTheme="minorEastAsia" w:hAnsiTheme="minorEastAsia"/>
          <w:bCs w:val="0"/>
          <w:caps w:val="0"/>
        </w:rPr>
        <w:fldChar w:fldCharType="separate"/>
      </w:r>
      <w:r>
        <w:rPr>
          <w:rFonts w:asciiTheme="minorEastAsia" w:eastAsiaTheme="minorEastAsia" w:hAnsiTheme="minorEastAsia" w:hint="eastAsia"/>
          <w:noProof/>
        </w:rPr>
        <w:t>一、 基金托管协议当事人</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_Toc500167291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二、 基金托管协议的依据、目的和原则</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_Toc500167292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三、 基金托管人对基金管理人的业务监督和核查</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_Toc500167293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4</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四、 基金管理人对基金托管人的业务核查</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_Toc500167294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9</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五、 基金财产保管</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_Toc500167295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10</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六、 指令的发送、确认和执行</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_Toc500167296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13</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七、 交易及清算交收安排</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_Toc500167297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16</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八、 基金资产净值计算和会计核算</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_Toc500167298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19</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九、 基金收益分配</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_Toc500167299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24</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 信息披露</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_Toc500167300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25</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十一、 基金费用</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_Toc500167301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27</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十二、 基金份额持有人名册的保管</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_Toc500167302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29</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十三、 基金有关文件和档案的保存</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_Toc500167303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30</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十四、 基金管理人和基金托管人的更换</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_Toc500167304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31</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十五、 禁止行为</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_Toc500167305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33</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十六、 基金托管协议的变更、终止与基金财产的清算</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_Toc500167306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34</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十七、 违约责任</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_Toc500167307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36</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十八、 争议解决方式</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_Toc500167308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37</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十九、 基金托管协议的效力</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_Toc500167309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38</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二十、 基金托管协议的签订</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_Toc500167310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39</w:t>
      </w:r>
      <w:r>
        <w:rPr>
          <w:rFonts w:asciiTheme="minorEastAsia" w:eastAsiaTheme="minorEastAsia" w:hAnsiTheme="minorEastAsia"/>
          <w:noProof/>
        </w:rPr>
        <w:fldChar w:fldCharType="end"/>
      </w:r>
    </w:p>
    <w:p w:rsidR="002F7D95" w:rsidRDefault="00926BAB">
      <w:pPr>
        <w:spacing w:line="480" w:lineRule="auto"/>
      </w:pPr>
      <w:r>
        <w:rPr>
          <w:rFonts w:asciiTheme="minorEastAsia" w:eastAsiaTheme="minorEastAsia" w:hAnsiTheme="minorEastAsia" w:cs="Arial"/>
          <w:b/>
          <w:bCs/>
          <w:caps/>
          <w:sz w:val="24"/>
        </w:rPr>
        <w:fldChar w:fldCharType="end"/>
      </w:r>
    </w:p>
    <w:p w:rsidR="002F7D95" w:rsidRDefault="002F7D95">
      <w:pPr>
        <w:sectPr w:rsidR="002F7D95">
          <w:footerReference w:type="default" r:id="rId14"/>
          <w:headerReference w:type="first" r:id="rId15"/>
          <w:pgSz w:w="11906" w:h="16838"/>
          <w:pgMar w:top="1440" w:right="1800" w:bottom="1440" w:left="1800" w:header="851" w:footer="992" w:gutter="0"/>
          <w:pgNumType w:start="0"/>
          <w:cols w:space="720"/>
          <w:titlePg/>
          <w:docGrid w:type="lines" w:linePitch="312"/>
        </w:sectPr>
      </w:pP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21" w:name="_Toc48703884"/>
      <w:bookmarkStart w:id="22" w:name="_Toc123626167"/>
      <w:bookmarkStart w:id="23" w:name="_Toc124749225"/>
      <w:bookmarkStart w:id="24" w:name="_Toc22454432"/>
      <w:bookmarkStart w:id="25" w:name="_Toc124749936"/>
      <w:bookmarkStart w:id="26" w:name="_Toc125361073"/>
      <w:bookmarkStart w:id="27" w:name="_Toc523829992"/>
      <w:bookmarkStart w:id="28" w:name="_Toc500167291"/>
      <w:r>
        <w:rPr>
          <w:rFonts w:ascii="宋体" w:hAnsi="宋体" w:cs="Arial" w:hint="eastAsia"/>
          <w:sz w:val="30"/>
        </w:rPr>
        <w:lastRenderedPageBreak/>
        <w:t>基金托管协议当事人</w:t>
      </w:r>
      <w:bookmarkEnd w:id="21"/>
      <w:bookmarkEnd w:id="22"/>
      <w:bookmarkEnd w:id="23"/>
      <w:bookmarkEnd w:id="24"/>
      <w:bookmarkEnd w:id="25"/>
      <w:bookmarkEnd w:id="26"/>
      <w:bookmarkEnd w:id="27"/>
      <w:bookmarkEnd w:id="28"/>
    </w:p>
    <w:p w:rsidR="002F7D95" w:rsidRDefault="00926BAB">
      <w:pPr>
        <w:spacing w:line="360" w:lineRule="auto"/>
        <w:ind w:firstLineChars="200" w:firstLine="480"/>
        <w:rPr>
          <w:rFonts w:ascii="宋体" w:hAnsi="宋体"/>
          <w:sz w:val="24"/>
        </w:rPr>
      </w:pPr>
      <w:bookmarkStart w:id="29" w:name="_Toc48703885"/>
      <w:bookmarkStart w:id="30" w:name="_Toc22454433"/>
      <w:r>
        <w:rPr>
          <w:rFonts w:ascii="宋体" w:hAnsi="宋体" w:hint="eastAsia"/>
          <w:sz w:val="24"/>
        </w:rPr>
        <w:t>（一）基金管理人</w:t>
      </w:r>
      <w:bookmarkEnd w:id="29"/>
      <w:bookmarkEnd w:id="30"/>
    </w:p>
    <w:p w:rsidR="002F7D95" w:rsidRDefault="00926BAB">
      <w:pPr>
        <w:spacing w:line="360" w:lineRule="auto"/>
        <w:ind w:firstLineChars="200" w:firstLine="480"/>
        <w:rPr>
          <w:rFonts w:ascii="宋体" w:hAnsi="宋体"/>
          <w:sz w:val="24"/>
        </w:rPr>
      </w:pPr>
      <w:bookmarkStart w:id="31" w:name="_Toc15118236"/>
      <w:r>
        <w:rPr>
          <w:rFonts w:ascii="宋体" w:hAnsi="宋体" w:hint="eastAsia"/>
          <w:sz w:val="24"/>
        </w:rPr>
        <w:t>名称：</w:t>
      </w:r>
      <w:proofErr w:type="gramStart"/>
      <w:r>
        <w:rPr>
          <w:rFonts w:ascii="宋体" w:hAnsi="宋体" w:hint="eastAsia"/>
          <w:sz w:val="24"/>
        </w:rPr>
        <w:t>创金合</w:t>
      </w:r>
      <w:proofErr w:type="gramEnd"/>
      <w:r>
        <w:rPr>
          <w:rFonts w:ascii="宋体" w:hAnsi="宋体" w:hint="eastAsia"/>
          <w:sz w:val="24"/>
        </w:rPr>
        <w:t>信基金管理有限公司</w:t>
      </w:r>
    </w:p>
    <w:p w:rsidR="002F7D95" w:rsidRDefault="00926BAB">
      <w:pPr>
        <w:spacing w:line="360" w:lineRule="auto"/>
        <w:ind w:firstLineChars="200" w:firstLine="480"/>
        <w:rPr>
          <w:rFonts w:ascii="宋体" w:hAnsi="宋体"/>
          <w:sz w:val="24"/>
        </w:rPr>
      </w:pPr>
      <w:r>
        <w:rPr>
          <w:rFonts w:ascii="宋体" w:hAnsi="宋体" w:hint="eastAsia"/>
          <w:sz w:val="24"/>
        </w:rPr>
        <w:t>住所：深圳市前海深港合作区前湾一路1号201室（入驻深圳市前海商务秘书有限公司）</w:t>
      </w:r>
    </w:p>
    <w:p w:rsidR="002F7D95" w:rsidRDefault="00926BAB">
      <w:pPr>
        <w:spacing w:line="360" w:lineRule="auto"/>
        <w:ind w:firstLineChars="200" w:firstLine="480"/>
        <w:rPr>
          <w:rFonts w:ascii="宋体" w:hAnsi="宋体"/>
          <w:sz w:val="24"/>
        </w:rPr>
      </w:pPr>
      <w:r>
        <w:rPr>
          <w:rFonts w:ascii="宋体" w:hAnsi="宋体" w:hint="eastAsia"/>
          <w:sz w:val="24"/>
        </w:rPr>
        <w:t>法定代表人：</w:t>
      </w:r>
      <w:ins w:id="32" w:author="郑雅雯" w:date="2024-04-08T15:55:00Z">
        <w:r w:rsidR="009F5020" w:rsidRPr="009F5020">
          <w:rPr>
            <w:rFonts w:ascii="宋体" w:hAnsi="宋体" w:hint="eastAsia"/>
            <w:sz w:val="24"/>
          </w:rPr>
          <w:t>钱龙海</w:t>
        </w:r>
      </w:ins>
      <w:del w:id="33" w:author="郑雅雯" w:date="2024-04-08T15:55:00Z">
        <w:r w:rsidDel="009F5020">
          <w:rPr>
            <w:rFonts w:ascii="宋体" w:hAnsi="宋体" w:hint="eastAsia"/>
            <w:sz w:val="24"/>
          </w:rPr>
          <w:delText>刘学民</w:delText>
        </w:r>
      </w:del>
    </w:p>
    <w:p w:rsidR="002F7D95" w:rsidRDefault="00926BAB">
      <w:pPr>
        <w:spacing w:line="360" w:lineRule="auto"/>
        <w:ind w:firstLineChars="200" w:firstLine="480"/>
        <w:rPr>
          <w:rFonts w:ascii="宋体" w:hAnsi="宋体"/>
          <w:sz w:val="24"/>
        </w:rPr>
      </w:pPr>
      <w:r>
        <w:rPr>
          <w:rFonts w:ascii="宋体" w:hAnsi="宋体" w:hint="eastAsia"/>
          <w:sz w:val="24"/>
        </w:rPr>
        <w:t>成立时间：2014年7月9日</w:t>
      </w:r>
    </w:p>
    <w:p w:rsidR="002F7D95" w:rsidRDefault="00926BAB">
      <w:pPr>
        <w:spacing w:line="360" w:lineRule="auto"/>
        <w:ind w:firstLineChars="200" w:firstLine="480"/>
        <w:rPr>
          <w:rFonts w:ascii="宋体" w:hAnsi="宋体"/>
          <w:sz w:val="24"/>
        </w:rPr>
      </w:pPr>
      <w:r>
        <w:rPr>
          <w:rFonts w:ascii="宋体" w:hAnsi="宋体" w:hint="eastAsia"/>
          <w:sz w:val="24"/>
        </w:rPr>
        <w:t>批准设立机关及批准设立文号：中国证监会证监许可[2014]651号</w:t>
      </w:r>
    </w:p>
    <w:p w:rsidR="002F7D95" w:rsidRDefault="00926BAB">
      <w:pPr>
        <w:spacing w:line="360" w:lineRule="auto"/>
        <w:ind w:firstLineChars="200" w:firstLine="480"/>
        <w:rPr>
          <w:rFonts w:ascii="宋体" w:hAnsi="宋体"/>
          <w:sz w:val="24"/>
        </w:rPr>
      </w:pPr>
      <w:r>
        <w:rPr>
          <w:rFonts w:ascii="宋体" w:hAnsi="宋体" w:hint="eastAsia"/>
          <w:sz w:val="24"/>
        </w:rPr>
        <w:t>注册资本：</w:t>
      </w:r>
      <w:r>
        <w:rPr>
          <w:rFonts w:ascii="宋体" w:hAnsi="宋体"/>
          <w:sz w:val="24"/>
        </w:rPr>
        <w:t>2.</w:t>
      </w:r>
      <w:del w:id="34" w:author="郑雅雯" w:date="2024-04-08T15:55:00Z">
        <w:r w:rsidDel="009F5020">
          <w:rPr>
            <w:rFonts w:ascii="宋体" w:hAnsi="宋体"/>
            <w:sz w:val="24"/>
          </w:rPr>
          <w:delText>33</w:delText>
        </w:r>
      </w:del>
      <w:ins w:id="35" w:author="郑雅雯" w:date="2024-04-08T15:55:00Z">
        <w:r w:rsidR="009F5020">
          <w:rPr>
            <w:rFonts w:ascii="宋体" w:hAnsi="宋体"/>
            <w:sz w:val="24"/>
          </w:rPr>
          <w:t>6096</w:t>
        </w:r>
      </w:ins>
      <w:r>
        <w:rPr>
          <w:rFonts w:ascii="宋体" w:hAnsi="宋体" w:hint="eastAsia"/>
          <w:sz w:val="24"/>
        </w:rPr>
        <w:t>亿元人民币</w:t>
      </w:r>
    </w:p>
    <w:p w:rsidR="002F7D95" w:rsidRDefault="00926BAB">
      <w:pPr>
        <w:spacing w:line="360" w:lineRule="auto"/>
        <w:ind w:firstLineChars="200" w:firstLine="480"/>
        <w:rPr>
          <w:rFonts w:ascii="宋体" w:hAnsi="宋体"/>
          <w:sz w:val="24"/>
        </w:rPr>
      </w:pPr>
      <w:r>
        <w:rPr>
          <w:rFonts w:ascii="宋体" w:hAnsi="宋体" w:hint="eastAsia"/>
          <w:sz w:val="24"/>
        </w:rPr>
        <w:t xml:space="preserve">组织形式:有限责任公司 </w:t>
      </w:r>
    </w:p>
    <w:p w:rsidR="002F7D95" w:rsidRDefault="00926BAB">
      <w:pPr>
        <w:spacing w:line="360" w:lineRule="auto"/>
        <w:ind w:firstLineChars="200" w:firstLine="480"/>
        <w:rPr>
          <w:rFonts w:ascii="宋体" w:hAnsi="宋体"/>
          <w:sz w:val="24"/>
        </w:rPr>
      </w:pPr>
      <w:r>
        <w:rPr>
          <w:rFonts w:ascii="宋体" w:hAnsi="宋体" w:hint="eastAsia"/>
          <w:sz w:val="24"/>
        </w:rPr>
        <w:t>经营范围：公开募集证券投资基金管理、基金销售、特定客户资产管理</w:t>
      </w:r>
    </w:p>
    <w:p w:rsidR="002F7D95" w:rsidRDefault="00926BAB">
      <w:pPr>
        <w:spacing w:line="360" w:lineRule="auto"/>
        <w:ind w:firstLineChars="200" w:firstLine="480"/>
        <w:rPr>
          <w:rFonts w:ascii="宋体" w:hAnsi="宋体"/>
          <w:sz w:val="24"/>
        </w:rPr>
      </w:pPr>
      <w:r>
        <w:rPr>
          <w:rFonts w:ascii="宋体" w:hAnsi="宋体" w:hint="eastAsia"/>
          <w:sz w:val="24"/>
        </w:rPr>
        <w:t>存续期间：</w:t>
      </w:r>
      <w:bookmarkEnd w:id="31"/>
      <w:r>
        <w:rPr>
          <w:rFonts w:ascii="宋体" w:hAnsi="宋体" w:hint="eastAsia"/>
          <w:sz w:val="24"/>
        </w:rPr>
        <w:t xml:space="preserve">持续经营 </w:t>
      </w:r>
    </w:p>
    <w:p w:rsidR="002F7D95" w:rsidRDefault="00926BAB">
      <w:pPr>
        <w:spacing w:line="360" w:lineRule="auto"/>
        <w:ind w:firstLineChars="200" w:firstLine="480"/>
        <w:rPr>
          <w:rFonts w:ascii="宋体" w:hAnsi="宋体"/>
          <w:sz w:val="24"/>
        </w:rPr>
      </w:pPr>
      <w:r>
        <w:rPr>
          <w:rFonts w:ascii="宋体" w:hAnsi="宋体" w:hint="eastAsia"/>
          <w:sz w:val="24"/>
        </w:rPr>
        <w:t>电话：</w:t>
      </w:r>
      <w:r>
        <w:rPr>
          <w:rFonts w:ascii="宋体" w:hAnsi="宋体"/>
          <w:sz w:val="24"/>
        </w:rPr>
        <w:t>0755-23838000</w:t>
      </w:r>
    </w:p>
    <w:p w:rsidR="002F7D95" w:rsidRDefault="00926BAB">
      <w:pPr>
        <w:spacing w:line="360" w:lineRule="auto"/>
        <w:ind w:firstLineChars="200" w:firstLine="480"/>
        <w:rPr>
          <w:rFonts w:ascii="宋体" w:hAnsi="宋体"/>
          <w:sz w:val="24"/>
        </w:rPr>
      </w:pPr>
      <w:r>
        <w:rPr>
          <w:rFonts w:ascii="宋体" w:hAnsi="宋体" w:hint="eastAsia"/>
          <w:sz w:val="24"/>
        </w:rPr>
        <w:t xml:space="preserve">传真：0755-23838333-8900 </w:t>
      </w:r>
    </w:p>
    <w:p w:rsidR="002F7D95" w:rsidRDefault="00926BAB">
      <w:pPr>
        <w:spacing w:line="360" w:lineRule="auto"/>
        <w:ind w:firstLineChars="200" w:firstLine="480"/>
        <w:rPr>
          <w:rFonts w:ascii="宋体" w:hAnsi="宋体"/>
          <w:sz w:val="24"/>
        </w:rPr>
      </w:pPr>
      <w:r>
        <w:rPr>
          <w:rFonts w:ascii="宋体" w:hAnsi="宋体" w:hint="eastAsia"/>
          <w:sz w:val="24"/>
        </w:rPr>
        <w:t>联系人：</w:t>
      </w:r>
      <w:bookmarkStart w:id="36" w:name="_Toc48703886"/>
      <w:bookmarkStart w:id="37" w:name="_Toc22454434"/>
      <w:ins w:id="38" w:author="郑雅雯" w:date="2024-04-08T15:56:00Z">
        <w:r w:rsidR="009F5020" w:rsidRPr="009F5020">
          <w:rPr>
            <w:rFonts w:ascii="宋体" w:hAnsi="宋体" w:hint="eastAsia"/>
            <w:sz w:val="24"/>
          </w:rPr>
          <w:t>吕阿鹏</w:t>
        </w:r>
      </w:ins>
      <w:del w:id="39" w:author="郑雅雯" w:date="2024-04-08T15:56:00Z">
        <w:r w:rsidDel="009F5020">
          <w:rPr>
            <w:rFonts w:ascii="宋体" w:hAnsi="宋体" w:hint="eastAsia"/>
            <w:sz w:val="24"/>
          </w:rPr>
          <w:delText>王晶晶</w:delText>
        </w:r>
      </w:del>
    </w:p>
    <w:p w:rsidR="002F7D95" w:rsidRDefault="002F7D95">
      <w:pPr>
        <w:spacing w:line="360" w:lineRule="auto"/>
        <w:ind w:firstLineChars="200" w:firstLine="480"/>
        <w:rPr>
          <w:rFonts w:ascii="宋体" w:hAnsi="宋体"/>
          <w:sz w:val="24"/>
        </w:rPr>
      </w:pPr>
    </w:p>
    <w:p w:rsidR="002F7D95" w:rsidRDefault="00926BAB">
      <w:pPr>
        <w:spacing w:line="360" w:lineRule="auto"/>
        <w:ind w:firstLineChars="200" w:firstLine="480"/>
        <w:rPr>
          <w:rFonts w:ascii="宋体" w:hAnsi="宋体"/>
          <w:sz w:val="24"/>
        </w:rPr>
      </w:pPr>
      <w:r>
        <w:rPr>
          <w:rFonts w:ascii="宋体" w:hAnsi="宋体" w:hint="eastAsia"/>
          <w:sz w:val="24"/>
        </w:rPr>
        <w:t>（二）基金托管人</w:t>
      </w:r>
      <w:bookmarkEnd w:id="36"/>
      <w:bookmarkEnd w:id="37"/>
    </w:p>
    <w:p w:rsidR="002F7D95" w:rsidRDefault="00926BAB">
      <w:pPr>
        <w:spacing w:line="360" w:lineRule="auto"/>
        <w:ind w:firstLineChars="200" w:firstLine="480"/>
        <w:rPr>
          <w:rFonts w:ascii="宋体" w:hAnsi="宋体"/>
          <w:sz w:val="24"/>
        </w:rPr>
      </w:pPr>
      <w:r>
        <w:rPr>
          <w:rFonts w:ascii="宋体" w:hAnsi="宋体" w:hint="eastAsia"/>
          <w:sz w:val="24"/>
        </w:rPr>
        <w:t>名称：中国工商银行股份有限公司</w:t>
      </w:r>
    </w:p>
    <w:p w:rsidR="002F7D95" w:rsidRDefault="00926BAB">
      <w:pPr>
        <w:spacing w:line="360" w:lineRule="auto"/>
        <w:ind w:firstLineChars="200" w:firstLine="480"/>
        <w:rPr>
          <w:rFonts w:ascii="宋体" w:hAnsi="宋体"/>
          <w:sz w:val="24"/>
        </w:rPr>
      </w:pPr>
      <w:r>
        <w:rPr>
          <w:rFonts w:ascii="宋体" w:hAnsi="宋体" w:hint="eastAsia"/>
          <w:sz w:val="24"/>
        </w:rPr>
        <w:t>住所：北京市西城区复兴门内大街</w:t>
      </w:r>
      <w:r>
        <w:rPr>
          <w:rFonts w:ascii="宋体" w:hAnsi="宋体"/>
          <w:sz w:val="24"/>
        </w:rPr>
        <w:t>55</w:t>
      </w:r>
      <w:r>
        <w:rPr>
          <w:rFonts w:ascii="宋体" w:hAnsi="宋体" w:hint="eastAsia"/>
          <w:sz w:val="24"/>
        </w:rPr>
        <w:t>号（100032）</w:t>
      </w:r>
    </w:p>
    <w:p w:rsidR="002F7D95" w:rsidRDefault="00926BAB">
      <w:pPr>
        <w:spacing w:line="360" w:lineRule="auto"/>
        <w:ind w:firstLineChars="200" w:firstLine="480"/>
        <w:rPr>
          <w:rFonts w:ascii="宋体" w:hAnsi="宋体"/>
          <w:sz w:val="24"/>
        </w:rPr>
      </w:pPr>
      <w:r>
        <w:rPr>
          <w:rFonts w:ascii="宋体" w:hAnsi="宋体" w:hint="eastAsia"/>
          <w:sz w:val="24"/>
        </w:rPr>
        <w:t>法定代表人：</w:t>
      </w:r>
      <w:ins w:id="40" w:author="郑雅雯" w:date="2024-04-11T13:42:00Z">
        <w:r w:rsidR="009C0440">
          <w:rPr>
            <w:rFonts w:ascii="宋体" w:hAnsi="宋体" w:hint="eastAsia"/>
            <w:sz w:val="24"/>
          </w:rPr>
          <w:t>廖林</w:t>
        </w:r>
      </w:ins>
      <w:del w:id="41" w:author="郑雅雯" w:date="2024-04-08T15:57:00Z">
        <w:r w:rsidDel="009F5020">
          <w:rPr>
            <w:rFonts w:ascii="宋体" w:hAnsi="宋体" w:hint="eastAsia"/>
            <w:sz w:val="24"/>
          </w:rPr>
          <w:delText>易会</w:delText>
        </w:r>
        <w:r w:rsidDel="009F5020">
          <w:rPr>
            <w:rFonts w:ascii="宋体" w:hAnsi="宋体"/>
            <w:sz w:val="24"/>
          </w:rPr>
          <w:delText>满</w:delText>
        </w:r>
      </w:del>
    </w:p>
    <w:p w:rsidR="002F7D95" w:rsidRDefault="00926BAB">
      <w:pPr>
        <w:spacing w:line="360" w:lineRule="auto"/>
        <w:ind w:firstLineChars="200" w:firstLine="480"/>
        <w:rPr>
          <w:rFonts w:ascii="宋体" w:hAnsi="宋体"/>
          <w:sz w:val="24"/>
        </w:rPr>
      </w:pPr>
      <w:r>
        <w:rPr>
          <w:rFonts w:ascii="宋体" w:hAnsi="宋体" w:hint="eastAsia"/>
          <w:sz w:val="24"/>
        </w:rPr>
        <w:t>电话：</w:t>
      </w:r>
      <w:r>
        <w:rPr>
          <w:rFonts w:ascii="宋体" w:hAnsi="宋体"/>
          <w:sz w:val="24"/>
        </w:rPr>
        <w:t>010</w:t>
      </w:r>
      <w:r>
        <w:rPr>
          <w:rFonts w:ascii="宋体" w:hAnsi="宋体" w:hint="eastAsia"/>
          <w:sz w:val="24"/>
        </w:rPr>
        <w:t>-</w:t>
      </w:r>
      <w:r>
        <w:rPr>
          <w:rFonts w:ascii="宋体" w:hAnsi="宋体"/>
          <w:sz w:val="24"/>
        </w:rPr>
        <w:t>6610</w:t>
      </w:r>
      <w:r>
        <w:rPr>
          <w:rFonts w:ascii="宋体" w:hAnsi="宋体" w:hint="eastAsia"/>
          <w:sz w:val="24"/>
        </w:rPr>
        <w:t>5799</w:t>
      </w:r>
    </w:p>
    <w:p w:rsidR="002F7D95" w:rsidRDefault="00926BAB">
      <w:pPr>
        <w:spacing w:line="360" w:lineRule="auto"/>
        <w:ind w:firstLineChars="200" w:firstLine="480"/>
        <w:rPr>
          <w:rFonts w:ascii="宋体" w:hAnsi="宋体"/>
          <w:sz w:val="24"/>
        </w:rPr>
      </w:pPr>
      <w:r>
        <w:rPr>
          <w:rFonts w:ascii="宋体" w:hAnsi="宋体" w:hint="eastAsia"/>
          <w:sz w:val="24"/>
        </w:rPr>
        <w:t>传真：</w:t>
      </w:r>
      <w:r>
        <w:rPr>
          <w:rFonts w:ascii="宋体" w:hAnsi="宋体"/>
          <w:sz w:val="24"/>
        </w:rPr>
        <w:t>010</w:t>
      </w:r>
      <w:r>
        <w:rPr>
          <w:rFonts w:ascii="宋体" w:hAnsi="宋体" w:hint="eastAsia"/>
          <w:sz w:val="24"/>
        </w:rPr>
        <w:t>-</w:t>
      </w:r>
      <w:r>
        <w:rPr>
          <w:rFonts w:ascii="宋体" w:hAnsi="宋体"/>
          <w:sz w:val="24"/>
        </w:rPr>
        <w:t>6610</w:t>
      </w:r>
      <w:r>
        <w:rPr>
          <w:rFonts w:ascii="宋体" w:hAnsi="宋体" w:hint="eastAsia"/>
          <w:sz w:val="24"/>
        </w:rPr>
        <w:t>5798</w:t>
      </w:r>
    </w:p>
    <w:p w:rsidR="002F7D95" w:rsidRDefault="00926BAB">
      <w:pPr>
        <w:spacing w:line="360" w:lineRule="auto"/>
        <w:ind w:firstLineChars="200" w:firstLine="480"/>
        <w:rPr>
          <w:rFonts w:ascii="宋体" w:hAnsi="宋体"/>
          <w:sz w:val="24"/>
        </w:rPr>
      </w:pPr>
      <w:r>
        <w:rPr>
          <w:rFonts w:ascii="宋体" w:hAnsi="宋体" w:hint="eastAsia"/>
          <w:sz w:val="24"/>
        </w:rPr>
        <w:t>联系人：洪渊</w:t>
      </w:r>
    </w:p>
    <w:p w:rsidR="002F7D95" w:rsidRDefault="00926BAB">
      <w:pPr>
        <w:spacing w:line="360" w:lineRule="auto"/>
        <w:ind w:firstLineChars="200" w:firstLine="480"/>
        <w:rPr>
          <w:rFonts w:ascii="宋体" w:hAnsi="宋体"/>
          <w:sz w:val="24"/>
        </w:rPr>
      </w:pPr>
      <w:r>
        <w:rPr>
          <w:rFonts w:ascii="宋体" w:hAnsi="宋体" w:hint="eastAsia"/>
          <w:sz w:val="24"/>
        </w:rPr>
        <w:t>成立时间：</w:t>
      </w:r>
      <w:r>
        <w:rPr>
          <w:rFonts w:ascii="宋体" w:hAnsi="宋体"/>
          <w:sz w:val="24"/>
        </w:rPr>
        <w:t>1984</w:t>
      </w:r>
      <w:r>
        <w:rPr>
          <w:rFonts w:ascii="宋体" w:hAnsi="宋体" w:hint="eastAsia"/>
          <w:sz w:val="24"/>
        </w:rPr>
        <w:t>年</w:t>
      </w:r>
      <w:r>
        <w:rPr>
          <w:rFonts w:ascii="宋体" w:hAnsi="宋体"/>
          <w:sz w:val="24"/>
        </w:rPr>
        <w:t>1</w:t>
      </w:r>
      <w:r>
        <w:rPr>
          <w:rFonts w:ascii="宋体" w:hAnsi="宋体" w:hint="eastAsia"/>
          <w:sz w:val="24"/>
        </w:rPr>
        <w:t>月</w:t>
      </w:r>
      <w:r>
        <w:rPr>
          <w:rFonts w:ascii="宋体" w:hAnsi="宋体"/>
          <w:sz w:val="24"/>
        </w:rPr>
        <w:t>1</w:t>
      </w:r>
      <w:r>
        <w:rPr>
          <w:rFonts w:ascii="宋体" w:hAnsi="宋体" w:hint="eastAsia"/>
          <w:sz w:val="24"/>
        </w:rPr>
        <w:t>日</w:t>
      </w:r>
    </w:p>
    <w:p w:rsidR="002F7D95" w:rsidRDefault="00926BAB">
      <w:pPr>
        <w:spacing w:line="360" w:lineRule="auto"/>
        <w:ind w:firstLineChars="200" w:firstLine="480"/>
        <w:rPr>
          <w:rFonts w:ascii="宋体" w:hAnsi="宋体"/>
          <w:sz w:val="24"/>
        </w:rPr>
      </w:pPr>
      <w:r>
        <w:rPr>
          <w:rFonts w:ascii="宋体" w:hAnsi="宋体" w:hint="eastAsia"/>
          <w:sz w:val="24"/>
        </w:rPr>
        <w:t>组织形式：股份有限公司</w:t>
      </w:r>
    </w:p>
    <w:p w:rsidR="002F7D95" w:rsidRDefault="00926BAB">
      <w:pPr>
        <w:spacing w:line="360" w:lineRule="auto"/>
        <w:ind w:firstLineChars="200" w:firstLine="480"/>
        <w:rPr>
          <w:rFonts w:ascii="宋体" w:hAnsi="宋体"/>
          <w:sz w:val="24"/>
        </w:rPr>
      </w:pPr>
      <w:r>
        <w:rPr>
          <w:rFonts w:ascii="宋体" w:hAnsi="宋体" w:hint="eastAsia"/>
          <w:sz w:val="24"/>
        </w:rPr>
        <w:t>注册资本：人民币</w:t>
      </w:r>
      <w:r>
        <w:rPr>
          <w:rFonts w:ascii="宋体" w:hAnsi="宋体"/>
          <w:sz w:val="24"/>
        </w:rPr>
        <w:t>35</w:t>
      </w:r>
      <w:r>
        <w:rPr>
          <w:rFonts w:ascii="宋体" w:hAnsi="宋体" w:hint="eastAsia"/>
          <w:sz w:val="24"/>
        </w:rPr>
        <w:t>,</w:t>
      </w:r>
      <w:r>
        <w:rPr>
          <w:rFonts w:ascii="宋体" w:hAnsi="宋体"/>
          <w:sz w:val="24"/>
        </w:rPr>
        <w:t>640</w:t>
      </w:r>
      <w:r>
        <w:rPr>
          <w:rFonts w:ascii="宋体" w:hAnsi="宋体" w:hint="eastAsia"/>
          <w:sz w:val="24"/>
        </w:rPr>
        <w:t>,</w:t>
      </w:r>
      <w:r>
        <w:rPr>
          <w:rFonts w:ascii="宋体" w:hAnsi="宋体"/>
          <w:sz w:val="24"/>
        </w:rPr>
        <w:t>625.71</w:t>
      </w:r>
      <w:r>
        <w:rPr>
          <w:rFonts w:ascii="宋体" w:hAnsi="宋体" w:hint="eastAsia"/>
          <w:sz w:val="24"/>
        </w:rPr>
        <w:t>万元</w:t>
      </w:r>
    </w:p>
    <w:p w:rsidR="002F7D95" w:rsidRDefault="00926BAB">
      <w:pPr>
        <w:spacing w:line="360" w:lineRule="auto"/>
        <w:ind w:firstLineChars="200" w:firstLine="480"/>
        <w:rPr>
          <w:rFonts w:ascii="宋体" w:hAnsi="宋体"/>
          <w:sz w:val="24"/>
        </w:rPr>
      </w:pPr>
      <w:r>
        <w:rPr>
          <w:rFonts w:ascii="宋体" w:hAnsi="宋体" w:hint="eastAsia"/>
          <w:sz w:val="24"/>
        </w:rPr>
        <w:t>批准设立机关和批准设立文号：国务院《关于中国人民银行专门行使中央银行职能的决定》（国发[1983]146号）</w:t>
      </w:r>
    </w:p>
    <w:p w:rsidR="002F7D95" w:rsidRDefault="00926BAB">
      <w:pPr>
        <w:spacing w:line="360" w:lineRule="auto"/>
        <w:ind w:firstLineChars="200" w:firstLine="480"/>
        <w:rPr>
          <w:rFonts w:ascii="宋体" w:hAnsi="宋体"/>
          <w:sz w:val="24"/>
        </w:rPr>
      </w:pPr>
      <w:r>
        <w:rPr>
          <w:rFonts w:ascii="宋体" w:hAnsi="宋体" w:hint="eastAsia"/>
          <w:sz w:val="24"/>
        </w:rPr>
        <w:lastRenderedPageBreak/>
        <w:t>基金托管资格批文及文号：中国证监会和中国人民银行</w:t>
      </w:r>
      <w:proofErr w:type="gramStart"/>
      <w:r>
        <w:rPr>
          <w:rFonts w:ascii="宋体" w:hAnsi="宋体" w:hint="eastAsia"/>
          <w:sz w:val="24"/>
        </w:rPr>
        <w:t>证监基字</w:t>
      </w:r>
      <w:proofErr w:type="gramEnd"/>
      <w:r>
        <w:rPr>
          <w:rFonts w:ascii="宋体" w:hAnsi="宋体" w:hint="eastAsia"/>
          <w:sz w:val="24"/>
        </w:rPr>
        <w:t>【1998】3号</w:t>
      </w:r>
    </w:p>
    <w:p w:rsidR="002F7D95" w:rsidRDefault="00926BAB">
      <w:pPr>
        <w:spacing w:line="360" w:lineRule="auto"/>
        <w:ind w:firstLineChars="200" w:firstLine="480"/>
        <w:rPr>
          <w:rFonts w:ascii="宋体" w:hAnsi="宋体"/>
          <w:sz w:val="24"/>
        </w:rPr>
      </w:pPr>
      <w:r>
        <w:rPr>
          <w:rFonts w:ascii="宋体" w:hAnsi="宋体" w:hint="eastAsia"/>
          <w:sz w:val="24"/>
        </w:rPr>
        <w:t>存续期间：持续经营</w:t>
      </w:r>
    </w:p>
    <w:p w:rsidR="002F7D95" w:rsidRDefault="00926BAB">
      <w:pPr>
        <w:spacing w:line="360" w:lineRule="auto"/>
        <w:ind w:firstLineChars="200" w:firstLine="480"/>
        <w:rPr>
          <w:rFonts w:ascii="宋体" w:hAnsi="宋体"/>
          <w:sz w:val="24"/>
        </w:rPr>
      </w:pPr>
      <w:r>
        <w:rPr>
          <w:rFonts w:ascii="宋体" w:hAnsi="宋体" w:hint="eastAsia"/>
          <w:sz w:val="24"/>
        </w:rPr>
        <w:t>经营范围：办理人民币存款、贷款、同业拆借业务；国内外结算；办理票据承兑、贴现、转贴现、各类汇兑业务；代理资金清算；提供信用证服务及担保；代理销售业务；代理发行、代理承销、代理兑付政府债券；代收代</w:t>
      </w:r>
      <w:proofErr w:type="gramStart"/>
      <w:r>
        <w:rPr>
          <w:rFonts w:ascii="宋体" w:hAnsi="宋体" w:hint="eastAsia"/>
          <w:sz w:val="24"/>
        </w:rPr>
        <w:t>付业务</w:t>
      </w:r>
      <w:proofErr w:type="gramEnd"/>
      <w:r>
        <w:rPr>
          <w:rFonts w:ascii="宋体" w:hAnsi="宋体" w:hint="eastAsia"/>
          <w:sz w:val="24"/>
        </w:rPr>
        <w:t>；代理证券投资基金清算业务（银证转账）；保险代理业务；代理政策性银行、外国政府和国际金融机构贷款业务；保管箱服务；发行金融债券；买卖政府债券、金融债券；证券投资基金、企业年金托管业务；企业年金受托管理服务；年金账户管理服务；开放式基金的注册登记、认购、申购和赎回业务；资信调查、咨询、见证业务；贷款承诺；企业、个人财务顾问服务；组织或参加银团贷款；外汇存款；外汇贷款；外币兑换；出口托收及进口代收；外汇票据承兑和贴现；外汇借款；外汇担保；发行、代理发行、买卖或代理买卖股票以外的外币有价证券；自营、代客外汇买卖；外汇金融衍生业务；银行卡业务；电话银行、网上银行、手机银行业务；办理结汇、售汇业务；经国务院银行业监督管理机构批准的其他业务。</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42" w:name="_Toc523829993"/>
      <w:bookmarkStart w:id="43" w:name="_Toc22454435"/>
      <w:bookmarkStart w:id="44" w:name="_Toc124749937"/>
      <w:bookmarkStart w:id="45" w:name="_Toc124749226"/>
      <w:bookmarkStart w:id="46" w:name="_Toc125361074"/>
      <w:bookmarkStart w:id="47" w:name="_Toc48703887"/>
      <w:bookmarkStart w:id="48" w:name="_Toc123626168"/>
      <w:bookmarkStart w:id="49" w:name="_Toc466788852"/>
      <w:r>
        <w:rPr>
          <w:rFonts w:ascii="宋体" w:hAnsi="宋体" w:cs="Arial"/>
          <w:sz w:val="30"/>
        </w:rPr>
        <w:br w:type="page"/>
      </w:r>
      <w:bookmarkStart w:id="50" w:name="_Toc500167292"/>
      <w:r>
        <w:rPr>
          <w:rFonts w:ascii="宋体" w:hAnsi="宋体" w:cs="Arial" w:hint="eastAsia"/>
          <w:sz w:val="30"/>
        </w:rPr>
        <w:lastRenderedPageBreak/>
        <w:t>基金托管协议的依据、目的和原则</w:t>
      </w:r>
      <w:bookmarkEnd w:id="42"/>
      <w:bookmarkEnd w:id="43"/>
      <w:bookmarkEnd w:id="44"/>
      <w:bookmarkEnd w:id="45"/>
      <w:bookmarkEnd w:id="46"/>
      <w:bookmarkEnd w:id="47"/>
      <w:bookmarkEnd w:id="48"/>
      <w:bookmarkEnd w:id="49"/>
      <w:bookmarkEnd w:id="50"/>
    </w:p>
    <w:p w:rsidR="002F7D95" w:rsidRDefault="00926BAB">
      <w:pPr>
        <w:spacing w:line="360" w:lineRule="auto"/>
        <w:ind w:firstLineChars="200" w:firstLine="480"/>
        <w:rPr>
          <w:rFonts w:ascii="宋体" w:hAnsi="宋体"/>
          <w:sz w:val="24"/>
        </w:rPr>
      </w:pPr>
      <w:r>
        <w:rPr>
          <w:rFonts w:ascii="宋体" w:hAnsi="宋体" w:hint="eastAsia"/>
          <w:sz w:val="24"/>
        </w:rPr>
        <w:t>订立本协议的依据是《中华人民共和国证券投资基金法》（以下简称《基金法》）、《公开募集证券投资基金运作管理办法》（以下简称《运作办法》）、《证券投资基金销售管理办法》（以下简称《销售办法》）、《公开募集证券投资基金信息披露管理办法》（以下简称《信息披露办法》）、《证券投资基金信息披露内容与格式准则第7号〈托管协议的内容与格式〉》、《公开募集开放式证券投资基金流动性风险管理规定》（以下简称《流动性风险管理规定》）、《创金合信恒利超短债债券型证券投资基金基金合同》（以下简称《基金合同》）及其他有关规定。</w:t>
      </w:r>
    </w:p>
    <w:p w:rsidR="002F7D95" w:rsidRDefault="00926BAB">
      <w:pPr>
        <w:spacing w:line="360" w:lineRule="auto"/>
        <w:ind w:firstLineChars="200" w:firstLine="480"/>
        <w:rPr>
          <w:rFonts w:ascii="宋体" w:hAnsi="宋体"/>
          <w:sz w:val="24"/>
        </w:rPr>
      </w:pPr>
      <w:r>
        <w:rPr>
          <w:rFonts w:ascii="宋体" w:hAnsi="宋体" w:hint="eastAsia"/>
          <w:sz w:val="24"/>
        </w:rPr>
        <w:t>订立本协议的目的是明确基金托管人与基金管理人之间在基金财产的保管、投资运作、净值计算、收益分配、信息披露及相互监督等有关事宜中的权利、义务及职责，确保基金财产的安全，保护基金份额持有人的合法权益。</w:t>
      </w:r>
    </w:p>
    <w:p w:rsidR="002F7D95" w:rsidRDefault="00926BAB">
      <w:pPr>
        <w:spacing w:line="360" w:lineRule="auto"/>
        <w:ind w:firstLineChars="200" w:firstLine="480"/>
        <w:rPr>
          <w:rFonts w:ascii="宋体" w:hAnsi="宋体"/>
          <w:sz w:val="24"/>
        </w:rPr>
      </w:pPr>
      <w:r>
        <w:rPr>
          <w:rFonts w:ascii="宋体" w:hAnsi="宋体" w:hint="eastAsia"/>
          <w:sz w:val="24"/>
        </w:rPr>
        <w:t>基金管理人和基金托管人本着平等自愿、诚实信用、充分保护基金份额持有人合法权益的原则，经协商一致，签订本协议。</w:t>
      </w:r>
    </w:p>
    <w:p w:rsidR="002F7D95" w:rsidRDefault="00926BAB">
      <w:pPr>
        <w:spacing w:after="120" w:line="360" w:lineRule="auto"/>
        <w:ind w:firstLineChars="200" w:firstLine="480"/>
        <w:rPr>
          <w:rFonts w:ascii="宋体" w:hAnsi="宋体"/>
          <w:sz w:val="24"/>
        </w:rPr>
      </w:pPr>
      <w:r>
        <w:rPr>
          <w:rFonts w:ascii="宋体" w:hAnsi="宋体" w:hint="eastAsia"/>
          <w:sz w:val="24"/>
        </w:rPr>
        <w:t>除非本协议另有约定，本协议所使用的词语或简称与其在《基金合同》的释义部分具有相同含义。</w:t>
      </w:r>
    </w:p>
    <w:p w:rsidR="002F7D95" w:rsidRDefault="002F7D95">
      <w:pPr>
        <w:spacing w:line="360" w:lineRule="auto"/>
        <w:ind w:firstLineChars="200" w:firstLine="480"/>
        <w:rPr>
          <w:rFonts w:ascii="宋体" w:hAnsi="宋体"/>
          <w:sz w:val="24"/>
        </w:rPr>
      </w:pP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51" w:name="_Toc124749227"/>
      <w:bookmarkStart w:id="52" w:name="_Toc124749938"/>
      <w:bookmarkStart w:id="53" w:name="_Toc125361075"/>
      <w:bookmarkEnd w:id="0"/>
      <w:bookmarkEnd w:id="1"/>
      <w:bookmarkEnd w:id="2"/>
      <w:bookmarkEnd w:id="3"/>
      <w:r>
        <w:rPr>
          <w:rFonts w:ascii="宋体" w:hAnsi="宋体" w:cs="Arial"/>
          <w:sz w:val="30"/>
        </w:rPr>
        <w:br w:type="page"/>
      </w:r>
      <w:bookmarkStart w:id="54" w:name="_Toc500167293"/>
      <w:r>
        <w:rPr>
          <w:rFonts w:ascii="宋体" w:hAnsi="宋体" w:cs="Arial" w:hint="eastAsia"/>
          <w:sz w:val="30"/>
        </w:rPr>
        <w:lastRenderedPageBreak/>
        <w:t>基金托管人对基金管理人的业务监督和核查</w:t>
      </w:r>
      <w:bookmarkEnd w:id="51"/>
      <w:bookmarkEnd w:id="52"/>
      <w:bookmarkEnd w:id="53"/>
      <w:bookmarkEnd w:id="54"/>
    </w:p>
    <w:p w:rsidR="002F7D95" w:rsidRDefault="00926BAB">
      <w:pPr>
        <w:widowControl/>
        <w:spacing w:line="324" w:lineRule="auto"/>
        <w:ind w:firstLineChars="200" w:firstLine="480"/>
        <w:jc w:val="left"/>
        <w:rPr>
          <w:rFonts w:ascii="宋体" w:hAnsi="宋体"/>
          <w:sz w:val="24"/>
        </w:rPr>
      </w:pPr>
      <w:r>
        <w:rPr>
          <w:rFonts w:ascii="宋体" w:hAnsi="宋体" w:hint="eastAsia"/>
          <w:sz w:val="24"/>
        </w:rPr>
        <w:t>（一）基金托管人对基金管理人的投资行为行使监督权</w:t>
      </w:r>
    </w:p>
    <w:p w:rsidR="002F7D95" w:rsidRDefault="00926BAB">
      <w:pPr>
        <w:widowControl/>
        <w:spacing w:line="324" w:lineRule="auto"/>
        <w:ind w:firstLineChars="200" w:firstLine="480"/>
        <w:jc w:val="left"/>
        <w:rPr>
          <w:rFonts w:ascii="宋体" w:hAnsi="宋体"/>
          <w:sz w:val="24"/>
          <w:szCs w:val="21"/>
        </w:rPr>
      </w:pPr>
      <w:r>
        <w:rPr>
          <w:rFonts w:ascii="宋体" w:hAnsi="宋体" w:hint="eastAsia"/>
          <w:sz w:val="24"/>
        </w:rPr>
        <w:t>1、基金托管人根据有关法律法规的规定和《基金合同》的约定，对下述基</w:t>
      </w:r>
      <w:r>
        <w:rPr>
          <w:rFonts w:ascii="宋体" w:hAnsi="宋体" w:hint="eastAsia"/>
          <w:sz w:val="24"/>
          <w:szCs w:val="21"/>
        </w:rPr>
        <w:t>金投资范围、投资对象进行监督。</w:t>
      </w:r>
    </w:p>
    <w:p w:rsidR="002F7D95" w:rsidRDefault="00926BAB">
      <w:pPr>
        <w:widowControl/>
        <w:spacing w:line="324" w:lineRule="auto"/>
        <w:ind w:firstLineChars="200" w:firstLine="480"/>
        <w:jc w:val="left"/>
        <w:rPr>
          <w:rFonts w:ascii="宋体" w:hAnsi="宋体" w:cs="宋体"/>
          <w:kern w:val="0"/>
          <w:sz w:val="24"/>
        </w:rPr>
      </w:pPr>
      <w:r>
        <w:rPr>
          <w:rFonts w:ascii="宋体" w:hAnsi="宋体" w:hint="eastAsia"/>
          <w:sz w:val="24"/>
        </w:rPr>
        <w:t>本</w:t>
      </w:r>
      <w:r>
        <w:rPr>
          <w:rFonts w:ascii="宋体" w:hAnsi="宋体" w:cs="宋体" w:hint="eastAsia"/>
          <w:kern w:val="0"/>
          <w:sz w:val="24"/>
        </w:rPr>
        <w:t>基金将投资于以下金融工具：</w:t>
      </w:r>
    </w:p>
    <w:p w:rsidR="002F7D95" w:rsidRDefault="00926BAB">
      <w:pPr>
        <w:widowControl/>
        <w:spacing w:line="324" w:lineRule="auto"/>
        <w:ind w:firstLineChars="200" w:firstLine="480"/>
        <w:jc w:val="left"/>
        <w:rPr>
          <w:rFonts w:ascii="宋体" w:hAnsi="宋体"/>
          <w:bCs/>
          <w:sz w:val="24"/>
        </w:rPr>
      </w:pPr>
      <w:r>
        <w:rPr>
          <w:rFonts w:ascii="宋体" w:hAnsi="宋体" w:hint="eastAsia"/>
          <w:bCs/>
          <w:sz w:val="24"/>
        </w:rPr>
        <w:t>本基金主要投资于具有良好流动性的金融工具，包括国债、政府支持机构债券、政府支持债券、地方政府债、金融债、企业债、公司债（含证券公司短期公司债券）、商业银行次级债、中期票据、短期融资</w:t>
      </w:r>
      <w:proofErr w:type="gramStart"/>
      <w:r>
        <w:rPr>
          <w:rFonts w:ascii="宋体" w:hAnsi="宋体" w:hint="eastAsia"/>
          <w:bCs/>
          <w:sz w:val="24"/>
        </w:rPr>
        <w:t>券</w:t>
      </w:r>
      <w:proofErr w:type="gramEnd"/>
      <w:r>
        <w:rPr>
          <w:rFonts w:ascii="宋体" w:hAnsi="宋体" w:hint="eastAsia"/>
          <w:bCs/>
          <w:sz w:val="24"/>
        </w:rPr>
        <w:t>（含超级短期融资</w:t>
      </w:r>
      <w:proofErr w:type="gramStart"/>
      <w:r>
        <w:rPr>
          <w:rFonts w:ascii="宋体" w:hAnsi="宋体" w:hint="eastAsia"/>
          <w:bCs/>
          <w:sz w:val="24"/>
        </w:rPr>
        <w:t>券</w:t>
      </w:r>
      <w:proofErr w:type="gramEnd"/>
      <w:r>
        <w:rPr>
          <w:rFonts w:ascii="宋体" w:hAnsi="宋体" w:hint="eastAsia"/>
          <w:bCs/>
          <w:sz w:val="24"/>
        </w:rPr>
        <w:t>）、可转换债券（</w:t>
      </w:r>
      <w:proofErr w:type="gramStart"/>
      <w:r>
        <w:rPr>
          <w:rFonts w:ascii="宋体" w:hAnsi="宋体" w:hint="eastAsia"/>
          <w:bCs/>
          <w:sz w:val="24"/>
        </w:rPr>
        <w:t>含可分离</w:t>
      </w:r>
      <w:proofErr w:type="gramEnd"/>
      <w:r>
        <w:rPr>
          <w:rFonts w:ascii="宋体" w:hAnsi="宋体" w:hint="eastAsia"/>
          <w:bCs/>
          <w:sz w:val="24"/>
        </w:rPr>
        <w:t>交易可转债）、可交换债券、资产支持证券、银行存款、债券回购、中央银行票据、同业存单，国债期货等法律法规或中国证监会允许基金投资的其他金融工具。</w:t>
      </w:r>
    </w:p>
    <w:p w:rsidR="002F7D95" w:rsidRDefault="00926BAB">
      <w:pPr>
        <w:widowControl/>
        <w:spacing w:line="324" w:lineRule="auto"/>
        <w:ind w:firstLineChars="200" w:firstLine="480"/>
        <w:jc w:val="left"/>
        <w:rPr>
          <w:bCs/>
          <w:sz w:val="24"/>
        </w:rPr>
      </w:pPr>
      <w:r>
        <w:rPr>
          <w:rFonts w:ascii="宋体" w:hAnsi="宋体" w:hint="eastAsia"/>
          <w:bCs/>
          <w:sz w:val="24"/>
        </w:rPr>
        <w:t>如法律法规或监管机构以后允许基金投资其他品种，本基金可将其纳入投资范围。</w:t>
      </w:r>
    </w:p>
    <w:p w:rsidR="002F7D95" w:rsidRDefault="00926BAB">
      <w:pPr>
        <w:spacing w:after="120" w:line="324" w:lineRule="auto"/>
        <w:ind w:firstLineChars="200" w:firstLine="480"/>
        <w:rPr>
          <w:rFonts w:ascii="宋体" w:hAnsi="宋体"/>
          <w:sz w:val="24"/>
          <w:szCs w:val="21"/>
        </w:rPr>
      </w:pPr>
      <w:r>
        <w:rPr>
          <w:rFonts w:ascii="宋体" w:hAnsi="宋体" w:hint="eastAsia"/>
          <w:sz w:val="24"/>
          <w:szCs w:val="21"/>
        </w:rPr>
        <w:t>2、基金托管人根据有关法律法规的规定及《基金合同》的约定对下述基金投融资比例进行监督：</w:t>
      </w:r>
    </w:p>
    <w:p w:rsidR="002F7D95" w:rsidRDefault="00926BAB">
      <w:pPr>
        <w:spacing w:line="324" w:lineRule="auto"/>
        <w:ind w:firstLine="480"/>
        <w:rPr>
          <w:rFonts w:ascii="宋体" w:hAnsi="宋体"/>
          <w:sz w:val="24"/>
        </w:rPr>
      </w:pPr>
      <w:r>
        <w:rPr>
          <w:rFonts w:ascii="宋体" w:hAnsi="宋体" w:hint="eastAsia"/>
          <w:sz w:val="24"/>
          <w:szCs w:val="21"/>
        </w:rPr>
        <w:t>（1）</w:t>
      </w:r>
      <w:r>
        <w:rPr>
          <w:rFonts w:ascii="宋体" w:hAnsi="宋体" w:hint="eastAsia"/>
          <w:sz w:val="24"/>
        </w:rPr>
        <w:t>按法律法规的规定及《基金合同》的约定，本基金的投资组合比例为：</w:t>
      </w:r>
    </w:p>
    <w:p w:rsidR="002F7D95" w:rsidRDefault="00926BAB">
      <w:pPr>
        <w:spacing w:line="324" w:lineRule="auto"/>
        <w:ind w:firstLine="480"/>
        <w:rPr>
          <w:rFonts w:ascii="宋体" w:hAnsi="宋体"/>
          <w:sz w:val="24"/>
          <w:szCs w:val="21"/>
        </w:rPr>
      </w:pPr>
      <w:r>
        <w:rPr>
          <w:rFonts w:ascii="宋体" w:hAnsi="宋体" w:hint="eastAsia"/>
          <w:sz w:val="24"/>
          <w:szCs w:val="21"/>
        </w:rPr>
        <w:t>本基金投资于债券的比例不低于基金资产的80%，其中，本基金投资于信用评级在AA级（含）以上的超短债主</w:t>
      </w:r>
      <w:proofErr w:type="gramStart"/>
      <w:r>
        <w:rPr>
          <w:rFonts w:ascii="宋体" w:hAnsi="宋体" w:hint="eastAsia"/>
          <w:sz w:val="24"/>
          <w:szCs w:val="21"/>
        </w:rPr>
        <w:t>题证券</w:t>
      </w:r>
      <w:proofErr w:type="gramEnd"/>
      <w:r>
        <w:rPr>
          <w:rFonts w:ascii="宋体" w:hAnsi="宋体" w:hint="eastAsia"/>
          <w:sz w:val="24"/>
          <w:szCs w:val="21"/>
        </w:rPr>
        <w:t>的比例不低于非现金基金资产的80%。每个交易日日终，在扣除国债期货合约需缴纳的交易保证金后，本基金应当保持不低于基金资产净值5%的现金或到期日在一年以内的政府债券，其中，现金不包括结算备付金、存出保证金、应收申购款等。</w:t>
      </w:r>
    </w:p>
    <w:p w:rsidR="002F7D95" w:rsidRDefault="00926BAB">
      <w:pPr>
        <w:spacing w:line="324" w:lineRule="auto"/>
        <w:ind w:firstLine="480"/>
        <w:rPr>
          <w:rFonts w:ascii="宋体" w:hAnsi="宋体"/>
          <w:sz w:val="24"/>
          <w:szCs w:val="21"/>
        </w:rPr>
      </w:pPr>
      <w:r>
        <w:rPr>
          <w:rFonts w:ascii="宋体" w:hAnsi="宋体" w:hint="eastAsia"/>
          <w:sz w:val="24"/>
          <w:szCs w:val="21"/>
        </w:rPr>
        <w:t>本基金所指的超短债主题证券，系指剩余期限在</w:t>
      </w:r>
      <w:r>
        <w:rPr>
          <w:rFonts w:ascii="宋体" w:hAnsi="宋体"/>
          <w:sz w:val="24"/>
          <w:szCs w:val="21"/>
        </w:rPr>
        <w:t>270</w:t>
      </w:r>
      <w:r>
        <w:rPr>
          <w:rFonts w:ascii="宋体" w:hAnsi="宋体" w:hint="eastAsia"/>
          <w:sz w:val="24"/>
          <w:szCs w:val="21"/>
        </w:rPr>
        <w:t>天（含</w:t>
      </w:r>
      <w:r>
        <w:rPr>
          <w:rFonts w:ascii="宋体" w:hAnsi="宋体"/>
          <w:sz w:val="24"/>
          <w:szCs w:val="21"/>
        </w:rPr>
        <w:t>270</w:t>
      </w:r>
      <w:r>
        <w:rPr>
          <w:rFonts w:ascii="宋体" w:hAnsi="宋体" w:hint="eastAsia"/>
          <w:sz w:val="24"/>
          <w:szCs w:val="21"/>
        </w:rPr>
        <w:t>天）以内的国债、政府支持机构债券、政府支持债券、地方政府债、金融债、企业债、公司债（含证券公司短期公司债券）、商业银行次级债、中期票据、短期融资</w:t>
      </w:r>
      <w:proofErr w:type="gramStart"/>
      <w:r>
        <w:rPr>
          <w:rFonts w:ascii="宋体" w:hAnsi="宋体" w:hint="eastAsia"/>
          <w:sz w:val="24"/>
          <w:szCs w:val="21"/>
        </w:rPr>
        <w:t>券</w:t>
      </w:r>
      <w:proofErr w:type="gramEnd"/>
      <w:r>
        <w:rPr>
          <w:rFonts w:ascii="宋体" w:hAnsi="宋体" w:hint="eastAsia"/>
          <w:sz w:val="24"/>
          <w:szCs w:val="21"/>
        </w:rPr>
        <w:t>（含超级短期融资</w:t>
      </w:r>
      <w:proofErr w:type="gramStart"/>
      <w:r>
        <w:rPr>
          <w:rFonts w:ascii="宋体" w:hAnsi="宋体" w:hint="eastAsia"/>
          <w:sz w:val="24"/>
          <w:szCs w:val="21"/>
        </w:rPr>
        <w:t>券</w:t>
      </w:r>
      <w:proofErr w:type="gramEnd"/>
      <w:r>
        <w:rPr>
          <w:rFonts w:ascii="宋体" w:hAnsi="宋体" w:hint="eastAsia"/>
          <w:sz w:val="24"/>
          <w:szCs w:val="21"/>
        </w:rPr>
        <w:t>）、可转换债券（</w:t>
      </w:r>
      <w:proofErr w:type="gramStart"/>
      <w:r>
        <w:rPr>
          <w:rFonts w:ascii="宋体" w:hAnsi="宋体" w:hint="eastAsia"/>
          <w:sz w:val="24"/>
          <w:szCs w:val="21"/>
        </w:rPr>
        <w:t>含可分离</w:t>
      </w:r>
      <w:proofErr w:type="gramEnd"/>
      <w:r>
        <w:rPr>
          <w:rFonts w:ascii="宋体" w:hAnsi="宋体" w:hint="eastAsia"/>
          <w:sz w:val="24"/>
          <w:szCs w:val="21"/>
        </w:rPr>
        <w:t>交易可转债）、可交换债券。</w:t>
      </w:r>
    </w:p>
    <w:p w:rsidR="002F7D95" w:rsidRDefault="00926BAB">
      <w:pPr>
        <w:spacing w:line="324" w:lineRule="auto"/>
        <w:ind w:firstLine="480"/>
        <w:rPr>
          <w:rFonts w:ascii="宋体" w:hAnsi="宋体"/>
          <w:sz w:val="24"/>
        </w:rPr>
      </w:pPr>
      <w:r>
        <w:rPr>
          <w:rFonts w:hint="eastAsia"/>
          <w:sz w:val="24"/>
        </w:rPr>
        <w:t>（</w:t>
      </w:r>
      <w:r>
        <w:rPr>
          <w:rFonts w:hint="eastAsia"/>
          <w:sz w:val="24"/>
        </w:rPr>
        <w:t>2</w:t>
      </w:r>
      <w:r>
        <w:rPr>
          <w:rFonts w:hint="eastAsia"/>
          <w:sz w:val="24"/>
        </w:rPr>
        <w:t>）</w:t>
      </w:r>
      <w:r>
        <w:rPr>
          <w:rFonts w:ascii="宋体" w:hAnsi="宋体" w:hint="eastAsia"/>
          <w:sz w:val="24"/>
        </w:rPr>
        <w:t xml:space="preserve">根据法律法规的规定及《基金合同》的约定，本基金投资组合遵循以下投资限制： </w:t>
      </w:r>
    </w:p>
    <w:p w:rsidR="002F7D95" w:rsidRDefault="00926BAB">
      <w:pPr>
        <w:spacing w:line="324" w:lineRule="auto"/>
        <w:ind w:firstLine="480"/>
        <w:rPr>
          <w:rFonts w:ascii="宋体" w:hAnsi="宋体"/>
          <w:sz w:val="24"/>
        </w:rPr>
      </w:pPr>
      <w:r>
        <w:rPr>
          <w:rFonts w:ascii="宋体" w:hAnsi="宋体" w:hint="eastAsia"/>
          <w:sz w:val="24"/>
        </w:rPr>
        <w:t>1）本基金投资于债券的比例不低于基金资产的80%，其中，本基金投资于信用评级在AA级（含）以上的超短债主</w:t>
      </w:r>
      <w:proofErr w:type="gramStart"/>
      <w:r>
        <w:rPr>
          <w:rFonts w:ascii="宋体" w:hAnsi="宋体" w:hint="eastAsia"/>
          <w:sz w:val="24"/>
        </w:rPr>
        <w:t>题证券</w:t>
      </w:r>
      <w:proofErr w:type="gramEnd"/>
      <w:r>
        <w:rPr>
          <w:rFonts w:ascii="宋体" w:hAnsi="宋体" w:hint="eastAsia"/>
          <w:sz w:val="24"/>
        </w:rPr>
        <w:t>的比例不低于非现金基金资产的80%；</w:t>
      </w:r>
    </w:p>
    <w:p w:rsidR="002F7D95" w:rsidRDefault="00926BAB">
      <w:pPr>
        <w:spacing w:line="324" w:lineRule="auto"/>
        <w:ind w:firstLine="480"/>
        <w:rPr>
          <w:rFonts w:ascii="宋体" w:hAnsi="宋体"/>
          <w:sz w:val="24"/>
        </w:rPr>
      </w:pPr>
      <w:r>
        <w:rPr>
          <w:rFonts w:ascii="宋体" w:hAnsi="宋体" w:hint="eastAsia"/>
          <w:sz w:val="24"/>
        </w:rPr>
        <w:t>2）每个交易日日终，在扣除国债期货合约需缴纳的交易保证金后，本基金应当保持不低于基金资产净值5%的现金或到期日在一年以内的政府债券；其中，</w:t>
      </w:r>
      <w:r>
        <w:rPr>
          <w:rFonts w:ascii="宋体" w:hAnsi="宋体" w:hint="eastAsia"/>
          <w:sz w:val="24"/>
        </w:rPr>
        <w:lastRenderedPageBreak/>
        <w:t>现金不包括结算备付金、存出保证金、应收申购款等；</w:t>
      </w:r>
    </w:p>
    <w:p w:rsidR="002F7D95" w:rsidRDefault="00926BAB">
      <w:pPr>
        <w:spacing w:line="324" w:lineRule="auto"/>
        <w:ind w:firstLine="480"/>
        <w:rPr>
          <w:rFonts w:ascii="宋体" w:hAnsi="宋体"/>
          <w:sz w:val="24"/>
        </w:rPr>
      </w:pPr>
      <w:r>
        <w:rPr>
          <w:rFonts w:ascii="宋体" w:hAnsi="宋体" w:hint="eastAsia"/>
          <w:sz w:val="24"/>
        </w:rPr>
        <w:t>3）本基金持有一家公司发行的证券，其市值不得超过基金资产净值的10％；</w:t>
      </w:r>
    </w:p>
    <w:p w:rsidR="002F7D95" w:rsidRDefault="00926BAB">
      <w:pPr>
        <w:spacing w:line="324" w:lineRule="auto"/>
        <w:ind w:firstLine="480"/>
        <w:rPr>
          <w:rFonts w:ascii="宋体" w:hAnsi="宋体"/>
          <w:sz w:val="24"/>
        </w:rPr>
      </w:pPr>
      <w:r>
        <w:rPr>
          <w:rFonts w:ascii="宋体" w:hAnsi="宋体" w:hint="eastAsia"/>
          <w:sz w:val="24"/>
        </w:rPr>
        <w:t>4）本基金管理人管理的全部基金持有一家公司发行的证券，不超过该证券的10％；</w:t>
      </w:r>
    </w:p>
    <w:p w:rsidR="002F7D95" w:rsidRDefault="00926BAB">
      <w:pPr>
        <w:spacing w:line="324" w:lineRule="auto"/>
        <w:ind w:firstLine="480"/>
        <w:rPr>
          <w:rFonts w:ascii="宋体" w:hAnsi="宋体"/>
          <w:sz w:val="24"/>
        </w:rPr>
      </w:pPr>
      <w:r>
        <w:rPr>
          <w:rFonts w:ascii="宋体" w:hAnsi="宋体" w:hint="eastAsia"/>
          <w:sz w:val="24"/>
        </w:rPr>
        <w:t>5）本基金投资于同一原始权益人的各类资产支持证券的比例，不得超过基金资产净值的10％；</w:t>
      </w:r>
    </w:p>
    <w:p w:rsidR="002F7D95" w:rsidRDefault="00926BAB">
      <w:pPr>
        <w:spacing w:line="324" w:lineRule="auto"/>
        <w:ind w:firstLine="480"/>
        <w:rPr>
          <w:rFonts w:ascii="宋体" w:hAnsi="宋体"/>
          <w:sz w:val="24"/>
        </w:rPr>
      </w:pPr>
      <w:r>
        <w:rPr>
          <w:rFonts w:ascii="宋体" w:hAnsi="宋体" w:hint="eastAsia"/>
          <w:sz w:val="24"/>
        </w:rPr>
        <w:t>6）本基金持有的全部资产支持证券，其市值不得超过基金资产净值的20％；</w:t>
      </w:r>
    </w:p>
    <w:p w:rsidR="002F7D95" w:rsidRDefault="00926BAB">
      <w:pPr>
        <w:spacing w:line="324" w:lineRule="auto"/>
        <w:ind w:firstLine="480"/>
        <w:rPr>
          <w:rFonts w:ascii="宋体" w:hAnsi="宋体"/>
          <w:sz w:val="24"/>
        </w:rPr>
      </w:pPr>
      <w:r>
        <w:rPr>
          <w:rFonts w:ascii="宋体" w:hAnsi="宋体" w:hint="eastAsia"/>
          <w:sz w:val="24"/>
        </w:rPr>
        <w:t>7）本基金持有的同一（指同一信用级别）资产支持证券的比例，不得超过该资产支持证券规模的10％；</w:t>
      </w:r>
    </w:p>
    <w:p w:rsidR="002F7D95" w:rsidRDefault="00926BAB">
      <w:pPr>
        <w:spacing w:line="324" w:lineRule="auto"/>
        <w:ind w:firstLine="480"/>
        <w:rPr>
          <w:rFonts w:ascii="宋体" w:hAnsi="宋体"/>
          <w:sz w:val="24"/>
        </w:rPr>
      </w:pPr>
      <w:r>
        <w:rPr>
          <w:rFonts w:ascii="宋体" w:hAnsi="宋体" w:hint="eastAsia"/>
          <w:sz w:val="24"/>
        </w:rPr>
        <w:t>8）本基金管理人管理的全部基金投资于同一原始权益人的各类资产支持证券，不得超过其各类资产支持证券合计规模的10％；</w:t>
      </w:r>
    </w:p>
    <w:p w:rsidR="002F7D95" w:rsidRDefault="00926BAB">
      <w:pPr>
        <w:spacing w:line="324" w:lineRule="auto"/>
        <w:ind w:firstLine="480"/>
        <w:rPr>
          <w:rFonts w:ascii="宋体" w:hAnsi="宋体"/>
          <w:sz w:val="24"/>
        </w:rPr>
      </w:pPr>
      <w:r>
        <w:rPr>
          <w:rFonts w:ascii="宋体" w:hAnsi="宋体" w:hint="eastAsia"/>
          <w:sz w:val="24"/>
        </w:rPr>
        <w:t>9）本基金应投资于信用级别评级为BBB以上（含BBB）的资产支持证券。基金持有资产支持证券期间，如果其信用等级下降、不再符合投资标准，应在评级报告发布之日起3个月内予以全部卖出；</w:t>
      </w:r>
    </w:p>
    <w:p w:rsidR="002F7D95" w:rsidRDefault="00926BAB">
      <w:pPr>
        <w:spacing w:line="324" w:lineRule="auto"/>
        <w:ind w:firstLine="480"/>
        <w:rPr>
          <w:rFonts w:ascii="宋体" w:hAnsi="宋体"/>
          <w:sz w:val="24"/>
        </w:rPr>
      </w:pPr>
      <w:r>
        <w:rPr>
          <w:rFonts w:ascii="宋体" w:hAnsi="宋体" w:hint="eastAsia"/>
          <w:sz w:val="24"/>
        </w:rPr>
        <w:t>10）本基金进入全国银行间同业市场进行债券回购的资金余额不得超过基金资产净值的40%，本基金在全国银行间同业市场的债券回购最长期限为1年，债券回购到期后不得展期；</w:t>
      </w:r>
    </w:p>
    <w:p w:rsidR="002F7D95" w:rsidRDefault="00926BAB">
      <w:pPr>
        <w:spacing w:line="324" w:lineRule="auto"/>
        <w:ind w:firstLine="480"/>
        <w:rPr>
          <w:rFonts w:ascii="宋体" w:hAnsi="宋体"/>
          <w:sz w:val="24"/>
        </w:rPr>
      </w:pPr>
      <w:r>
        <w:rPr>
          <w:rFonts w:ascii="宋体" w:hAnsi="宋体" w:hint="eastAsia"/>
          <w:sz w:val="24"/>
        </w:rPr>
        <w:t>11）本基金总资产不得超过基金净资产的140%；</w:t>
      </w:r>
    </w:p>
    <w:p w:rsidR="002F7D95" w:rsidRDefault="00926BAB">
      <w:pPr>
        <w:spacing w:line="324" w:lineRule="auto"/>
        <w:ind w:firstLine="480"/>
        <w:rPr>
          <w:rFonts w:ascii="宋体" w:hAnsi="宋体"/>
          <w:sz w:val="24"/>
        </w:rPr>
      </w:pPr>
      <w:r>
        <w:rPr>
          <w:rFonts w:ascii="宋体" w:hAnsi="宋体" w:hint="eastAsia"/>
          <w:sz w:val="24"/>
        </w:rPr>
        <w:t>12）本基金参与国债期货投资，应遵循下列比例限制：</w:t>
      </w:r>
    </w:p>
    <w:p w:rsidR="002F7D95" w:rsidRDefault="00926BAB">
      <w:pPr>
        <w:spacing w:line="324" w:lineRule="auto"/>
        <w:ind w:firstLine="480"/>
        <w:rPr>
          <w:rFonts w:ascii="宋体" w:hAnsi="宋体"/>
          <w:sz w:val="24"/>
        </w:rPr>
      </w:pPr>
      <w:r>
        <w:rPr>
          <w:rFonts w:ascii="宋体" w:hAnsi="宋体"/>
          <w:sz w:val="24"/>
        </w:rPr>
        <w:t>a.</w:t>
      </w:r>
      <w:r>
        <w:rPr>
          <w:rFonts w:ascii="宋体" w:hAnsi="宋体" w:hint="eastAsia"/>
          <w:sz w:val="24"/>
        </w:rPr>
        <w:t>本基金在任何交易日日终，持有的买入国债期货合约价值，不得超过本基金资产净值的15%；</w:t>
      </w:r>
    </w:p>
    <w:p w:rsidR="002F7D95" w:rsidRDefault="00926BAB">
      <w:pPr>
        <w:spacing w:line="324" w:lineRule="auto"/>
        <w:ind w:firstLine="480"/>
        <w:rPr>
          <w:rFonts w:ascii="宋体" w:hAnsi="宋体"/>
          <w:sz w:val="24"/>
        </w:rPr>
      </w:pPr>
      <w:r>
        <w:rPr>
          <w:rFonts w:ascii="宋体" w:hAnsi="宋体"/>
          <w:sz w:val="24"/>
        </w:rPr>
        <w:t>b.</w:t>
      </w:r>
      <w:r>
        <w:rPr>
          <w:rFonts w:ascii="宋体" w:hAnsi="宋体" w:hint="eastAsia"/>
          <w:sz w:val="24"/>
        </w:rPr>
        <w:t>本基金在任何交易日日终，持有的卖出国债期货合约价值不得超过本基金持有的债券总市值的30%；</w:t>
      </w:r>
    </w:p>
    <w:p w:rsidR="002F7D95" w:rsidRDefault="00926BAB">
      <w:pPr>
        <w:spacing w:line="324" w:lineRule="auto"/>
        <w:ind w:firstLine="480"/>
        <w:rPr>
          <w:rFonts w:ascii="宋体" w:hAnsi="宋体"/>
          <w:sz w:val="24"/>
        </w:rPr>
      </w:pPr>
      <w:r>
        <w:rPr>
          <w:rFonts w:ascii="宋体" w:hAnsi="宋体"/>
          <w:sz w:val="24"/>
        </w:rPr>
        <w:t>c.</w:t>
      </w:r>
      <w:r>
        <w:rPr>
          <w:rFonts w:ascii="宋体" w:hAnsi="宋体" w:hint="eastAsia"/>
          <w:sz w:val="24"/>
        </w:rPr>
        <w:t>本基金所持有的债券（不含到期日在一年以内的政府债券）市值和买入、卖出国债期货合约价值，合计（轧差计算）应当符合基金合同关于债券投资比例的有关约定；</w:t>
      </w:r>
    </w:p>
    <w:p w:rsidR="002F7D95" w:rsidRDefault="00926BAB">
      <w:pPr>
        <w:spacing w:line="324" w:lineRule="auto"/>
        <w:ind w:firstLine="480"/>
        <w:rPr>
          <w:rFonts w:ascii="宋体" w:hAnsi="宋体"/>
          <w:sz w:val="24"/>
        </w:rPr>
      </w:pPr>
      <w:r>
        <w:rPr>
          <w:rFonts w:ascii="宋体" w:hAnsi="宋体"/>
          <w:sz w:val="24"/>
        </w:rPr>
        <w:t>d.</w:t>
      </w:r>
      <w:r>
        <w:rPr>
          <w:rFonts w:ascii="宋体" w:hAnsi="宋体" w:hint="eastAsia"/>
          <w:sz w:val="24"/>
        </w:rPr>
        <w:t>本基金在任何交易日内交易（不包括平仓）的国债期货合约的成交金额不得超过上一交易日基金资产净值的30%；</w:t>
      </w:r>
    </w:p>
    <w:p w:rsidR="002F7D95" w:rsidRDefault="00926BAB">
      <w:pPr>
        <w:spacing w:line="324" w:lineRule="auto"/>
        <w:ind w:firstLine="480"/>
        <w:rPr>
          <w:rFonts w:ascii="宋体" w:hAnsi="宋体"/>
          <w:sz w:val="24"/>
        </w:rPr>
      </w:pPr>
      <w:r>
        <w:rPr>
          <w:rFonts w:ascii="宋体" w:hAnsi="宋体" w:hint="eastAsia"/>
          <w:sz w:val="24"/>
        </w:rPr>
        <w:t>13）本基金主动投资于流动性受限资产的市值合计不得超过基金资产净值的15%。因证券市场波动、基金规模变动等基金管理人之外的因素致使基金不符合本项规定比例限制的，基金管理人不得主动新增流动性受限资产的投资；</w:t>
      </w:r>
    </w:p>
    <w:p w:rsidR="002F7D95" w:rsidRDefault="00926BAB">
      <w:pPr>
        <w:spacing w:line="324" w:lineRule="auto"/>
        <w:ind w:firstLine="480"/>
        <w:rPr>
          <w:rFonts w:ascii="宋体" w:hAnsi="宋体"/>
          <w:sz w:val="24"/>
        </w:rPr>
      </w:pPr>
      <w:r>
        <w:rPr>
          <w:rFonts w:ascii="宋体" w:hAnsi="宋体" w:hint="eastAsia"/>
          <w:sz w:val="24"/>
        </w:rPr>
        <w:t>14）本基金与私募类</w:t>
      </w:r>
      <w:proofErr w:type="gramStart"/>
      <w:r>
        <w:rPr>
          <w:rFonts w:ascii="宋体" w:hAnsi="宋体" w:hint="eastAsia"/>
          <w:sz w:val="24"/>
        </w:rPr>
        <w:t>证券资管产品</w:t>
      </w:r>
      <w:proofErr w:type="gramEnd"/>
      <w:r>
        <w:rPr>
          <w:rFonts w:ascii="宋体" w:hAnsi="宋体" w:hint="eastAsia"/>
          <w:sz w:val="24"/>
        </w:rPr>
        <w:t>及中国证监会认定的其他主体为交易对手开展逆回购交易的，可接受质押品的资质要求应当与基金合同约定的投资范围保</w:t>
      </w:r>
      <w:r>
        <w:rPr>
          <w:rFonts w:ascii="宋体" w:hAnsi="宋体" w:hint="eastAsia"/>
          <w:sz w:val="24"/>
        </w:rPr>
        <w:lastRenderedPageBreak/>
        <w:t>持一致；</w:t>
      </w:r>
    </w:p>
    <w:p w:rsidR="002F7D95" w:rsidRDefault="00926BAB">
      <w:pPr>
        <w:spacing w:line="350" w:lineRule="auto"/>
        <w:ind w:firstLineChars="200" w:firstLine="480"/>
        <w:rPr>
          <w:rFonts w:ascii="宋体" w:hAnsi="宋体"/>
          <w:sz w:val="24"/>
        </w:rPr>
      </w:pPr>
      <w:r>
        <w:rPr>
          <w:rFonts w:ascii="宋体" w:hAnsi="宋体" w:hint="eastAsia"/>
          <w:sz w:val="24"/>
        </w:rPr>
        <w:t>15）法律法规及中国证监会规定的和《基金合同》约定的其他投资限制。</w:t>
      </w:r>
    </w:p>
    <w:p w:rsidR="002F7D95" w:rsidRDefault="00926BAB">
      <w:pPr>
        <w:spacing w:line="350" w:lineRule="auto"/>
        <w:ind w:firstLineChars="200" w:firstLine="480"/>
        <w:rPr>
          <w:rFonts w:ascii="宋体" w:hAnsi="宋体"/>
          <w:sz w:val="24"/>
        </w:rPr>
      </w:pPr>
      <w:r>
        <w:rPr>
          <w:rFonts w:ascii="宋体" w:hAnsi="宋体" w:hint="eastAsia"/>
          <w:sz w:val="24"/>
        </w:rPr>
        <w:t>（3）法规允许的基金投资比例调整期限：</w:t>
      </w:r>
    </w:p>
    <w:p w:rsidR="002F7D95" w:rsidRDefault="00926BAB">
      <w:pPr>
        <w:spacing w:line="350" w:lineRule="auto"/>
        <w:ind w:firstLineChars="200" w:firstLine="480"/>
        <w:rPr>
          <w:rFonts w:ascii="宋体" w:hAnsi="宋体"/>
          <w:sz w:val="24"/>
        </w:rPr>
      </w:pPr>
      <w:r>
        <w:rPr>
          <w:rFonts w:ascii="宋体" w:hAnsi="宋体" w:hint="eastAsia"/>
          <w:sz w:val="24"/>
        </w:rPr>
        <w:t>除上述第2）、9）、13）、14）项外，因证券/期货市场波动、证券发行人合并、基金规模变动等基金管理人之外的因素致使基金投资比例不符合上述规定投资比例的，基金管理人应当在10个交易日内进行调整，但中国证监会规定的特殊情形除外。</w:t>
      </w:r>
    </w:p>
    <w:p w:rsidR="00BC3231" w:rsidRPr="00BC3231" w:rsidRDefault="00926BAB" w:rsidP="00BC3231">
      <w:pPr>
        <w:spacing w:line="350" w:lineRule="auto"/>
        <w:ind w:right="28" w:firstLineChars="200" w:firstLine="480"/>
        <w:rPr>
          <w:rFonts w:ascii="宋体" w:hAnsi="宋体"/>
          <w:sz w:val="24"/>
          <w:szCs w:val="21"/>
        </w:rPr>
      </w:pPr>
      <w:r>
        <w:rPr>
          <w:rFonts w:ascii="宋体" w:hAnsi="宋体" w:hint="eastAsia"/>
          <w:sz w:val="24"/>
          <w:szCs w:val="21"/>
        </w:rPr>
        <w:t>（4）基金管理人应当自基金合同生效之日起6个月内使基金的投资组合比例符合基金合同的有关约定。在上述期间内，本基金的投资范围应当符合基金合同的约定。</w:t>
      </w:r>
    </w:p>
    <w:p w:rsidR="002F7D95" w:rsidRDefault="00BC3231" w:rsidP="00BC3231">
      <w:pPr>
        <w:spacing w:line="350" w:lineRule="auto"/>
        <w:ind w:right="28" w:firstLineChars="200" w:firstLine="480"/>
        <w:rPr>
          <w:rFonts w:ascii="宋体" w:hAnsi="宋体"/>
          <w:sz w:val="24"/>
          <w:szCs w:val="21"/>
        </w:rPr>
      </w:pPr>
      <w:r w:rsidRPr="00BC3231">
        <w:rPr>
          <w:rFonts w:ascii="宋体" w:hAnsi="宋体" w:hint="eastAsia"/>
          <w:sz w:val="24"/>
          <w:szCs w:val="21"/>
        </w:rPr>
        <w:t>本基金依照法律法规及基金合同的约定启用</w:t>
      </w:r>
      <w:proofErr w:type="gramStart"/>
      <w:r w:rsidRPr="00BC3231">
        <w:rPr>
          <w:rFonts w:ascii="宋体" w:hAnsi="宋体" w:hint="eastAsia"/>
          <w:sz w:val="24"/>
          <w:szCs w:val="21"/>
        </w:rPr>
        <w:t>侧袋机制</w:t>
      </w:r>
      <w:proofErr w:type="gramEnd"/>
      <w:r w:rsidRPr="00BC3231">
        <w:rPr>
          <w:rFonts w:ascii="宋体" w:hAnsi="宋体" w:hint="eastAsia"/>
          <w:sz w:val="24"/>
          <w:szCs w:val="21"/>
        </w:rPr>
        <w:t>的，在</w:t>
      </w:r>
      <w:proofErr w:type="gramStart"/>
      <w:r w:rsidRPr="00BC3231">
        <w:rPr>
          <w:rFonts w:ascii="宋体" w:hAnsi="宋体" w:hint="eastAsia"/>
          <w:sz w:val="24"/>
          <w:szCs w:val="21"/>
        </w:rPr>
        <w:t>侧袋机制</w:t>
      </w:r>
      <w:proofErr w:type="gramEnd"/>
      <w:r w:rsidRPr="00BC3231">
        <w:rPr>
          <w:rFonts w:ascii="宋体" w:hAnsi="宋体" w:hint="eastAsia"/>
          <w:sz w:val="24"/>
          <w:szCs w:val="21"/>
        </w:rPr>
        <w:t>实施期间，上述投资组合比例、组合限制等约定仅</w:t>
      </w:r>
      <w:proofErr w:type="gramStart"/>
      <w:r w:rsidRPr="00BC3231">
        <w:rPr>
          <w:rFonts w:ascii="宋体" w:hAnsi="宋体" w:hint="eastAsia"/>
          <w:sz w:val="24"/>
          <w:szCs w:val="21"/>
        </w:rPr>
        <w:t>适用于主袋账户</w:t>
      </w:r>
      <w:proofErr w:type="gramEnd"/>
      <w:r w:rsidRPr="00BC3231">
        <w:rPr>
          <w:rFonts w:ascii="宋体" w:hAnsi="宋体" w:hint="eastAsia"/>
          <w:sz w:val="24"/>
          <w:szCs w:val="21"/>
        </w:rPr>
        <w:t>。</w:t>
      </w:r>
    </w:p>
    <w:p w:rsidR="002F7D95" w:rsidRDefault="00926BAB">
      <w:pPr>
        <w:spacing w:line="350" w:lineRule="auto"/>
        <w:ind w:right="28" w:firstLineChars="200" w:firstLine="480"/>
        <w:rPr>
          <w:rFonts w:ascii="宋体" w:hAnsi="宋体"/>
          <w:bCs/>
          <w:sz w:val="24"/>
        </w:rPr>
      </w:pPr>
      <w:r>
        <w:rPr>
          <w:rFonts w:ascii="宋体" w:hAnsi="宋体"/>
          <w:bCs/>
          <w:sz w:val="24"/>
          <w:szCs w:val="21"/>
        </w:rPr>
        <w:t>3</w:t>
      </w:r>
      <w:r>
        <w:rPr>
          <w:rFonts w:ascii="宋体" w:hAnsi="宋体" w:hint="eastAsia"/>
          <w:bCs/>
          <w:sz w:val="24"/>
          <w:szCs w:val="21"/>
        </w:rPr>
        <w:t>、基金托管人根据有关法律法规的规定及《基金合同》的约定对下述基金投资禁止行为进行监督：</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（1）承销证券；</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（2）违反规定向他人贷款或者提供担保；</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（3）从事承担无限责任的投资；</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（4）向其基金管理人、基金托管人出资。</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4、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无须召开基金份额持有人大会审议。</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对于因法律法规变化导致本基金投资范围及投资限制调整的，基金管理人应提前通知基金托管人，经基金托管人书面同意后方可纳入投资监督范围。基金管理人知晓基金托管人投资监督职责的履行受外部数据来源或系统开发等因素影响，基金管理人应为基金托管人系统调整预留所需的合理必要时间。</w:t>
      </w:r>
    </w:p>
    <w:p w:rsidR="002F7D95" w:rsidRDefault="00926BAB">
      <w:pPr>
        <w:spacing w:line="350" w:lineRule="auto"/>
        <w:ind w:right="28" w:firstLineChars="200" w:firstLine="480"/>
        <w:rPr>
          <w:rFonts w:ascii="宋体" w:hAnsi="宋体"/>
          <w:sz w:val="24"/>
          <w:szCs w:val="21"/>
        </w:rPr>
      </w:pPr>
      <w:r>
        <w:rPr>
          <w:rFonts w:ascii="宋体" w:hAnsi="宋体"/>
          <w:sz w:val="24"/>
          <w:szCs w:val="21"/>
        </w:rPr>
        <w:t>5</w:t>
      </w:r>
      <w:r>
        <w:rPr>
          <w:rFonts w:ascii="宋体" w:hAnsi="宋体" w:hint="eastAsia"/>
          <w:sz w:val="24"/>
          <w:szCs w:val="21"/>
        </w:rPr>
        <w:t>、基金托管人依据以下约定对基金管理人参与银行间债券市场进行监督。</w:t>
      </w:r>
    </w:p>
    <w:p w:rsidR="002F7D95" w:rsidRDefault="00926BAB">
      <w:pPr>
        <w:spacing w:line="360" w:lineRule="auto"/>
        <w:ind w:firstLineChars="225" w:firstLine="540"/>
        <w:rPr>
          <w:sz w:val="24"/>
        </w:rPr>
      </w:pPr>
      <w:r>
        <w:rPr>
          <w:rFonts w:hint="eastAsia"/>
          <w:sz w:val="24"/>
        </w:rPr>
        <w:t>基金管理人参与银行间市场交易，应按照审慎的风险控制原则评估交易对手资信风险，并自主选择交易对手。基金托管人发现基金管理人与银行间市场的丙类会员进行债券交易的，可以通过邮件、电话等双方认可的方式提醒基金管理</w:t>
      </w:r>
      <w:r>
        <w:rPr>
          <w:rFonts w:hint="eastAsia"/>
          <w:sz w:val="24"/>
        </w:rPr>
        <w:lastRenderedPageBreak/>
        <w:t>人，基金管理人应及时向基金托管人提供可行性说明。基金管理人应确保可行性说明内容真实、准确、完整。基金托管人不对基金管理人提供的可行性说明进行实质审查。基金管理人同意，经提醒后基金管理人仍执行交易并造成基金资产损失的，基金托管人不承担责任。</w:t>
      </w:r>
    </w:p>
    <w:p w:rsidR="002F7D95" w:rsidRDefault="00926BAB">
      <w:pPr>
        <w:spacing w:line="360" w:lineRule="auto"/>
        <w:ind w:firstLineChars="225" w:firstLine="540"/>
        <w:rPr>
          <w:sz w:val="24"/>
        </w:rPr>
      </w:pPr>
      <w:r>
        <w:rPr>
          <w:rFonts w:hint="eastAsia"/>
          <w:sz w:val="24"/>
        </w:rPr>
        <w:t>基金管理人在银行间市场进行现券买卖和回购交易时，以</w:t>
      </w:r>
      <w:r>
        <w:rPr>
          <w:rFonts w:hint="eastAsia"/>
          <w:sz w:val="24"/>
        </w:rPr>
        <w:t>DVP</w:t>
      </w:r>
      <w:r>
        <w:rPr>
          <w:rFonts w:hint="eastAsia"/>
          <w:sz w:val="24"/>
        </w:rPr>
        <w:t>（券款兑付）的交易结算方式进行交易。</w:t>
      </w:r>
    </w:p>
    <w:p w:rsidR="002F7D95" w:rsidRDefault="00926BAB">
      <w:pPr>
        <w:spacing w:line="360" w:lineRule="auto"/>
        <w:ind w:firstLineChars="225" w:firstLine="540"/>
        <w:rPr>
          <w:sz w:val="24"/>
        </w:rPr>
      </w:pPr>
      <w:r>
        <w:rPr>
          <w:sz w:val="24"/>
        </w:rPr>
        <w:t>6</w:t>
      </w:r>
      <w:r>
        <w:rPr>
          <w:rFonts w:hint="eastAsia"/>
          <w:sz w:val="24"/>
        </w:rPr>
        <w:t>、关于</w:t>
      </w:r>
      <w:r>
        <w:rPr>
          <w:sz w:val="24"/>
        </w:rPr>
        <w:t>银行存款投资</w:t>
      </w:r>
      <w:r>
        <w:rPr>
          <w:rFonts w:hint="eastAsia"/>
          <w:sz w:val="24"/>
        </w:rPr>
        <w:t>。</w:t>
      </w:r>
    </w:p>
    <w:p w:rsidR="002F7D95" w:rsidRDefault="00926BAB">
      <w:pPr>
        <w:spacing w:line="360" w:lineRule="auto"/>
        <w:ind w:firstLineChars="225" w:firstLine="540"/>
        <w:rPr>
          <w:sz w:val="24"/>
        </w:rPr>
      </w:pPr>
      <w:r>
        <w:rPr>
          <w:rFonts w:hint="eastAsia"/>
          <w:sz w:val="24"/>
        </w:rPr>
        <w:t>本基金投资银行存款的信用风险主要包括存款银行的信用等级、存款银行的支付能力等涉及到存款银行选择方面的风险。基金管理人应基于审慎原则评估存款银行信用风险并据此选择存款银行。若因基金管理人故意或重大过失违反上述原则给基金造成的损失，基金托管人不承担任何责任，相关损失由基金管理人承担，并履行赔付责任。</w:t>
      </w:r>
    </w:p>
    <w:p w:rsidR="002F7D95" w:rsidRDefault="00926BAB">
      <w:pPr>
        <w:spacing w:line="360" w:lineRule="auto"/>
        <w:ind w:firstLineChars="225" w:firstLine="540"/>
        <w:rPr>
          <w:sz w:val="24"/>
        </w:rPr>
      </w:pPr>
      <w:r>
        <w:rPr>
          <w:rFonts w:hint="eastAsia"/>
          <w:sz w:val="24"/>
        </w:rPr>
        <w:t>如基金管理人和基金托管人无法达成一致，应及时上报中国证监会请求解决。如果基金托管人切实履行监督职责，则不承担任何责任。如果基金托管人没有切实履行监督职责，导致基金出现风险，基金托管人应承担连带责任。</w:t>
      </w:r>
    </w:p>
    <w:p w:rsidR="002F7D95" w:rsidRDefault="00926BAB">
      <w:pPr>
        <w:spacing w:line="360" w:lineRule="auto"/>
        <w:ind w:firstLineChars="225" w:firstLine="540"/>
        <w:rPr>
          <w:sz w:val="24"/>
        </w:rPr>
      </w:pPr>
      <w:r>
        <w:rPr>
          <w:rFonts w:hint="eastAsia"/>
          <w:sz w:val="24"/>
        </w:rPr>
        <w:t>（二）基金托管人应根据有关法律法规的规定及《基金合同》的约定，对基金资产净值计算、各类基金份额的基金份额净值计算、应收资金到账、基金费用开支及收入确定、基金收益分配、相关信息披露、基金宣传推介材料中登载基金业绩表现数据等进行监督和核查。</w:t>
      </w:r>
    </w:p>
    <w:p w:rsidR="002F7D95" w:rsidRDefault="00926BAB">
      <w:pPr>
        <w:spacing w:line="360" w:lineRule="auto"/>
        <w:ind w:firstLineChars="225" w:firstLine="540"/>
        <w:rPr>
          <w:sz w:val="24"/>
        </w:rPr>
      </w:pPr>
      <w:r>
        <w:rPr>
          <w:rFonts w:hint="eastAsia"/>
          <w:sz w:val="24"/>
        </w:rPr>
        <w:t>（三）基金托管人发现基金管理人的投资运作及其他运作违反《基金法》、《基金合同》、基金托管协议有关规定时，应及时以书面形式通知基金管理人限期纠正，基金管理人收到通知后应在下一个工作日及时核对，并以书面形式向基金托管人发出回函，进行解释或举证。</w:t>
      </w:r>
    </w:p>
    <w:p w:rsidR="002F7D95" w:rsidRDefault="00926BAB">
      <w:pPr>
        <w:spacing w:line="360" w:lineRule="auto"/>
        <w:ind w:firstLineChars="225" w:firstLine="540"/>
        <w:rPr>
          <w:sz w:val="24"/>
        </w:rPr>
      </w:pPr>
      <w:r>
        <w:rPr>
          <w:rFonts w:hint="eastAsia"/>
          <w:sz w:val="24"/>
        </w:rPr>
        <w:t>在限期内，基金托管人有权随时对通知事项进行复查，督促基金管理人改正。基金管理人对基金托管人通知的违规事项未能在限期内纠正的，基金托管人应报告中国证监会。基金托管人有义务要求基金管理人赔偿因其违反《基金合同》而致使投资者遭受的损失。</w:t>
      </w:r>
    </w:p>
    <w:p w:rsidR="002F7D95" w:rsidRDefault="00926BAB">
      <w:pPr>
        <w:spacing w:line="360" w:lineRule="auto"/>
        <w:ind w:firstLineChars="225" w:firstLine="540"/>
        <w:rPr>
          <w:sz w:val="24"/>
        </w:rPr>
      </w:pPr>
      <w:r>
        <w:rPr>
          <w:rFonts w:hint="eastAsia"/>
          <w:sz w:val="24"/>
        </w:rPr>
        <w:t>对于依据交易程序尚未成交的</w:t>
      </w:r>
      <w:proofErr w:type="gramStart"/>
      <w:r>
        <w:rPr>
          <w:rFonts w:hint="eastAsia"/>
          <w:sz w:val="24"/>
        </w:rPr>
        <w:t>且基金</w:t>
      </w:r>
      <w:proofErr w:type="gramEnd"/>
      <w:r>
        <w:rPr>
          <w:rFonts w:hint="eastAsia"/>
          <w:sz w:val="24"/>
        </w:rPr>
        <w:t>托管人在交易前能够监控的投资指令，基金托管人发现该投资指令违反有关法律法规规定或者违反《基金合同》约定的，</w:t>
      </w:r>
      <w:r>
        <w:rPr>
          <w:rFonts w:hint="eastAsia"/>
          <w:sz w:val="24"/>
        </w:rPr>
        <w:lastRenderedPageBreak/>
        <w:t>应当拒绝执行，立即通知基金管理人，并向中国证监会报告。</w:t>
      </w:r>
    </w:p>
    <w:p w:rsidR="002F7D95" w:rsidRDefault="00926BAB">
      <w:pPr>
        <w:spacing w:line="360" w:lineRule="auto"/>
        <w:ind w:firstLineChars="225" w:firstLine="540"/>
        <w:rPr>
          <w:sz w:val="24"/>
        </w:rPr>
      </w:pPr>
      <w:r>
        <w:rPr>
          <w:rFonts w:hint="eastAsia"/>
          <w:sz w:val="24"/>
        </w:rPr>
        <w:t>对于必须于估值完成后方可获知的监控指标或依据交易程序已经成交的投资指令，基金托管人发现该投资指令违反法律法规或者违反《基金合同》约定的，应当立即通知基金管理人，并报告中国证监会。</w:t>
      </w:r>
    </w:p>
    <w:p w:rsidR="002F7D95" w:rsidRDefault="00926BAB">
      <w:pPr>
        <w:spacing w:line="360" w:lineRule="auto"/>
        <w:ind w:firstLineChars="225" w:firstLine="540"/>
        <w:rPr>
          <w:sz w:val="24"/>
        </w:rPr>
      </w:pPr>
      <w:r>
        <w:rPr>
          <w:rFonts w:hint="eastAsia"/>
          <w:sz w:val="24"/>
        </w:rPr>
        <w:t>基金管理人应积极配合和协助基金托管人的监督和核查，必须在规定时间内答复基金托管人并改正，就基金托管人的疑义进行解释或举证，对基金托管人按照法规要求需向中国证监会报送基金监督报告的，基金管理人应积极配合提供相关数据资料和制度等。</w:t>
      </w:r>
    </w:p>
    <w:p w:rsidR="002F7D95" w:rsidRDefault="00926BAB">
      <w:pPr>
        <w:spacing w:line="360" w:lineRule="auto"/>
        <w:ind w:firstLineChars="225" w:firstLine="540"/>
        <w:rPr>
          <w:sz w:val="24"/>
        </w:rPr>
      </w:pPr>
      <w:r>
        <w:rPr>
          <w:rFonts w:hint="eastAsia"/>
          <w:sz w:val="24"/>
        </w:rPr>
        <w:t>基金托管人发现基金管理人有重大违规行为，应立即报告中国证监会，同时通知基金管理人限期纠正。</w:t>
      </w:r>
    </w:p>
    <w:p w:rsidR="002F7D95" w:rsidRDefault="00926BAB">
      <w:pPr>
        <w:spacing w:line="360" w:lineRule="auto"/>
        <w:ind w:firstLineChars="225" w:firstLine="540"/>
        <w:rPr>
          <w:sz w:val="24"/>
        </w:rPr>
      </w:pPr>
      <w:r>
        <w:rPr>
          <w:rFonts w:hint="eastAsia"/>
          <w:sz w:val="24"/>
        </w:rPr>
        <w:t>基金管理人无正当理由，拒绝、阻挠基金托管人根据本协议规定行使监督权，或采取拖延、欺诈等手段妨碍基金托管人进行有效监督，情节严重或经基金托管人提出警告仍不改正的，基金托管人应报告中国证监会。</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55" w:name="_Toc124749228"/>
      <w:bookmarkStart w:id="56" w:name="_Toc124749939"/>
      <w:bookmarkStart w:id="57" w:name="_Toc125361076"/>
      <w:bookmarkStart w:id="58" w:name="_Toc123705448"/>
      <w:r>
        <w:rPr>
          <w:rFonts w:ascii="宋体" w:hAnsi="宋体" w:cs="Arial"/>
          <w:sz w:val="30"/>
        </w:rPr>
        <w:br w:type="page"/>
      </w:r>
      <w:bookmarkStart w:id="59" w:name="_Toc500167294"/>
      <w:r>
        <w:rPr>
          <w:rFonts w:ascii="宋体" w:hAnsi="宋体" w:cs="Arial" w:hint="eastAsia"/>
          <w:sz w:val="30"/>
        </w:rPr>
        <w:lastRenderedPageBreak/>
        <w:t>基金管理人对基金托管人的业务核查</w:t>
      </w:r>
      <w:bookmarkEnd w:id="55"/>
      <w:bookmarkEnd w:id="56"/>
      <w:bookmarkEnd w:id="57"/>
      <w:bookmarkEnd w:id="58"/>
      <w:bookmarkEnd w:id="59"/>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对基金托管人履行托管职责情况进行核查，核查事项包括但不限于基金托管人安全保管基金财产、开设基金财产的资金账户和证券账户（含期货账户）等投资所需账户、复核基金管理人计算的基金资产净值和</w:t>
      </w:r>
      <w:r>
        <w:rPr>
          <w:rFonts w:hint="eastAsia"/>
          <w:sz w:val="24"/>
        </w:rPr>
        <w:t>各类基金份额的</w:t>
      </w:r>
      <w:r>
        <w:rPr>
          <w:rFonts w:ascii="宋体" w:hAnsi="宋体" w:hint="eastAsia"/>
          <w:sz w:val="24"/>
          <w:szCs w:val="21"/>
        </w:rPr>
        <w:t>基金份额净值、根据基金管理人指令办理清算交收、相关信息披露和监督基金投资运作等行为。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发现基金托管人擅自挪用基金财产、未对基金财产实行分账管理、无故未执行或无故延迟执行基金管理人资金划拨指令、泄露基金投资信息等违反《基金法》、《基金合同》、本托管协议及其他有关规定时，基金管理人应及时以书面形式通知基金托管人限期纠正，基金托管人收到通知后应及时核对确认并以书面形式向基金管理人发出回函。在限期内，基金管理人有权随时对通知事项进行复查，督促基金托管人改正，并予协助配合。基金托管人对基金管理人通知的违规事项未能在限期内纠正的，基金管理人应报告中国证监会。</w:t>
      </w:r>
      <w:r>
        <w:rPr>
          <w:rFonts w:ascii="宋体" w:hAnsi="宋体" w:hint="eastAsia"/>
          <w:kern w:val="0"/>
          <w:sz w:val="24"/>
        </w:rPr>
        <w:t>基金管理人有义务要求基金托管人赔偿基金因此所遭受的损失。</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基金管理人发现基金托管人有重大违规行为，应立即报告中国证监会和银行业监督管理机构，同时通知基金托管人限期纠正。</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基金托管人应积极配合基金管理人的核查行为，包括但不限于：提交相关资料以</w:t>
      </w:r>
      <w:proofErr w:type="gramStart"/>
      <w:r>
        <w:rPr>
          <w:rFonts w:ascii="宋体" w:hAnsi="宋体" w:hint="eastAsia"/>
          <w:sz w:val="24"/>
          <w:szCs w:val="21"/>
        </w:rPr>
        <w:t>供基金</w:t>
      </w:r>
      <w:proofErr w:type="gramEnd"/>
      <w:r>
        <w:rPr>
          <w:rFonts w:ascii="宋体" w:hAnsi="宋体" w:hint="eastAsia"/>
          <w:sz w:val="24"/>
          <w:szCs w:val="21"/>
        </w:rPr>
        <w:t>管理人核查托管财产的完整性和真实性，在规定时间内答复基金管理人并改正。</w:t>
      </w:r>
    </w:p>
    <w:p w:rsidR="002F7D95" w:rsidRDefault="00926BAB">
      <w:pPr>
        <w:pStyle w:val="20"/>
        <w:spacing w:after="0"/>
        <w:rPr>
          <w:color w:val="auto"/>
          <w:szCs w:val="21"/>
        </w:rPr>
      </w:pPr>
      <w:r>
        <w:rPr>
          <w:rFonts w:hint="eastAsia"/>
          <w:color w:val="auto"/>
          <w:szCs w:val="21"/>
        </w:rPr>
        <w:t>基金托管人无正当理由，拒绝、阻挠基金管理人根据本协议规定行使监督权，或采取拖延、欺诈等手段妨碍基金管理人进行有效监督，情节严重或经基金管理人提出警告仍不改正的，基金管理人应报告中国证监会。</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60" w:name="_Hlt88903324"/>
      <w:bookmarkStart w:id="61" w:name="_Toc124749940"/>
      <w:bookmarkStart w:id="62" w:name="_Toc124749229"/>
      <w:bookmarkStart w:id="63" w:name="_Toc48703889"/>
      <w:bookmarkStart w:id="64" w:name="_Toc123626171"/>
      <w:bookmarkStart w:id="65" w:name="_Toc523829995"/>
      <w:bookmarkStart w:id="66" w:name="_Toc466788854"/>
      <w:bookmarkStart w:id="67" w:name="_Toc22454437"/>
      <w:bookmarkStart w:id="68" w:name="_Toc125361077"/>
      <w:bookmarkEnd w:id="60"/>
      <w:r>
        <w:rPr>
          <w:rFonts w:ascii="宋体" w:hAnsi="宋体" w:cs="Arial"/>
          <w:sz w:val="30"/>
        </w:rPr>
        <w:br w:type="page"/>
      </w:r>
      <w:bookmarkStart w:id="69" w:name="_Toc500167295"/>
      <w:r>
        <w:rPr>
          <w:rFonts w:ascii="宋体" w:hAnsi="宋体" w:cs="Arial" w:hint="eastAsia"/>
          <w:sz w:val="30"/>
        </w:rPr>
        <w:lastRenderedPageBreak/>
        <w:t>基金财产保管</w:t>
      </w:r>
      <w:bookmarkEnd w:id="61"/>
      <w:bookmarkEnd w:id="62"/>
      <w:bookmarkEnd w:id="63"/>
      <w:bookmarkEnd w:id="64"/>
      <w:bookmarkEnd w:id="65"/>
      <w:bookmarkEnd w:id="66"/>
      <w:bookmarkEnd w:id="67"/>
      <w:bookmarkEnd w:id="68"/>
      <w:bookmarkEnd w:id="69"/>
    </w:p>
    <w:p w:rsidR="002F7D95" w:rsidRDefault="00926BAB">
      <w:pPr>
        <w:spacing w:line="360" w:lineRule="auto"/>
        <w:ind w:firstLineChars="200" w:firstLine="480"/>
        <w:rPr>
          <w:rFonts w:ascii="宋体" w:hAnsi="宋体"/>
          <w:sz w:val="24"/>
        </w:rPr>
      </w:pPr>
      <w:bookmarkStart w:id="70" w:name="_Toc37159173"/>
      <w:r>
        <w:rPr>
          <w:rFonts w:ascii="宋体" w:hAnsi="宋体" w:hint="eastAsia"/>
          <w:sz w:val="24"/>
        </w:rPr>
        <w:t>（一）基金财产保管的原则</w:t>
      </w:r>
      <w:bookmarkStart w:id="71" w:name="_Hlt88903033"/>
      <w:bookmarkEnd w:id="70"/>
      <w:bookmarkEnd w:id="71"/>
    </w:p>
    <w:p w:rsidR="002F7D95" w:rsidRDefault="00926BAB">
      <w:pPr>
        <w:spacing w:line="360" w:lineRule="auto"/>
        <w:ind w:firstLineChars="200" w:firstLine="480"/>
        <w:rPr>
          <w:rFonts w:ascii="宋体" w:hAnsi="宋体"/>
          <w:sz w:val="24"/>
        </w:rPr>
      </w:pPr>
      <w:r>
        <w:rPr>
          <w:rFonts w:ascii="宋体" w:hAnsi="宋体" w:hint="eastAsia"/>
          <w:sz w:val="24"/>
        </w:rPr>
        <w:t>1、基金财产应独立于基金管理人、基金托管人的固有财产。</w:t>
      </w:r>
    </w:p>
    <w:p w:rsidR="002F7D95" w:rsidRDefault="00926BAB">
      <w:pPr>
        <w:spacing w:line="360" w:lineRule="auto"/>
        <w:ind w:firstLineChars="200" w:firstLine="480"/>
        <w:rPr>
          <w:rFonts w:ascii="宋体" w:hAnsi="宋体"/>
          <w:sz w:val="24"/>
        </w:rPr>
      </w:pPr>
      <w:r>
        <w:rPr>
          <w:rFonts w:ascii="宋体" w:hAnsi="宋体" w:hint="eastAsia"/>
          <w:sz w:val="24"/>
        </w:rPr>
        <w:t>2、基金托管人应安全保管基金财产。未经基金管理人的正当指令，不得自行运用、处分、分配基金的任何财产。</w:t>
      </w:r>
    </w:p>
    <w:p w:rsidR="002F7D95" w:rsidRDefault="00926BAB">
      <w:pPr>
        <w:spacing w:line="360" w:lineRule="auto"/>
        <w:ind w:firstLineChars="200" w:firstLine="480"/>
        <w:rPr>
          <w:rFonts w:ascii="宋体" w:hAnsi="宋体"/>
          <w:sz w:val="24"/>
        </w:rPr>
      </w:pPr>
      <w:r>
        <w:rPr>
          <w:rFonts w:ascii="宋体" w:hAnsi="宋体" w:hint="eastAsia"/>
          <w:sz w:val="24"/>
        </w:rPr>
        <w:t>3、基金托管人按照规定开设基金财产的资金账户和证券账户</w:t>
      </w:r>
      <w:r>
        <w:rPr>
          <w:rFonts w:ascii="宋体" w:hAnsi="宋体" w:hint="eastAsia"/>
          <w:sz w:val="24"/>
          <w:szCs w:val="21"/>
        </w:rPr>
        <w:t>（含期货账户）等投资所需账户</w:t>
      </w:r>
      <w:r>
        <w:rPr>
          <w:rFonts w:ascii="宋体" w:hAnsi="宋体" w:hint="eastAsia"/>
          <w:sz w:val="24"/>
        </w:rPr>
        <w:t>。</w:t>
      </w:r>
    </w:p>
    <w:p w:rsidR="002F7D95" w:rsidRDefault="00926BAB">
      <w:pPr>
        <w:spacing w:line="360" w:lineRule="auto"/>
        <w:ind w:firstLineChars="200" w:firstLine="480"/>
        <w:rPr>
          <w:rFonts w:ascii="宋体" w:hAnsi="宋体"/>
          <w:sz w:val="24"/>
        </w:rPr>
      </w:pPr>
      <w:r>
        <w:rPr>
          <w:rFonts w:ascii="宋体" w:hAnsi="宋体" w:hint="eastAsia"/>
          <w:sz w:val="24"/>
        </w:rPr>
        <w:t>4、基金托管人对所托管的不同基金财产分别设置账户，与基金托管人的其他业务和其他基金的托管业务实行严格的分账管理，确保基金财产的完整与独立。</w:t>
      </w:r>
    </w:p>
    <w:p w:rsidR="002F7D95" w:rsidRDefault="00926BAB">
      <w:pPr>
        <w:spacing w:line="360" w:lineRule="auto"/>
        <w:ind w:firstLineChars="200" w:firstLine="480"/>
        <w:rPr>
          <w:rFonts w:ascii="宋体" w:hAnsi="宋体"/>
          <w:sz w:val="24"/>
        </w:rPr>
      </w:pPr>
      <w:r>
        <w:rPr>
          <w:rFonts w:ascii="宋体" w:hAnsi="宋体" w:hint="eastAsia"/>
          <w:sz w:val="24"/>
        </w:rPr>
        <w:t>5、对于因基金认（申）购、基金投资过程中产生的应收财产，应由基金管理人负责与有关当事人确定到账日期并通知基金托管人，到账日基金财产没有到达基金托管人处的，基金托管人应及时通知基金管理人采取措施进行催收。由此给基金造成损失的，基金管理人应负责向有关当事人追偿基金的损失，基金托管人对此不承担责任。</w:t>
      </w:r>
      <w:bookmarkStart w:id="72" w:name="_Hlt88902859"/>
      <w:bookmarkEnd w:id="72"/>
    </w:p>
    <w:p w:rsidR="002F7D95" w:rsidRDefault="00926BAB">
      <w:pPr>
        <w:spacing w:line="360" w:lineRule="auto"/>
        <w:ind w:firstLineChars="200" w:firstLine="480"/>
        <w:rPr>
          <w:rFonts w:ascii="宋体" w:hAnsi="宋体"/>
          <w:sz w:val="24"/>
        </w:rPr>
      </w:pPr>
      <w:bookmarkStart w:id="73" w:name="_Toc37159174"/>
      <w:r>
        <w:rPr>
          <w:rFonts w:ascii="宋体" w:hAnsi="宋体" w:hint="eastAsia"/>
          <w:sz w:val="24"/>
        </w:rPr>
        <w:t>（二）募集资金的验证</w:t>
      </w:r>
      <w:bookmarkEnd w:id="73"/>
    </w:p>
    <w:p w:rsidR="002F7D95" w:rsidRDefault="00926BAB">
      <w:pPr>
        <w:spacing w:line="360" w:lineRule="auto"/>
        <w:ind w:firstLineChars="200" w:firstLine="480"/>
        <w:rPr>
          <w:rFonts w:ascii="宋体" w:hAnsi="宋体"/>
          <w:sz w:val="24"/>
        </w:rPr>
      </w:pPr>
      <w:r>
        <w:rPr>
          <w:rFonts w:ascii="宋体" w:hAnsi="宋体" w:hint="eastAsia"/>
          <w:sz w:val="24"/>
        </w:rPr>
        <w:t>基金募集期满，募集的基金份额总额、基金募集金额、基金份额持有人人数符合《基金法》、《运作办法》等有关规定后，由基金管理人聘请具有从事证券业务资格的会计师事务所进行验资，出具验资报告，出具的验资报告应由参加验资的</w:t>
      </w:r>
      <w:r>
        <w:rPr>
          <w:rFonts w:ascii="宋体" w:hAnsi="宋体"/>
          <w:sz w:val="24"/>
        </w:rPr>
        <w:t>2</w:t>
      </w:r>
      <w:r>
        <w:rPr>
          <w:rFonts w:ascii="宋体" w:hAnsi="宋体" w:hint="eastAsia"/>
          <w:sz w:val="24"/>
        </w:rPr>
        <w:t>名以上（含</w:t>
      </w:r>
      <w:r>
        <w:rPr>
          <w:rFonts w:ascii="宋体" w:hAnsi="宋体"/>
          <w:sz w:val="24"/>
        </w:rPr>
        <w:t>2</w:t>
      </w:r>
      <w:r>
        <w:rPr>
          <w:rFonts w:ascii="宋体" w:hAnsi="宋体" w:hint="eastAsia"/>
          <w:sz w:val="24"/>
        </w:rPr>
        <w:t>名）中国注册会计师签字有效。验资完成，基金管理人应将募集的</w:t>
      </w:r>
      <w:r>
        <w:rPr>
          <w:rFonts w:ascii="宋体" w:hAnsi="宋体" w:hint="eastAsia"/>
          <w:sz w:val="24"/>
          <w:szCs w:val="21"/>
        </w:rPr>
        <w:t>属于本基金财产的全部资金</w:t>
      </w:r>
      <w:r>
        <w:rPr>
          <w:rFonts w:ascii="宋体" w:hAnsi="宋体" w:hint="eastAsia"/>
          <w:sz w:val="24"/>
        </w:rPr>
        <w:t>划入基金托管人为基金开立的资产托管专户中，基金托管人在收到资金当日出具确认文件。</w:t>
      </w:r>
    </w:p>
    <w:p w:rsidR="002F7D95" w:rsidRDefault="00926BAB">
      <w:pPr>
        <w:pStyle w:val="a5"/>
        <w:spacing w:after="0" w:line="360" w:lineRule="auto"/>
        <w:ind w:leftChars="6" w:left="13" w:firstLineChars="200" w:firstLine="480"/>
        <w:rPr>
          <w:rFonts w:ascii="宋体" w:hAnsi="宋体" w:cs="Arial"/>
          <w:sz w:val="24"/>
          <w:szCs w:val="24"/>
        </w:rPr>
      </w:pPr>
      <w:proofErr w:type="gramStart"/>
      <w:r>
        <w:rPr>
          <w:rFonts w:ascii="宋体" w:hAnsi="宋体" w:cs="Arial" w:hint="eastAsia"/>
          <w:sz w:val="24"/>
          <w:szCs w:val="24"/>
        </w:rPr>
        <w:t>若基金</w:t>
      </w:r>
      <w:proofErr w:type="gramEnd"/>
      <w:r>
        <w:rPr>
          <w:rFonts w:ascii="宋体" w:hAnsi="宋体" w:cs="Arial" w:hint="eastAsia"/>
          <w:sz w:val="24"/>
          <w:szCs w:val="24"/>
        </w:rPr>
        <w:t>募集期限届满，未能达到《基金合同》生效的条件，由基金管理人按规定办理退款事宜。</w:t>
      </w:r>
    </w:p>
    <w:p w:rsidR="002F7D95" w:rsidRDefault="00926BAB">
      <w:pPr>
        <w:spacing w:line="360" w:lineRule="auto"/>
        <w:ind w:firstLineChars="200" w:firstLine="480"/>
        <w:rPr>
          <w:rFonts w:ascii="宋体" w:hAnsi="宋体"/>
          <w:sz w:val="24"/>
        </w:rPr>
      </w:pPr>
      <w:r>
        <w:rPr>
          <w:rFonts w:ascii="宋体" w:hAnsi="宋体" w:hint="eastAsia"/>
          <w:sz w:val="24"/>
        </w:rPr>
        <w:t>（三）基金的银行账户的开立和管理</w:t>
      </w:r>
    </w:p>
    <w:p w:rsidR="002F7D95" w:rsidRDefault="00926BAB">
      <w:pPr>
        <w:spacing w:line="360" w:lineRule="auto"/>
        <w:ind w:firstLineChars="200" w:firstLine="480"/>
        <w:rPr>
          <w:rFonts w:ascii="宋体" w:hAnsi="宋体"/>
          <w:sz w:val="24"/>
        </w:rPr>
      </w:pPr>
      <w:r>
        <w:rPr>
          <w:rFonts w:ascii="宋体" w:hAnsi="宋体" w:hint="eastAsia"/>
          <w:sz w:val="24"/>
        </w:rPr>
        <w:t>基金托管人以基金托管人的名义在其营业机构开设资产托管专户，保管基金的银行存款。该账户的开设和管理由基金托管人承担。本基金的一切货币收支活动，均需通过基金托管人的资产托管专户进行。</w:t>
      </w:r>
    </w:p>
    <w:p w:rsidR="002F7D95" w:rsidRDefault="00926BAB">
      <w:pPr>
        <w:spacing w:line="360" w:lineRule="auto"/>
        <w:ind w:firstLineChars="200" w:firstLine="480"/>
        <w:rPr>
          <w:rFonts w:ascii="宋体" w:hAnsi="宋体"/>
          <w:sz w:val="24"/>
        </w:rPr>
      </w:pPr>
      <w:r>
        <w:rPr>
          <w:rFonts w:ascii="宋体" w:hAnsi="宋体" w:hint="eastAsia"/>
          <w:sz w:val="24"/>
        </w:rPr>
        <w:t>资产托管专户的开立和使用，限于满足开展本基金业务的需要。基金托管人</w:t>
      </w:r>
      <w:r>
        <w:rPr>
          <w:rFonts w:ascii="宋体" w:hAnsi="宋体" w:hint="eastAsia"/>
          <w:sz w:val="24"/>
        </w:rPr>
        <w:lastRenderedPageBreak/>
        <w:t>和基金管理人不得假借本基金的名义开立其他任何银行账户；亦不得使用基金的任何银行账户进行本基金业务以外的活动。</w:t>
      </w:r>
    </w:p>
    <w:p w:rsidR="002F7D95" w:rsidRDefault="00926BAB">
      <w:pPr>
        <w:spacing w:line="360" w:lineRule="auto"/>
        <w:ind w:firstLineChars="200" w:firstLine="480"/>
        <w:rPr>
          <w:rFonts w:ascii="宋体" w:hAnsi="宋体"/>
          <w:sz w:val="24"/>
        </w:rPr>
      </w:pPr>
      <w:r>
        <w:rPr>
          <w:rFonts w:ascii="宋体" w:hAnsi="宋体" w:hint="eastAsia"/>
          <w:sz w:val="24"/>
        </w:rPr>
        <w:t>资产托管专户的管理应符合</w:t>
      </w:r>
      <w:r>
        <w:rPr>
          <w:rFonts w:ascii="宋体" w:hAnsi="宋体"/>
          <w:sz w:val="24"/>
        </w:rPr>
        <w:t>《人民币银行结算账户管理办法》</w:t>
      </w:r>
      <w:r>
        <w:rPr>
          <w:rFonts w:ascii="宋体" w:hAnsi="宋体" w:hint="eastAsia"/>
          <w:sz w:val="24"/>
        </w:rPr>
        <w:t>、《现金管理暂行条例》、《人民币利率管理规定》、《利率管理暂行规定》、《支付结算办法》以及银行业监督管理机构的其他规定。</w:t>
      </w:r>
    </w:p>
    <w:p w:rsidR="002F7D95" w:rsidRDefault="00926BAB">
      <w:pPr>
        <w:spacing w:line="360" w:lineRule="auto"/>
        <w:ind w:firstLineChars="200" w:firstLine="480"/>
        <w:rPr>
          <w:rFonts w:ascii="宋体" w:hAnsi="宋体"/>
          <w:sz w:val="24"/>
        </w:rPr>
      </w:pPr>
      <w:r>
        <w:rPr>
          <w:rFonts w:ascii="宋体" w:hAnsi="宋体" w:hint="eastAsia"/>
          <w:sz w:val="24"/>
        </w:rPr>
        <w:t>（四）基金证券账户与证券交易资金账户的开设和管理</w:t>
      </w:r>
    </w:p>
    <w:p w:rsidR="002F7D95" w:rsidRDefault="00926BAB">
      <w:pPr>
        <w:spacing w:line="360" w:lineRule="auto"/>
        <w:ind w:firstLineChars="200" w:firstLine="480"/>
        <w:rPr>
          <w:rFonts w:ascii="宋体" w:hAnsi="宋体"/>
          <w:sz w:val="24"/>
        </w:rPr>
      </w:pPr>
      <w:r>
        <w:rPr>
          <w:rFonts w:ascii="宋体" w:hAnsi="宋体" w:hint="eastAsia"/>
          <w:sz w:val="24"/>
        </w:rPr>
        <w:t>基金托管人以基金托管人和本基金联名的方式在中国证券登记结算有限责任公司上海分公司/深圳分公司开设证券账户。</w:t>
      </w:r>
    </w:p>
    <w:p w:rsidR="002F7D95" w:rsidRDefault="00926BAB">
      <w:pPr>
        <w:spacing w:line="360" w:lineRule="auto"/>
        <w:ind w:firstLineChars="200" w:firstLine="480"/>
        <w:rPr>
          <w:rFonts w:ascii="宋体" w:hAnsi="宋体"/>
          <w:sz w:val="24"/>
        </w:rPr>
      </w:pPr>
      <w:r>
        <w:rPr>
          <w:rFonts w:ascii="宋体" w:hAnsi="宋体" w:hint="eastAsia"/>
          <w:sz w:val="24"/>
        </w:rPr>
        <w:t>基金托管人</w:t>
      </w:r>
      <w:r>
        <w:rPr>
          <w:rFonts w:ascii="宋体" w:hAnsi="宋体"/>
          <w:sz w:val="24"/>
        </w:rPr>
        <w:t>以</w:t>
      </w:r>
      <w:r>
        <w:rPr>
          <w:rFonts w:ascii="宋体" w:hAnsi="宋体" w:hint="eastAsia"/>
          <w:sz w:val="24"/>
        </w:rPr>
        <w:t>基金托管人的名义在中国证券登记结算有限责任公司上海分公司/深圳分公司开立基金证券交易资金账户，用于证券清算。</w:t>
      </w:r>
    </w:p>
    <w:p w:rsidR="002F7D95" w:rsidRDefault="00926BAB">
      <w:pPr>
        <w:spacing w:line="360" w:lineRule="auto"/>
        <w:ind w:firstLineChars="200" w:firstLine="480"/>
        <w:rPr>
          <w:rFonts w:ascii="宋体" w:hAnsi="宋体"/>
          <w:sz w:val="24"/>
        </w:rPr>
      </w:pPr>
      <w:r>
        <w:rPr>
          <w:rFonts w:ascii="宋体" w:hAnsi="宋体" w:hint="eastAsia"/>
          <w:sz w:val="24"/>
        </w:rPr>
        <w:t>基金证券账户的开立和使用，限于满足开展本基金业务的需要。基金托管人和基金管理人不得出借和未经对方同意擅自转让基金的任何证券账户；亦不得使用基金的任何账户进行本基金业务以外的活动。</w:t>
      </w:r>
    </w:p>
    <w:p w:rsidR="002F7D95" w:rsidRDefault="00926BAB">
      <w:pPr>
        <w:spacing w:line="360" w:lineRule="auto"/>
        <w:ind w:firstLineChars="200" w:firstLine="480"/>
        <w:rPr>
          <w:rFonts w:ascii="宋体" w:hAnsi="宋体"/>
          <w:sz w:val="24"/>
        </w:rPr>
      </w:pPr>
      <w:r>
        <w:rPr>
          <w:rFonts w:ascii="宋体" w:hAnsi="宋体" w:hint="eastAsia"/>
          <w:sz w:val="24"/>
        </w:rPr>
        <w:t>（五）债券托管账户的开立和管理</w:t>
      </w:r>
    </w:p>
    <w:p w:rsidR="002F7D95" w:rsidRDefault="00926BAB">
      <w:pPr>
        <w:spacing w:line="360" w:lineRule="auto"/>
        <w:ind w:firstLineChars="200" w:firstLine="480"/>
        <w:rPr>
          <w:rFonts w:ascii="宋体" w:hAnsi="宋体"/>
          <w:sz w:val="24"/>
        </w:rPr>
      </w:pPr>
      <w:r>
        <w:rPr>
          <w:rFonts w:ascii="宋体" w:hAnsi="宋体" w:hint="eastAsia"/>
          <w:sz w:val="24"/>
        </w:rPr>
        <w:t>1、《基金合同》生效后，基金管理人负责以基金的名义申请并取得进入全国银行间同业拆借市场的交易资格，并代表基金进行交易；基金托管人负责以基金的名义在中央国债登记结算有限责任公司开设银行间债券市场债券托管自营账户，并由基金托管人负责基金的债券的后台匹配及资金的清算。</w:t>
      </w:r>
    </w:p>
    <w:p w:rsidR="002F7D95" w:rsidRDefault="00926BAB">
      <w:pPr>
        <w:spacing w:line="360" w:lineRule="auto"/>
        <w:ind w:firstLineChars="200" w:firstLine="480"/>
        <w:rPr>
          <w:rFonts w:ascii="宋体" w:hAnsi="宋体"/>
          <w:sz w:val="24"/>
        </w:rPr>
      </w:pPr>
      <w:r>
        <w:rPr>
          <w:rFonts w:ascii="宋体" w:hAnsi="宋体" w:hint="eastAsia"/>
          <w:sz w:val="24"/>
        </w:rPr>
        <w:t>2、基金管理人和基金托管人应一起负责为基金对外签订全国银行间债券市场回购主协议，正本由基金托管人保管，基金管理人保存副本。</w:t>
      </w:r>
    </w:p>
    <w:p w:rsidR="002F7D95" w:rsidRDefault="00926BAB">
      <w:pPr>
        <w:spacing w:line="360" w:lineRule="auto"/>
        <w:ind w:firstLineChars="200" w:firstLine="480"/>
        <w:rPr>
          <w:rFonts w:ascii="宋体" w:hAnsi="宋体"/>
          <w:sz w:val="24"/>
        </w:rPr>
      </w:pPr>
      <w:r>
        <w:rPr>
          <w:rFonts w:ascii="宋体" w:hAnsi="宋体" w:hint="eastAsia"/>
          <w:sz w:val="24"/>
        </w:rPr>
        <w:t>（六）其他账户的开设和管理</w:t>
      </w:r>
    </w:p>
    <w:p w:rsidR="002F7D95" w:rsidRDefault="00926BAB">
      <w:pPr>
        <w:spacing w:line="360" w:lineRule="auto"/>
        <w:ind w:firstLineChars="200" w:firstLine="480"/>
        <w:rPr>
          <w:rFonts w:ascii="宋体" w:hAnsi="宋体"/>
          <w:sz w:val="24"/>
        </w:rPr>
      </w:pPr>
      <w:r>
        <w:rPr>
          <w:rFonts w:ascii="宋体" w:hAnsi="宋体" w:hint="eastAsia"/>
          <w:sz w:val="24"/>
        </w:rPr>
        <w:t>在本托管协议订立日之后，本基金被允许从事符合法律法规规定和《基金合同》约定的其他投资品种的投资业务时，如果涉及相关账户的开设和使用，由基金管理人协助基金托管人根据有关法律法规的规定和《基金合同》的约定，开立有关账户。该账户按有关规则使用并管理。</w:t>
      </w:r>
    </w:p>
    <w:p w:rsidR="002F7D95" w:rsidRDefault="00926BAB">
      <w:pPr>
        <w:spacing w:line="360" w:lineRule="auto"/>
        <w:ind w:firstLineChars="200" w:firstLine="480"/>
        <w:rPr>
          <w:rFonts w:ascii="宋体" w:hAnsi="宋体"/>
          <w:sz w:val="24"/>
        </w:rPr>
      </w:pPr>
      <w:r>
        <w:rPr>
          <w:rFonts w:ascii="宋体" w:hAnsi="宋体" w:hint="eastAsia"/>
          <w:sz w:val="24"/>
        </w:rPr>
        <w:t>（七）基金财产投资的有价凭证的保管</w:t>
      </w:r>
    </w:p>
    <w:p w:rsidR="002F7D95" w:rsidRDefault="00926BAB">
      <w:pPr>
        <w:spacing w:line="360" w:lineRule="auto"/>
        <w:ind w:firstLineChars="200" w:firstLine="480"/>
        <w:rPr>
          <w:rFonts w:ascii="宋体" w:hAnsi="宋体"/>
          <w:sz w:val="24"/>
        </w:rPr>
      </w:pPr>
      <w:r>
        <w:rPr>
          <w:rFonts w:ascii="宋体" w:hAnsi="宋体" w:hint="eastAsia"/>
          <w:sz w:val="24"/>
        </w:rPr>
        <w:t>基金财产投资的有关实物证券由基金托管人存放于基金托管人的保管库；其中实物证券也可存入中央国债登记结算有限责任公司或中国证券登记结算有限责任公司上海分公司/深圳分公司或票据营业中心的代保管库。实物证券的购买</w:t>
      </w:r>
      <w:r>
        <w:rPr>
          <w:rFonts w:ascii="宋体" w:hAnsi="宋体" w:hint="eastAsia"/>
          <w:sz w:val="24"/>
        </w:rPr>
        <w:lastRenderedPageBreak/>
        <w:t>和转让，由基金托管人根据基金管理人的指令办理。属于基金托管人实际有效控制下的实物证券在基金托管人保管期间的损坏、灭失，由此产生的责任应由基金托管人承担。基金托管人对基金托管人以外机构实际有效控制或保管的证券不承担保管责任。</w:t>
      </w:r>
    </w:p>
    <w:p w:rsidR="002F7D95" w:rsidRDefault="00926BAB">
      <w:pPr>
        <w:spacing w:line="360" w:lineRule="auto"/>
        <w:ind w:firstLineChars="200" w:firstLine="480"/>
        <w:rPr>
          <w:rFonts w:ascii="宋体" w:hAnsi="宋体"/>
          <w:sz w:val="24"/>
        </w:rPr>
      </w:pPr>
      <w:bookmarkStart w:id="74" w:name="_Toc37159180"/>
      <w:r>
        <w:rPr>
          <w:rFonts w:ascii="宋体" w:hAnsi="宋体" w:hint="eastAsia"/>
          <w:sz w:val="24"/>
        </w:rPr>
        <w:t>（八）与基金财产有关的重大合同的保管</w:t>
      </w:r>
      <w:bookmarkEnd w:id="74"/>
    </w:p>
    <w:p w:rsidR="002F7D95" w:rsidRDefault="00926BAB">
      <w:pPr>
        <w:spacing w:line="360" w:lineRule="auto"/>
        <w:ind w:firstLineChars="200" w:firstLine="480"/>
        <w:rPr>
          <w:rFonts w:ascii="宋体" w:hAnsi="宋体"/>
          <w:sz w:val="24"/>
          <w:szCs w:val="21"/>
        </w:rPr>
      </w:pPr>
      <w:r>
        <w:rPr>
          <w:rFonts w:ascii="宋体" w:hAnsi="宋体" w:hint="eastAsia"/>
          <w:sz w:val="24"/>
        </w:rPr>
        <w:t>由基金管理人代表基金签署的与基金有关的重大合同的原件分别应由基金托管人、基金管理人保管。除本协议另有规定外，基金管理人在代表基金签署与基金有关的重大合同时应保证基金一方持有两份以上的正本，以便基金管理人和基金托管人至少各持有一份正本的原件。基金管理人在合同签署后5个工作日内通过专人送达、挂号邮寄等安全方式将合同原件送达基金托管人处。合同原件应存放于基金管理人和基金托管人各自文件保管部门15年以上。</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75" w:name="_Toc124749941"/>
      <w:bookmarkStart w:id="76" w:name="_Toc125361078"/>
      <w:bookmarkStart w:id="77" w:name="_Toc124749230"/>
      <w:bookmarkStart w:id="78" w:name="_Toc123626172"/>
      <w:r>
        <w:rPr>
          <w:rFonts w:ascii="宋体" w:hAnsi="宋体" w:cs="Arial"/>
          <w:sz w:val="30"/>
        </w:rPr>
        <w:br w:type="page"/>
      </w:r>
      <w:bookmarkStart w:id="79" w:name="_Toc500167296"/>
      <w:r>
        <w:rPr>
          <w:rFonts w:ascii="宋体" w:hAnsi="宋体" w:cs="Arial" w:hint="eastAsia"/>
          <w:sz w:val="30"/>
        </w:rPr>
        <w:lastRenderedPageBreak/>
        <w:t>指令的发送、确认和执行</w:t>
      </w:r>
      <w:bookmarkEnd w:id="4"/>
      <w:bookmarkEnd w:id="5"/>
      <w:bookmarkEnd w:id="6"/>
      <w:bookmarkEnd w:id="75"/>
      <w:bookmarkEnd w:id="76"/>
      <w:bookmarkEnd w:id="77"/>
      <w:bookmarkEnd w:id="78"/>
      <w:bookmarkEnd w:id="79"/>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bookmarkStart w:id="80" w:name="_Toc48703899"/>
      <w:r>
        <w:rPr>
          <w:rFonts w:ascii="宋体" w:eastAsia="宋体" w:hAnsi="宋体" w:hint="eastAsia"/>
          <w:b w:val="0"/>
          <w:bCs w:val="0"/>
          <w:sz w:val="24"/>
          <w:szCs w:val="24"/>
        </w:rPr>
        <w:t>（一）基金管理人对发送指令人员的书面授权</w:t>
      </w:r>
    </w:p>
    <w:p w:rsidR="002F7D95" w:rsidRDefault="00926BAB">
      <w:pPr>
        <w:pStyle w:val="20"/>
        <w:spacing w:after="0"/>
        <w:rPr>
          <w:color w:val="auto"/>
        </w:rPr>
      </w:pPr>
      <w:r>
        <w:rPr>
          <w:rFonts w:hint="eastAsia"/>
          <w:color w:val="auto"/>
        </w:rPr>
        <w:t>基金管理人应向基金托管人提供预留印鉴和被授权人签字样本，事先书面通知（以下简称“授权通知”）基金托管人有权发送指令的人员名单，注明相应的交易权限，并规定基金管理人向基金托管人发送指令时基金托管人确认有权发送人员身份的方法。基金托管人在收到授权通知当日回函向基金管理人确认。基金管理人和基金托管人对授权文件负有保密义务，其内容不得向授权人及相关操作人员以外的任何人泄露,</w:t>
      </w:r>
      <w:r>
        <w:rPr>
          <w:rFonts w:ascii="仿宋_GB2312" w:eastAsia="仿宋_GB2312" w:hAnsi="仿宋_GB2312" w:cs="仿宋_GB2312" w:hint="eastAsia"/>
          <w:color w:val="auto"/>
          <w:kern w:val="0"/>
          <w:sz w:val="32"/>
          <w:szCs w:val="32"/>
        </w:rPr>
        <w:t xml:space="preserve"> </w:t>
      </w:r>
      <w:r>
        <w:rPr>
          <w:rFonts w:hint="eastAsia"/>
          <w:color w:val="auto"/>
        </w:rPr>
        <w:t>但法律法规规定或有权机关另有要求的除外。</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（二）指令的内容</w:t>
      </w:r>
    </w:p>
    <w:p w:rsidR="002F7D95" w:rsidRDefault="00926BAB">
      <w:pPr>
        <w:spacing w:line="360" w:lineRule="auto"/>
        <w:ind w:firstLineChars="200" w:firstLine="480"/>
        <w:rPr>
          <w:rFonts w:ascii="宋体" w:hAnsi="宋体"/>
          <w:sz w:val="24"/>
        </w:rPr>
      </w:pPr>
      <w:r>
        <w:rPr>
          <w:rFonts w:ascii="宋体" w:hAnsi="宋体" w:hint="eastAsia"/>
          <w:sz w:val="24"/>
          <w:szCs w:val="21"/>
        </w:rPr>
        <w:t>指令是基金管理人在运用基金资产时，向基金托管人发出的资金划拨及其他款项支付的指令。</w:t>
      </w:r>
      <w:r>
        <w:rPr>
          <w:rFonts w:ascii="宋体" w:hAnsi="宋体" w:hint="eastAsia"/>
          <w:sz w:val="24"/>
        </w:rPr>
        <w:t>基金管理人发送给基金托管人的纸质指令应写明款项事由、支付时间、到账时间、金额、账户等，加盖预留印鉴并有被授权人签字，对电子直连划款指令或者</w:t>
      </w:r>
      <w:proofErr w:type="gramStart"/>
      <w:r>
        <w:rPr>
          <w:rFonts w:ascii="宋体" w:hAnsi="宋体" w:hint="eastAsia"/>
          <w:sz w:val="24"/>
        </w:rPr>
        <w:t>网银形式</w:t>
      </w:r>
      <w:proofErr w:type="gramEnd"/>
      <w:r>
        <w:rPr>
          <w:rFonts w:ascii="宋体" w:hAnsi="宋体" w:hint="eastAsia"/>
          <w:sz w:val="24"/>
        </w:rPr>
        <w:t>发送的指令应包括但不限于款项事由、支付时间、金额、账户等，基金托管人以收到电子指令为合</w:t>
      </w:r>
      <w:proofErr w:type="gramStart"/>
      <w:r>
        <w:rPr>
          <w:rFonts w:ascii="宋体" w:hAnsi="宋体" w:hint="eastAsia"/>
          <w:sz w:val="24"/>
        </w:rPr>
        <w:t>规</w:t>
      </w:r>
      <w:proofErr w:type="gramEnd"/>
      <w:r>
        <w:rPr>
          <w:rFonts w:ascii="宋体" w:hAnsi="宋体" w:hint="eastAsia"/>
          <w:sz w:val="24"/>
        </w:rPr>
        <w:t>有效指令。</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（三）指令的发送、确认和执行的时间和程序</w:t>
      </w:r>
    </w:p>
    <w:p w:rsidR="002F7D95" w:rsidRDefault="00926BAB">
      <w:pPr>
        <w:spacing w:after="120" w:line="360" w:lineRule="auto"/>
        <w:ind w:firstLineChars="200" w:firstLine="480"/>
        <w:rPr>
          <w:rFonts w:ascii="宋体" w:hAnsi="宋体"/>
          <w:sz w:val="24"/>
        </w:rPr>
      </w:pPr>
      <w:r>
        <w:rPr>
          <w:rFonts w:ascii="宋体" w:hAnsi="宋体" w:hint="eastAsia"/>
          <w:sz w:val="24"/>
        </w:rPr>
        <w:t>指令由“授权通知”确定的有权发送人（</w:t>
      </w:r>
      <w:r>
        <w:rPr>
          <w:rFonts w:hint="eastAsia"/>
          <w:sz w:val="24"/>
        </w:rPr>
        <w:t>以下简称</w:t>
      </w:r>
      <w:r>
        <w:rPr>
          <w:rFonts w:ascii="宋体" w:hAnsi="宋体" w:hint="eastAsia"/>
          <w:sz w:val="24"/>
        </w:rPr>
        <w:t>“被授权人”）代表基金管理人用电子直连划款指令</w:t>
      </w:r>
      <w:proofErr w:type="gramStart"/>
      <w:r>
        <w:rPr>
          <w:rFonts w:ascii="宋体" w:hAnsi="宋体" w:hint="eastAsia"/>
          <w:sz w:val="24"/>
        </w:rPr>
        <w:t>或者网银指令</w:t>
      </w:r>
      <w:proofErr w:type="gramEnd"/>
      <w:r>
        <w:rPr>
          <w:rFonts w:ascii="宋体" w:hAnsi="宋体" w:hint="eastAsia"/>
          <w:sz w:val="24"/>
        </w:rPr>
        <w:t>等双方约定的方式向基金托管人发送，并以传真作为应急方式备用。基金管理人有义务在发送指令后及时与基金托管人进行确认，因基金管理人未能及时与基金托管人进行指令确认,致使资金未能及时到账所造成的损失不由基金托管人承担。基金托管人依照本托管协议及“授权通知”约定的方法确认指令有效后，方可执行指令。对于被授权人发出的指令，基金管理人不得否认其效力。基金管理人应按照《基金法》、有关法律法规和《基金合同》的规定，在其合法的经营权限和交易权限内发送划款指令，被授权人应按照其授权权限发送划款指令。基金管理人在发送指令时，应为基金托管人留出执行指令所必需的时间。发送</w:t>
      </w:r>
      <w:proofErr w:type="gramStart"/>
      <w:r>
        <w:rPr>
          <w:rFonts w:ascii="宋体" w:hAnsi="宋体" w:hint="eastAsia"/>
          <w:sz w:val="24"/>
        </w:rPr>
        <w:t>指令日</w:t>
      </w:r>
      <w:proofErr w:type="gramEnd"/>
      <w:r>
        <w:rPr>
          <w:rFonts w:ascii="宋体" w:hAnsi="宋体" w:hint="eastAsia"/>
          <w:sz w:val="24"/>
        </w:rPr>
        <w:t>完成划款的指令，基金管理人应给基金托管人</w:t>
      </w:r>
      <w:proofErr w:type="gramStart"/>
      <w:r>
        <w:rPr>
          <w:rFonts w:ascii="宋体" w:hAnsi="宋体" w:hint="eastAsia"/>
          <w:sz w:val="24"/>
        </w:rPr>
        <w:t>预留出距划款</w:t>
      </w:r>
      <w:proofErr w:type="gramEnd"/>
      <w:r>
        <w:rPr>
          <w:rFonts w:ascii="宋体" w:hAnsi="宋体" w:hint="eastAsia"/>
          <w:sz w:val="24"/>
        </w:rPr>
        <w:t>截至时点2小时的指令执行时间。由基金管理</w:t>
      </w:r>
      <w:proofErr w:type="gramStart"/>
      <w:r>
        <w:rPr>
          <w:rFonts w:ascii="宋体" w:hAnsi="宋体" w:hint="eastAsia"/>
          <w:sz w:val="24"/>
        </w:rPr>
        <w:t>人原因</w:t>
      </w:r>
      <w:proofErr w:type="gramEnd"/>
      <w:r>
        <w:rPr>
          <w:rFonts w:ascii="宋体" w:hAnsi="宋体" w:hint="eastAsia"/>
          <w:sz w:val="24"/>
        </w:rPr>
        <w:t>造成的指令传输不及时、未能留出足够划款所需时间，致使资金未能及时到账所造成的损失由基金管理人承担。</w:t>
      </w:r>
    </w:p>
    <w:p w:rsidR="002F7D95" w:rsidRDefault="00926BAB">
      <w:pPr>
        <w:spacing w:line="360" w:lineRule="auto"/>
        <w:ind w:firstLineChars="200" w:firstLine="480"/>
        <w:rPr>
          <w:rFonts w:ascii="宋体" w:hAnsi="宋体"/>
          <w:sz w:val="24"/>
        </w:rPr>
      </w:pPr>
      <w:r>
        <w:rPr>
          <w:rFonts w:ascii="宋体" w:hAnsi="宋体" w:hint="eastAsia"/>
          <w:sz w:val="24"/>
        </w:rPr>
        <w:lastRenderedPageBreak/>
        <w:t>基金托管人收到基金管理人发送的指令后，应审慎验证有关指令内容要素，复核无误后应在规定期限内执行，不得延误。</w:t>
      </w:r>
    </w:p>
    <w:p w:rsidR="002F7D95" w:rsidRDefault="00926BAB">
      <w:pPr>
        <w:spacing w:line="360" w:lineRule="auto"/>
        <w:ind w:firstLineChars="200" w:firstLine="480"/>
        <w:rPr>
          <w:rFonts w:ascii="宋体" w:hAnsi="宋体"/>
          <w:sz w:val="24"/>
        </w:rPr>
      </w:pPr>
      <w:r>
        <w:rPr>
          <w:rFonts w:ascii="宋体" w:hAnsi="宋体" w:hint="eastAsia"/>
          <w:sz w:val="24"/>
        </w:rPr>
        <w:t>基金管理人向基金托管人下达指令时，应确保基金银行账户有足够的资金余额，对基金管理人在没有充足资金的情况下向基金托管人发出的指令，基金托管人可不予执行，并立即通知基金管理人，基金托管人不承担因为不执行该指令而造成损失的责任。</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（四）基金管理人发送错误指令的情形和处理程序</w:t>
      </w:r>
    </w:p>
    <w:p w:rsidR="002F7D95" w:rsidRDefault="00926BAB">
      <w:pPr>
        <w:spacing w:after="120" w:line="360" w:lineRule="auto"/>
        <w:ind w:firstLineChars="200" w:firstLine="480"/>
        <w:rPr>
          <w:rFonts w:ascii="宋体" w:hAnsi="宋体"/>
          <w:sz w:val="24"/>
        </w:rPr>
      </w:pPr>
      <w:r>
        <w:rPr>
          <w:rFonts w:ascii="宋体" w:hAnsi="宋体" w:hint="eastAsia"/>
          <w:sz w:val="24"/>
        </w:rPr>
        <w:t>基金管理人发送错误指令的情形包括指令发送人员无权或超越权限发送指令及交割信息错误，指令中重要信息不完整等。</w:t>
      </w:r>
    </w:p>
    <w:p w:rsidR="002F7D95" w:rsidRDefault="00926BAB">
      <w:pPr>
        <w:spacing w:line="360" w:lineRule="auto"/>
        <w:ind w:firstLineChars="200" w:firstLine="480"/>
        <w:rPr>
          <w:rFonts w:ascii="宋体" w:hAnsi="宋体"/>
          <w:sz w:val="24"/>
        </w:rPr>
      </w:pPr>
      <w:r>
        <w:rPr>
          <w:rFonts w:ascii="宋体" w:hAnsi="宋体" w:hint="eastAsia"/>
          <w:sz w:val="24"/>
        </w:rPr>
        <w:t>基金托管人在履行监督职能时，发现基金管理人的指令错误时，有权拒绝执行，并及时通知基金管理人改正。</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（五）基金托管人依照法律法规暂缓、拒绝执行指令的情形和处理程序</w:t>
      </w:r>
    </w:p>
    <w:p w:rsidR="002F7D95" w:rsidRDefault="00926BAB">
      <w:pPr>
        <w:spacing w:line="360" w:lineRule="auto"/>
        <w:ind w:firstLineChars="200" w:firstLine="480"/>
        <w:rPr>
          <w:rFonts w:ascii="宋体" w:hAnsi="宋体"/>
          <w:sz w:val="24"/>
        </w:rPr>
      </w:pPr>
      <w:r>
        <w:rPr>
          <w:rFonts w:ascii="宋体" w:hAnsi="宋体" w:hint="eastAsia"/>
          <w:sz w:val="24"/>
        </w:rPr>
        <w:t>基金托管人发现基金管理人发送的指令违反《基金法》、《基金合同》、本协议或有关基金法规的有关规定，不予执行，并应及时以书面形式通知基金管理人纠正，基金管理人收到通知后应及时核对，并以书面形式对基金托管人发出回函确认，由此造成的损失由基金管理人承担。</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（六）基金托管人未按照基金管理人指令执行的处理方法</w:t>
      </w:r>
    </w:p>
    <w:p w:rsidR="002F7D95" w:rsidRDefault="00926BAB">
      <w:pPr>
        <w:spacing w:line="360" w:lineRule="auto"/>
        <w:ind w:firstLineChars="200" w:firstLine="480"/>
        <w:rPr>
          <w:rFonts w:ascii="宋体" w:hAnsi="宋体"/>
          <w:sz w:val="24"/>
        </w:rPr>
      </w:pPr>
      <w:r>
        <w:rPr>
          <w:rFonts w:ascii="宋体" w:hAnsi="宋体" w:hint="eastAsia"/>
          <w:sz w:val="24"/>
        </w:rPr>
        <w:t>基金托管人由于自身原因造成未按照或者未及时按照基金管理人发送的正常有效指令执行，给基金管理人、基金份额持有人造成损失的，应负赔偿责任。</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（七）更换被授权人的程序</w:t>
      </w:r>
    </w:p>
    <w:p w:rsidR="002F7D95" w:rsidRDefault="00926BAB">
      <w:pPr>
        <w:spacing w:line="360" w:lineRule="auto"/>
        <w:ind w:firstLineChars="200" w:firstLine="480"/>
        <w:rPr>
          <w:rFonts w:ascii="宋体" w:hAnsi="宋体"/>
          <w:sz w:val="24"/>
        </w:rPr>
      </w:pPr>
      <w:r>
        <w:rPr>
          <w:rFonts w:ascii="宋体" w:hAnsi="宋体" w:hint="eastAsia"/>
          <w:sz w:val="24"/>
        </w:rPr>
        <w:t>基金管理人撤换被授权人员或改变被授权人员的权限，必须提前至少一个交易日，使用传真或其他基金托管人和基金管理人书面确认过的方式向基金托管人发出由授权人签字和盖章的被授权人变更通知，同时电话通知基金托管人。变更通知应载明生效时间，并提供新的被授权人的签字样本。基金托管人收到变更通知当日将回函书面传真基金管理人或通过电话向基金管理人确认。授权变更于变更通知载明的生效时间生效。若变更通知载明的生效时间早于基金托管人收到变更通知时间，则授权变更于基金托管人收到变更通知时生效。基金管理人在此后三日内将被授权人变更通知的正本送交基金托管人，因正本与之前发送的变更通知副本不同给基金造成的损失，基金托管人不承担责任。基金管理人更换被授权</w:t>
      </w:r>
      <w:r>
        <w:rPr>
          <w:rFonts w:ascii="宋体" w:hAnsi="宋体" w:hint="eastAsia"/>
          <w:sz w:val="24"/>
        </w:rPr>
        <w:lastRenderedPageBreak/>
        <w:t>人通知生效后，对于已被撤换的人员无权发送的指令，或被改变授权人员超权限发送的指令，基金管理人不承担责任</w:t>
      </w:r>
      <w:bookmarkEnd w:id="80"/>
      <w:r>
        <w:rPr>
          <w:rFonts w:ascii="宋体" w:hAnsi="宋体" w:hint="eastAsia"/>
          <w:sz w:val="24"/>
        </w:rPr>
        <w:t>。</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81" w:name="_Toc123626173"/>
      <w:bookmarkStart w:id="82" w:name="_Toc22454451"/>
      <w:bookmarkStart w:id="83" w:name="_Toc48703903"/>
      <w:bookmarkStart w:id="84" w:name="_Toc124749231"/>
      <w:bookmarkStart w:id="85" w:name="_Toc466788856"/>
      <w:bookmarkStart w:id="86" w:name="_Toc124749942"/>
      <w:bookmarkStart w:id="87" w:name="_Toc125361079"/>
      <w:bookmarkStart w:id="88" w:name="_Toc523829997"/>
      <w:r>
        <w:rPr>
          <w:rFonts w:ascii="宋体" w:hAnsi="宋体" w:cs="Arial"/>
          <w:sz w:val="30"/>
        </w:rPr>
        <w:br w:type="page"/>
      </w:r>
      <w:bookmarkStart w:id="89" w:name="_Toc500167297"/>
      <w:r>
        <w:rPr>
          <w:rFonts w:ascii="宋体" w:hAnsi="宋体" w:cs="Arial" w:hint="eastAsia"/>
          <w:sz w:val="30"/>
        </w:rPr>
        <w:lastRenderedPageBreak/>
        <w:t>交易及清算交收安排</w:t>
      </w:r>
      <w:bookmarkEnd w:id="81"/>
      <w:bookmarkEnd w:id="82"/>
      <w:bookmarkEnd w:id="83"/>
      <w:bookmarkEnd w:id="84"/>
      <w:bookmarkEnd w:id="85"/>
      <w:bookmarkEnd w:id="86"/>
      <w:bookmarkEnd w:id="87"/>
      <w:bookmarkEnd w:id="88"/>
      <w:bookmarkEnd w:id="89"/>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bookmarkStart w:id="90" w:name="_Toc22454452"/>
      <w:bookmarkStart w:id="91" w:name="_Toc48703904"/>
      <w:r>
        <w:rPr>
          <w:rFonts w:ascii="宋体" w:eastAsia="宋体" w:hAnsi="宋体" w:hint="eastAsia"/>
          <w:b w:val="0"/>
          <w:bCs w:val="0"/>
          <w:sz w:val="24"/>
          <w:szCs w:val="24"/>
        </w:rPr>
        <w:t>（一）选择代理证券、期货买卖的证券、期货经营机构的标准和程序</w:t>
      </w:r>
      <w:bookmarkEnd w:id="90"/>
      <w:bookmarkEnd w:id="91"/>
    </w:p>
    <w:p w:rsidR="002F7D95" w:rsidRDefault="00926BAB">
      <w:pPr>
        <w:spacing w:line="360" w:lineRule="auto"/>
        <w:ind w:firstLineChars="200" w:firstLine="480"/>
        <w:rPr>
          <w:rFonts w:ascii="宋体" w:hAnsi="宋体"/>
          <w:sz w:val="24"/>
        </w:rPr>
      </w:pPr>
      <w:r>
        <w:rPr>
          <w:rFonts w:ascii="宋体" w:hAnsi="宋体" w:hint="eastAsia"/>
          <w:sz w:val="24"/>
        </w:rPr>
        <w:t>基金管理人负责选择代理本基金证券买卖的证券经营机构。</w:t>
      </w:r>
    </w:p>
    <w:p w:rsidR="002F7D95" w:rsidRDefault="00926BAB">
      <w:pPr>
        <w:spacing w:line="360" w:lineRule="auto"/>
        <w:ind w:firstLineChars="200" w:firstLine="480"/>
        <w:rPr>
          <w:rFonts w:ascii="宋体" w:hAnsi="宋体"/>
          <w:sz w:val="24"/>
        </w:rPr>
      </w:pPr>
      <w:r>
        <w:rPr>
          <w:rFonts w:ascii="宋体" w:hAnsi="宋体" w:hint="eastAsia"/>
          <w:sz w:val="24"/>
        </w:rPr>
        <w:t>基金管理人负责根据相关标准以及内部管理制度对有关证券经营机构进行考察后确定代理本基金证券买卖证券经营机构，并承担相应责任。基金管理人和被选择的证券经营机构签订交易单元使用协议，由基金管理人通知基金托管人，并在法定信息披露公告中披露有关内容。</w:t>
      </w:r>
    </w:p>
    <w:p w:rsidR="002F7D95" w:rsidRDefault="00926BAB">
      <w:pPr>
        <w:spacing w:line="360" w:lineRule="auto"/>
        <w:ind w:firstLineChars="200" w:firstLine="480"/>
        <w:rPr>
          <w:rFonts w:ascii="宋体" w:hAnsi="宋体"/>
          <w:sz w:val="24"/>
        </w:rPr>
      </w:pPr>
      <w:r>
        <w:rPr>
          <w:rFonts w:ascii="宋体" w:hAnsi="宋体" w:hint="eastAsia"/>
          <w:sz w:val="24"/>
        </w:rPr>
        <w:t>基金管理人应及时将基金专用交易单元号、佣金费率等基本信息以及变更情况及时以书面形式通知基金托管人。</w:t>
      </w:r>
    </w:p>
    <w:p w:rsidR="002F7D95" w:rsidRDefault="00926BAB">
      <w:pPr>
        <w:spacing w:line="360" w:lineRule="auto"/>
        <w:ind w:firstLineChars="200" w:firstLine="480"/>
        <w:rPr>
          <w:rFonts w:ascii="宋体" w:hAnsi="宋体"/>
          <w:sz w:val="24"/>
        </w:rPr>
      </w:pPr>
      <w:bookmarkStart w:id="92" w:name="_Toc48703905"/>
      <w:r>
        <w:rPr>
          <w:rFonts w:ascii="宋体" w:hAnsi="宋体" w:hint="eastAsia"/>
          <w:sz w:val="24"/>
        </w:rPr>
        <w:t>基金管理人负责选择代理本基金期货交易的期货经纪机构，并与其签订期货经纪合同，其他事宜根据法律法规、《基金合同》的相关规定执行，若无明确规定的，可参照有关证券买卖、证券经纪机构选择的规则执行。</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（二）基金投资证券后的清算</w:t>
      </w:r>
      <w:bookmarkEnd w:id="92"/>
      <w:r>
        <w:rPr>
          <w:rFonts w:ascii="宋体" w:eastAsia="宋体" w:hAnsi="宋体" w:hint="eastAsia"/>
          <w:b w:val="0"/>
          <w:bCs w:val="0"/>
          <w:sz w:val="24"/>
          <w:szCs w:val="24"/>
        </w:rPr>
        <w:t>交收安排</w:t>
      </w:r>
    </w:p>
    <w:p w:rsidR="002F7D95" w:rsidRDefault="00926BAB">
      <w:pPr>
        <w:spacing w:line="360" w:lineRule="auto"/>
        <w:ind w:firstLineChars="200" w:firstLine="480"/>
        <w:rPr>
          <w:rFonts w:ascii="宋体" w:hAnsi="宋体"/>
          <w:sz w:val="24"/>
        </w:rPr>
      </w:pPr>
      <w:r>
        <w:rPr>
          <w:rFonts w:ascii="宋体" w:hAnsi="宋体" w:hint="eastAsia"/>
          <w:sz w:val="24"/>
        </w:rPr>
        <w:t>1、基金管理人和基金托管人在基金清算和交收中的责任</w:t>
      </w:r>
    </w:p>
    <w:p w:rsidR="002F7D95" w:rsidRDefault="00926BAB">
      <w:pPr>
        <w:spacing w:line="360" w:lineRule="auto"/>
        <w:ind w:firstLineChars="200" w:firstLine="480"/>
        <w:rPr>
          <w:rFonts w:ascii="宋体" w:hAnsi="宋体"/>
          <w:sz w:val="24"/>
        </w:rPr>
      </w:pPr>
      <w:r>
        <w:rPr>
          <w:rFonts w:ascii="宋体" w:hAnsi="宋体" w:hint="eastAsia"/>
          <w:sz w:val="24"/>
        </w:rPr>
        <w:t>基金管理人与基金托管人应根据有关法律法规及相关业务规则，签订《证券交易资金结算协议》，用以具体明确基金管理人与基金托管人在证券交易资金结算业务中的责任。</w:t>
      </w:r>
    </w:p>
    <w:p w:rsidR="002F7D95" w:rsidRDefault="00926BAB">
      <w:pPr>
        <w:spacing w:line="360" w:lineRule="auto"/>
        <w:ind w:firstLineChars="200" w:firstLine="480"/>
        <w:rPr>
          <w:rFonts w:ascii="宋体" w:hAnsi="宋体"/>
          <w:sz w:val="24"/>
        </w:rPr>
      </w:pPr>
      <w:r>
        <w:rPr>
          <w:rFonts w:ascii="宋体" w:hAnsi="宋体" w:hint="eastAsia"/>
          <w:sz w:val="24"/>
        </w:rPr>
        <w:t>对基金管理人的资金划拨指令，基金托管人在复核无误后应在规定期限内执行，不得延误。</w:t>
      </w:r>
    </w:p>
    <w:p w:rsidR="002F7D95" w:rsidRDefault="00926BAB">
      <w:pPr>
        <w:spacing w:line="360" w:lineRule="auto"/>
        <w:ind w:firstLineChars="200" w:firstLine="480"/>
        <w:rPr>
          <w:rFonts w:ascii="宋体" w:hAnsi="宋体"/>
          <w:sz w:val="24"/>
        </w:rPr>
      </w:pPr>
      <w:r>
        <w:rPr>
          <w:rFonts w:ascii="宋体" w:hAnsi="宋体" w:hint="eastAsia"/>
          <w:sz w:val="24"/>
        </w:rPr>
        <w:t>本基金投资于证券发生的所有场内、场外交易的资金清算交割，全部由基金托管人负责办理。</w:t>
      </w:r>
    </w:p>
    <w:p w:rsidR="002F7D95" w:rsidRDefault="00926BAB">
      <w:pPr>
        <w:spacing w:line="360" w:lineRule="auto"/>
        <w:ind w:firstLineChars="200" w:firstLine="480"/>
        <w:rPr>
          <w:rFonts w:ascii="宋体" w:hAnsi="宋体"/>
          <w:sz w:val="24"/>
        </w:rPr>
      </w:pPr>
      <w:r>
        <w:rPr>
          <w:rFonts w:ascii="宋体" w:hAnsi="宋体" w:hint="eastAsia"/>
          <w:sz w:val="24"/>
        </w:rPr>
        <w:t>本基金证券投资的清算交割，由基金托管人通过中国证券登记结算有限责任公司上海分公司/深圳分公司、其他相关登记结算机构及清算代理银行办理。</w:t>
      </w:r>
    </w:p>
    <w:p w:rsidR="002F7D95" w:rsidRDefault="00926BAB">
      <w:pPr>
        <w:spacing w:line="360" w:lineRule="auto"/>
        <w:ind w:firstLineChars="200" w:firstLine="480"/>
        <w:rPr>
          <w:rFonts w:ascii="宋体" w:hAnsi="宋体"/>
          <w:sz w:val="24"/>
        </w:rPr>
      </w:pPr>
      <w:r>
        <w:rPr>
          <w:rFonts w:ascii="宋体" w:hAnsi="宋体" w:hint="eastAsia"/>
          <w:sz w:val="24"/>
        </w:rPr>
        <w:t>如果因基金托管</w:t>
      </w:r>
      <w:proofErr w:type="gramStart"/>
      <w:r>
        <w:rPr>
          <w:rFonts w:ascii="宋体" w:hAnsi="宋体" w:hint="eastAsia"/>
          <w:sz w:val="24"/>
        </w:rPr>
        <w:t>人原因</w:t>
      </w:r>
      <w:proofErr w:type="gramEnd"/>
      <w:r>
        <w:rPr>
          <w:rFonts w:ascii="宋体" w:hAnsi="宋体" w:hint="eastAsia"/>
          <w:sz w:val="24"/>
        </w:rPr>
        <w:t>在清算和交收中造成基金财产的损失，应由基金托管人负责赔偿基金的损失；如果因为基金管理人违反法律法规的规定进行证券投资或违反双方签订的《证券交易资金结算协议》而造成基金投资清算困难和风险的，基金托管人发现后应立即通知基金管理人，由基金管理人负责解决，由此给基金造成的直接损失由基金管理人承担。</w:t>
      </w:r>
    </w:p>
    <w:p w:rsidR="002F7D95" w:rsidRDefault="00926BAB">
      <w:pPr>
        <w:spacing w:line="360" w:lineRule="auto"/>
        <w:ind w:firstLineChars="200" w:firstLine="480"/>
        <w:rPr>
          <w:rFonts w:ascii="宋体" w:hAnsi="宋体"/>
          <w:sz w:val="24"/>
        </w:rPr>
      </w:pPr>
      <w:r>
        <w:rPr>
          <w:rFonts w:ascii="宋体" w:hAnsi="宋体" w:hint="eastAsia"/>
          <w:sz w:val="24"/>
        </w:rPr>
        <w:lastRenderedPageBreak/>
        <w:t>2、基金出现超买或超卖的责任认定及处理程序</w:t>
      </w:r>
    </w:p>
    <w:p w:rsidR="002F7D95" w:rsidRDefault="00926BAB">
      <w:pPr>
        <w:spacing w:line="360" w:lineRule="auto"/>
        <w:ind w:firstLineChars="200" w:firstLine="480"/>
        <w:rPr>
          <w:rFonts w:ascii="宋体" w:hAnsi="宋体"/>
          <w:sz w:val="24"/>
        </w:rPr>
      </w:pPr>
      <w:r>
        <w:rPr>
          <w:rFonts w:ascii="宋体" w:hAnsi="宋体" w:hint="eastAsia"/>
          <w:sz w:val="24"/>
        </w:rPr>
        <w:t>基金托管人在履行监督职能时，如果发现基金投资证券过程中出现超买或超卖现象，应立即提醒基金管理人，由基金管理人负责解决，由此给基金及基金托管人造成的损失由基金管理人承担。如果非因基金托管</w:t>
      </w:r>
      <w:proofErr w:type="gramStart"/>
      <w:r>
        <w:rPr>
          <w:rFonts w:ascii="宋体" w:hAnsi="宋体" w:hint="eastAsia"/>
          <w:sz w:val="24"/>
        </w:rPr>
        <w:t>人原因</w:t>
      </w:r>
      <w:proofErr w:type="gramEnd"/>
      <w:r>
        <w:rPr>
          <w:rFonts w:ascii="宋体" w:hAnsi="宋体" w:hint="eastAsia"/>
          <w:sz w:val="24"/>
        </w:rPr>
        <w:t>发生超买行为，基金管理人必须于T+1日上午1</w:t>
      </w:r>
      <w:r>
        <w:rPr>
          <w:rFonts w:ascii="宋体" w:hAnsi="宋体"/>
          <w:sz w:val="24"/>
        </w:rPr>
        <w:t>2</w:t>
      </w:r>
      <w:r>
        <w:rPr>
          <w:rFonts w:ascii="宋体" w:hAnsi="宋体" w:hint="eastAsia"/>
          <w:sz w:val="24"/>
        </w:rPr>
        <w:t>时之前划拨资金，用以完成清算交收。</w:t>
      </w:r>
    </w:p>
    <w:p w:rsidR="002F7D95" w:rsidRDefault="00926BAB">
      <w:pPr>
        <w:spacing w:line="360" w:lineRule="auto"/>
        <w:ind w:firstLineChars="200" w:firstLine="480"/>
        <w:rPr>
          <w:rFonts w:ascii="宋体" w:hAnsi="宋体"/>
          <w:sz w:val="24"/>
        </w:rPr>
      </w:pPr>
      <w:r>
        <w:rPr>
          <w:rFonts w:ascii="宋体" w:hAnsi="宋体" w:hint="eastAsia"/>
          <w:sz w:val="24"/>
        </w:rPr>
        <w:t>3、基金无法按时支付证券清算款的责任认定及处理程序</w:t>
      </w:r>
    </w:p>
    <w:p w:rsidR="002F7D95" w:rsidRDefault="00926BAB">
      <w:pPr>
        <w:spacing w:line="360" w:lineRule="auto"/>
        <w:ind w:firstLineChars="200" w:firstLine="480"/>
        <w:rPr>
          <w:rFonts w:ascii="宋体" w:hAnsi="宋体"/>
          <w:sz w:val="24"/>
        </w:rPr>
      </w:pPr>
      <w:r>
        <w:rPr>
          <w:rFonts w:ascii="宋体" w:hAnsi="宋体" w:hint="eastAsia"/>
          <w:sz w:val="24"/>
        </w:rPr>
        <w:t>基金管理人应确保基金托管人在执行基金管理人发送的指令时，有足够的头寸进行交收。基金的资金头寸不足时，基金托管人有权拒绝基金管理人发送的划款指令。基金管理人在发送划款指令时应充分考虑基金托管人的划款处理所需的合理时间。如由于基金管理人的原因导致无法按时支付证券清算款，由此给基金及基金托管人造成的损失由基金管理人承担。</w:t>
      </w:r>
    </w:p>
    <w:p w:rsidR="002F7D95" w:rsidRDefault="00926BAB">
      <w:pPr>
        <w:spacing w:line="360" w:lineRule="auto"/>
        <w:ind w:firstLineChars="200" w:firstLine="480"/>
        <w:rPr>
          <w:rFonts w:ascii="宋体" w:hAnsi="宋体"/>
          <w:sz w:val="24"/>
        </w:rPr>
      </w:pPr>
      <w:r>
        <w:rPr>
          <w:rFonts w:ascii="宋体" w:hAnsi="宋体" w:hint="eastAsia"/>
          <w:sz w:val="24"/>
        </w:rPr>
        <w:t>在基金资金头寸充足的情况下，基金托管人对基金管理人符合法律法规、《基金合同》、基金托管协议的指令不得拖延或拒绝执行。如由于基金托管人的原因导致基金无法按时支付证券清算款，由此给基金造成的损失由基金托管人承担。</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bookmarkStart w:id="93" w:name="_Toc48703906"/>
      <w:r>
        <w:rPr>
          <w:rFonts w:ascii="宋体" w:eastAsia="宋体" w:hAnsi="宋体" w:hint="eastAsia"/>
          <w:b w:val="0"/>
          <w:bCs w:val="0"/>
          <w:sz w:val="24"/>
          <w:szCs w:val="24"/>
        </w:rPr>
        <w:t>（三）资金、证券、期货账目及交易记录的核对</w:t>
      </w:r>
      <w:bookmarkEnd w:id="93"/>
    </w:p>
    <w:p w:rsidR="002F7D95" w:rsidRDefault="00926BAB">
      <w:pPr>
        <w:autoSpaceDE w:val="0"/>
        <w:autoSpaceDN w:val="0"/>
        <w:adjustRightInd w:val="0"/>
        <w:spacing w:line="360" w:lineRule="auto"/>
        <w:ind w:firstLineChars="200" w:firstLine="480"/>
        <w:jc w:val="left"/>
        <w:rPr>
          <w:rFonts w:ascii="宋体"/>
          <w:kern w:val="0"/>
          <w:sz w:val="24"/>
          <w:szCs w:val="20"/>
        </w:rPr>
      </w:pPr>
      <w:r>
        <w:rPr>
          <w:rFonts w:hint="eastAsia"/>
          <w:sz w:val="24"/>
        </w:rPr>
        <w:t>对基金的交易记录，由基金管理人及基金</w:t>
      </w:r>
      <w:r>
        <w:rPr>
          <w:sz w:val="24"/>
        </w:rPr>
        <w:t>托管人</w:t>
      </w:r>
      <w:r>
        <w:rPr>
          <w:rFonts w:hint="eastAsia"/>
          <w:sz w:val="24"/>
        </w:rPr>
        <w:t>按日进行核对。</w:t>
      </w:r>
      <w:r>
        <w:rPr>
          <w:rFonts w:ascii="宋体" w:hint="eastAsia"/>
          <w:kern w:val="0"/>
          <w:sz w:val="24"/>
          <w:szCs w:val="20"/>
        </w:rPr>
        <w:t>每日对外披露</w:t>
      </w:r>
      <w:r>
        <w:rPr>
          <w:rFonts w:hint="eastAsia"/>
          <w:sz w:val="24"/>
        </w:rPr>
        <w:t>各类基金份额的</w:t>
      </w:r>
      <w:r>
        <w:rPr>
          <w:rFonts w:ascii="宋体" w:hint="eastAsia"/>
          <w:kern w:val="0"/>
          <w:sz w:val="24"/>
          <w:szCs w:val="20"/>
        </w:rPr>
        <w:t>基金份额净值之前，必须保证当天所有实际交易记录与基金会计账簿上的交易记录完全一致。</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对基金的资金账目，由相关各方每日对账一次，确保相关各方账</w:t>
      </w:r>
      <w:proofErr w:type="gramStart"/>
      <w:r>
        <w:rPr>
          <w:rFonts w:ascii="宋体" w:hint="eastAsia"/>
          <w:kern w:val="0"/>
          <w:sz w:val="24"/>
          <w:szCs w:val="20"/>
        </w:rPr>
        <w:t>账</w:t>
      </w:r>
      <w:proofErr w:type="gramEnd"/>
      <w:r>
        <w:rPr>
          <w:rFonts w:ascii="宋体" w:hint="eastAsia"/>
          <w:kern w:val="0"/>
          <w:sz w:val="24"/>
          <w:szCs w:val="20"/>
        </w:rPr>
        <w:t>相符。</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对基金证券、期货账目，于</w:t>
      </w:r>
      <w:r>
        <w:rPr>
          <w:rFonts w:ascii="宋体"/>
          <w:kern w:val="0"/>
          <w:sz w:val="24"/>
          <w:szCs w:val="20"/>
        </w:rPr>
        <w:t>每日</w:t>
      </w:r>
      <w:r>
        <w:rPr>
          <w:rFonts w:ascii="宋体" w:hint="eastAsia"/>
          <w:kern w:val="0"/>
          <w:sz w:val="24"/>
          <w:szCs w:val="20"/>
        </w:rPr>
        <w:t>进行对账。</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对实物</w:t>
      </w:r>
      <w:proofErr w:type="gramStart"/>
      <w:r>
        <w:rPr>
          <w:rFonts w:ascii="宋体" w:hint="eastAsia"/>
          <w:kern w:val="0"/>
          <w:sz w:val="24"/>
          <w:szCs w:val="20"/>
        </w:rPr>
        <w:t>券</w:t>
      </w:r>
      <w:proofErr w:type="gramEnd"/>
      <w:r>
        <w:rPr>
          <w:rFonts w:ascii="宋体" w:hint="eastAsia"/>
          <w:kern w:val="0"/>
          <w:sz w:val="24"/>
          <w:szCs w:val="20"/>
        </w:rPr>
        <w:t>账目，每月月</w:t>
      </w:r>
      <w:proofErr w:type="gramStart"/>
      <w:r>
        <w:rPr>
          <w:rFonts w:ascii="宋体" w:hint="eastAsia"/>
          <w:kern w:val="0"/>
          <w:sz w:val="24"/>
          <w:szCs w:val="20"/>
        </w:rPr>
        <w:t>末相关</w:t>
      </w:r>
      <w:proofErr w:type="gramEnd"/>
      <w:r>
        <w:rPr>
          <w:rFonts w:ascii="宋体" w:hint="eastAsia"/>
          <w:kern w:val="0"/>
          <w:sz w:val="24"/>
          <w:szCs w:val="20"/>
        </w:rPr>
        <w:t>各方进行账实核对。</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对交易记录，由相关各方每日对账一次。</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（四）申购、赎回、</w:t>
      </w:r>
      <w:r>
        <w:rPr>
          <w:rFonts w:ascii="宋体" w:eastAsia="宋体" w:hAnsi="宋体" w:hint="eastAsia"/>
          <w:b w:val="0"/>
          <w:sz w:val="24"/>
        </w:rPr>
        <w:t>转换开放式基金</w:t>
      </w:r>
      <w:r>
        <w:rPr>
          <w:rFonts w:ascii="宋体" w:eastAsia="宋体" w:hAnsi="宋体" w:hint="eastAsia"/>
          <w:b w:val="0"/>
          <w:bCs w:val="0"/>
          <w:sz w:val="24"/>
          <w:szCs w:val="24"/>
        </w:rPr>
        <w:t>的资金清算、</w:t>
      </w:r>
      <w:r>
        <w:rPr>
          <w:rFonts w:ascii="宋体" w:eastAsia="宋体" w:hAnsi="宋体" w:hint="eastAsia"/>
          <w:b w:val="0"/>
          <w:sz w:val="24"/>
        </w:rPr>
        <w:t>数据传递及托管协议当事人的责任</w:t>
      </w:r>
    </w:p>
    <w:p w:rsidR="002F7D95" w:rsidRDefault="00926BAB">
      <w:pPr>
        <w:spacing w:line="360" w:lineRule="auto"/>
        <w:ind w:firstLineChars="200" w:firstLine="480"/>
        <w:rPr>
          <w:rFonts w:ascii="宋体" w:hAnsi="宋体"/>
          <w:sz w:val="24"/>
        </w:rPr>
      </w:pPr>
      <w:bookmarkStart w:id="94" w:name="_Toc123626174"/>
      <w:bookmarkStart w:id="95" w:name="_Toc124749232"/>
      <w:bookmarkStart w:id="96" w:name="_Toc124749943"/>
      <w:r>
        <w:rPr>
          <w:rFonts w:ascii="宋体" w:hAnsi="宋体" w:hint="eastAsia"/>
          <w:sz w:val="24"/>
        </w:rPr>
        <w:t>1、托管协议当事人在开放式基金的申购赎回、转换中的责任</w:t>
      </w:r>
    </w:p>
    <w:p w:rsidR="002F7D95" w:rsidRDefault="00926BAB">
      <w:pPr>
        <w:spacing w:line="360" w:lineRule="auto"/>
        <w:ind w:firstLineChars="200" w:firstLine="480"/>
        <w:rPr>
          <w:rFonts w:ascii="宋体" w:hAnsi="宋体"/>
          <w:sz w:val="24"/>
        </w:rPr>
      </w:pPr>
      <w:r>
        <w:rPr>
          <w:rFonts w:ascii="宋体" w:hAnsi="宋体" w:hint="eastAsia"/>
          <w:sz w:val="24"/>
        </w:rPr>
        <w:t>基金的投资者可通过基金管理人的直销中心和非直销销售机构的销售网点或以销售机构规定的其他方式提交申购和赎回申请，由基金管理人委托的登记机构办理基金份额的过户和登记，基金托管人负责接收并确认资金的到账情况，以及依照基金管理人的投资指令来划付赎回款项。</w:t>
      </w:r>
    </w:p>
    <w:p w:rsidR="002F7D95" w:rsidRDefault="00926BAB">
      <w:pPr>
        <w:spacing w:line="360" w:lineRule="auto"/>
        <w:ind w:firstLineChars="200" w:firstLine="480"/>
        <w:rPr>
          <w:rFonts w:ascii="宋体" w:hAnsi="宋体"/>
          <w:sz w:val="24"/>
        </w:rPr>
      </w:pPr>
      <w:r>
        <w:rPr>
          <w:rFonts w:ascii="宋体" w:hAnsi="宋体" w:hint="eastAsia"/>
          <w:sz w:val="24"/>
        </w:rPr>
        <w:lastRenderedPageBreak/>
        <w:t>2、开放式基金的数据传递</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基金管理人应于每个开放日14：00之前将前一个开放日经确认的基金申购金额和赎回份额以书面形式并加盖业务专用章通知基金托管人。</w:t>
      </w:r>
      <w:r>
        <w:rPr>
          <w:rFonts w:ascii="宋体" w:hAnsi="宋体" w:hint="eastAsia"/>
          <w:sz w:val="24"/>
        </w:rPr>
        <w:t>基金管理人应对传递的申购、赎回数据的真实性、准确性和完整性负责。</w:t>
      </w:r>
    </w:p>
    <w:p w:rsidR="002F7D95" w:rsidRDefault="00926BAB">
      <w:pPr>
        <w:spacing w:line="360" w:lineRule="auto"/>
        <w:ind w:firstLineChars="200" w:firstLine="480"/>
        <w:rPr>
          <w:rFonts w:ascii="宋体" w:hAnsi="宋体"/>
          <w:sz w:val="24"/>
        </w:rPr>
      </w:pPr>
      <w:r>
        <w:rPr>
          <w:rFonts w:ascii="宋体" w:hAnsi="宋体" w:hint="eastAsia"/>
          <w:sz w:val="24"/>
        </w:rPr>
        <w:t>3、开放式基金的资金清算</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基金申购、赎回等款项采用</w:t>
      </w:r>
      <w:proofErr w:type="gramStart"/>
      <w:r>
        <w:rPr>
          <w:rFonts w:ascii="宋体" w:hAnsi="宋体" w:hint="eastAsia"/>
          <w:sz w:val="24"/>
          <w:szCs w:val="21"/>
        </w:rPr>
        <w:t>轧差交收</w:t>
      </w:r>
      <w:proofErr w:type="gramEnd"/>
      <w:r>
        <w:rPr>
          <w:rFonts w:ascii="宋体" w:hAnsi="宋体" w:hint="eastAsia"/>
          <w:sz w:val="24"/>
          <w:szCs w:val="21"/>
        </w:rPr>
        <w:t>的结算方式，净额在最晚不迟于款项</w:t>
      </w:r>
      <w:proofErr w:type="gramStart"/>
      <w:r>
        <w:rPr>
          <w:rFonts w:ascii="宋体" w:hAnsi="宋体"/>
          <w:sz w:val="24"/>
          <w:szCs w:val="21"/>
        </w:rPr>
        <w:t>交收日当</w:t>
      </w:r>
      <w:r>
        <w:rPr>
          <w:rFonts w:ascii="宋体" w:hAnsi="宋体" w:hint="eastAsia"/>
          <w:sz w:val="24"/>
          <w:szCs w:val="21"/>
        </w:rPr>
        <w:t>日</w:t>
      </w:r>
      <w:proofErr w:type="gramEnd"/>
      <w:r>
        <w:rPr>
          <w:rFonts w:ascii="宋体" w:hAnsi="宋体"/>
          <w:sz w:val="24"/>
          <w:szCs w:val="21"/>
        </w:rPr>
        <w:t>17</w:t>
      </w:r>
      <w:r>
        <w:rPr>
          <w:rFonts w:ascii="宋体" w:hAnsi="宋体" w:hint="eastAsia"/>
          <w:sz w:val="24"/>
          <w:szCs w:val="21"/>
        </w:rPr>
        <w:t>：</w:t>
      </w:r>
      <w:r>
        <w:rPr>
          <w:rFonts w:ascii="宋体" w:hAnsi="宋体"/>
          <w:sz w:val="24"/>
          <w:szCs w:val="21"/>
        </w:rPr>
        <w:t>00前在基金管理人总清算账户和资产托管专户之间交收。</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如果当日基金为净应收款，基金托管人应及时查收资金是否到账，对于未准时到账的资金，应及时通知基金管理人划付。对于未准时划付的资金，基金托管人应及时通知基金管理人划付，由此产生的责任应由基金管理人承担。后果严重的基金托管人应向中国证监会报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如果当日基金为净应付款，基金托管人应根据基金管理人的指令及时进行划付。对于未准时划付的资金，基金管理人应及时通知基金托管人划付，由此产生的责任应由基金托管人承担。后果严重的基金管理人应向中国证监会报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在发生巨额赎回或《基金合同》载明的其他暂停赎回或延缓支付赎回款项的情形时，款项的支付办法参照《基金合同》有关条款处理。</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（五）基金现金分红</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1.基金管理人确定分红方案通知基金托管人，双方核定后依照《信息披露办法》的有关规定在中国证监会指定媒介上公告。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2.基金托管人和基金管理人对基金分红进行账务处理并核对后，基金管理人向基金托管人发送现金红利的划款指令，基金托管人应根据指令及时将分红款</w:t>
      </w:r>
      <w:proofErr w:type="gramStart"/>
      <w:r>
        <w:rPr>
          <w:rFonts w:ascii="宋体" w:hAnsi="宋体" w:hint="eastAsia"/>
          <w:sz w:val="24"/>
          <w:szCs w:val="21"/>
        </w:rPr>
        <w:t>划往基金</w:t>
      </w:r>
      <w:proofErr w:type="gramEnd"/>
      <w:r>
        <w:rPr>
          <w:rFonts w:ascii="宋体" w:hAnsi="宋体" w:hint="eastAsia"/>
          <w:sz w:val="24"/>
          <w:szCs w:val="21"/>
        </w:rPr>
        <w:t>清算账户。</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3.基金管理人在下达指令时，应给基金托管人留出必需的划款时间。</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97" w:name="_Toc125361080"/>
      <w:r>
        <w:rPr>
          <w:rFonts w:ascii="宋体" w:hAnsi="宋体" w:cs="Arial"/>
          <w:sz w:val="30"/>
        </w:rPr>
        <w:br w:type="page"/>
      </w:r>
      <w:bookmarkStart w:id="98" w:name="_Toc500167298"/>
      <w:r>
        <w:rPr>
          <w:rFonts w:ascii="宋体" w:hAnsi="宋体" w:cs="Arial" w:hint="eastAsia"/>
          <w:sz w:val="30"/>
        </w:rPr>
        <w:lastRenderedPageBreak/>
        <w:t>基金资产净值计算和会计核算</w:t>
      </w:r>
      <w:bookmarkStart w:id="99" w:name="_Toc48703909"/>
      <w:bookmarkEnd w:id="7"/>
      <w:bookmarkEnd w:id="8"/>
      <w:bookmarkEnd w:id="9"/>
      <w:bookmarkEnd w:id="94"/>
      <w:bookmarkEnd w:id="95"/>
      <w:bookmarkEnd w:id="96"/>
      <w:bookmarkEnd w:id="97"/>
      <w:bookmarkEnd w:id="98"/>
    </w:p>
    <w:p w:rsidR="002F7D95" w:rsidRDefault="00926BAB">
      <w:pPr>
        <w:spacing w:line="360" w:lineRule="auto"/>
        <w:ind w:firstLine="480"/>
        <w:rPr>
          <w:rFonts w:ascii="宋体" w:hAnsi="宋体"/>
          <w:sz w:val="24"/>
        </w:rPr>
      </w:pPr>
      <w:r>
        <w:rPr>
          <w:rFonts w:ascii="宋体" w:hAnsi="宋体" w:hint="eastAsia"/>
          <w:sz w:val="24"/>
        </w:rPr>
        <w:t>（一）基金资产净值的计算</w:t>
      </w:r>
    </w:p>
    <w:p w:rsidR="002F7D95" w:rsidRDefault="00926BAB">
      <w:pPr>
        <w:spacing w:line="360" w:lineRule="auto"/>
        <w:ind w:right="28" w:firstLine="480"/>
        <w:rPr>
          <w:rFonts w:ascii="宋体" w:hAnsi="宋体"/>
          <w:sz w:val="24"/>
          <w:szCs w:val="21"/>
        </w:rPr>
      </w:pPr>
      <w:r>
        <w:rPr>
          <w:rFonts w:ascii="宋体" w:hAnsi="宋体"/>
          <w:sz w:val="24"/>
          <w:szCs w:val="21"/>
        </w:rPr>
        <w:t>1、基金资产净值的计算</w:t>
      </w:r>
    </w:p>
    <w:p w:rsidR="002F7D95" w:rsidRDefault="00926BAB">
      <w:pPr>
        <w:spacing w:line="360" w:lineRule="auto"/>
        <w:ind w:right="28" w:firstLine="480"/>
        <w:rPr>
          <w:rFonts w:ascii="宋体" w:hAnsi="宋体"/>
          <w:bCs/>
          <w:sz w:val="24"/>
          <w:szCs w:val="21"/>
        </w:rPr>
      </w:pPr>
      <w:r>
        <w:rPr>
          <w:rFonts w:ascii="宋体" w:hAnsi="宋体" w:hint="eastAsia"/>
          <w:bCs/>
          <w:sz w:val="24"/>
          <w:szCs w:val="21"/>
        </w:rPr>
        <w:t>基金资产净值是指基金资产总值减去基金负债后的价值。各类基金份额的基金份额净值是按照每个工作日闭市后，该类基金份额的资产净值除以当日该类基金份额的基金份额余额数量计算。正常情况下，本基金各类基金份额的基金份额净值的计算结果精确到0.0001元，小数点后第5位四舍五入。若单个开放日内，某类基金份额的基金份额净赎回申请（赎回申请份额总数加上基金转换中转出申请份额总数后扣除申购申请份额总数及基金转换中转入申请份额总数后的余额）超过前一开放日该类基金份额的基金总份额的30%，基金管理人可将基金份额净值的计算结果保留到小数点后8位，小数点后第9位四舍五入，由此产生的收益或损失由基金财产承担。国家另有规定的，从其规定。</w:t>
      </w:r>
    </w:p>
    <w:p w:rsidR="002F7D95" w:rsidRDefault="00926BAB">
      <w:pPr>
        <w:spacing w:line="360" w:lineRule="auto"/>
        <w:ind w:right="28" w:firstLine="480"/>
        <w:rPr>
          <w:rFonts w:ascii="宋体" w:hAnsi="宋体"/>
          <w:sz w:val="24"/>
          <w:szCs w:val="21"/>
        </w:rPr>
      </w:pPr>
      <w:r>
        <w:rPr>
          <w:rFonts w:ascii="宋体" w:hAnsi="宋体"/>
          <w:sz w:val="24"/>
          <w:szCs w:val="21"/>
        </w:rPr>
        <w:t>2</w:t>
      </w:r>
      <w:r>
        <w:rPr>
          <w:rFonts w:ascii="宋体" w:hAnsi="宋体" w:hint="eastAsia"/>
          <w:sz w:val="24"/>
          <w:szCs w:val="21"/>
        </w:rPr>
        <w:t>、基金资产净值的计算、复核的时间和程序</w:t>
      </w:r>
    </w:p>
    <w:p w:rsidR="002F7D95" w:rsidRDefault="00926BAB">
      <w:pPr>
        <w:spacing w:line="360" w:lineRule="auto"/>
        <w:ind w:right="28" w:firstLine="480"/>
        <w:rPr>
          <w:rFonts w:ascii="宋体" w:hAnsi="宋体"/>
          <w:sz w:val="24"/>
          <w:szCs w:val="21"/>
        </w:rPr>
      </w:pPr>
      <w:r>
        <w:rPr>
          <w:rFonts w:ascii="宋体" w:hAnsi="宋体" w:hint="eastAsia"/>
          <w:sz w:val="24"/>
          <w:szCs w:val="21"/>
        </w:rPr>
        <w:t>基金管理人应每工作日对基金资产估值，但基金管理人根据法律法规或基金合同的规定暂停估值时除外。估值原则应符合《基金合同》、《证券投资基金会计核算业务指引》及其他法律、法规的规定。用于基金信息披露的基金资产净值和各类基金份额的</w:t>
      </w:r>
      <w:r>
        <w:rPr>
          <w:rFonts w:ascii="宋体" w:hAnsi="宋体"/>
          <w:sz w:val="24"/>
          <w:szCs w:val="21"/>
        </w:rPr>
        <w:t>基金份额</w:t>
      </w:r>
      <w:r>
        <w:rPr>
          <w:rFonts w:ascii="宋体" w:hAnsi="宋体" w:hint="eastAsia"/>
          <w:sz w:val="24"/>
          <w:szCs w:val="21"/>
        </w:rPr>
        <w:t>净值由基金管理人负责计算，基金托管人复核。基金管理人应于每个工作日交易结束后计算当日的各类基金份额的</w:t>
      </w:r>
      <w:r>
        <w:rPr>
          <w:rFonts w:ascii="宋体" w:hAnsi="宋体"/>
          <w:sz w:val="24"/>
          <w:szCs w:val="21"/>
        </w:rPr>
        <w:t>基金份额</w:t>
      </w:r>
      <w:r>
        <w:rPr>
          <w:rFonts w:ascii="宋体" w:hAnsi="宋体" w:hint="eastAsia"/>
          <w:sz w:val="24"/>
          <w:szCs w:val="21"/>
        </w:rPr>
        <w:t>净值并以双方认可的方式发送给基金托管人。基金托管人对净值计算结果复核后以双方认可的方式发送给基金管理人，由基金管理人对基金净值予以公布。</w:t>
      </w:r>
    </w:p>
    <w:p w:rsidR="002F7D95" w:rsidRDefault="00926BAB">
      <w:pPr>
        <w:spacing w:line="360" w:lineRule="auto"/>
        <w:ind w:right="28" w:firstLine="480"/>
        <w:rPr>
          <w:rFonts w:ascii="宋体" w:hAnsi="宋体"/>
          <w:sz w:val="24"/>
          <w:szCs w:val="21"/>
        </w:rPr>
      </w:pPr>
      <w:r>
        <w:rPr>
          <w:rFonts w:ascii="宋体" w:hAnsi="宋体" w:hint="eastAsia"/>
          <w:bCs/>
          <w:sz w:val="24"/>
        </w:rPr>
        <w:t>根据《基金法》，基金管理人计算并公告基金资产净值，基金托管人复核、</w:t>
      </w:r>
      <w:r>
        <w:rPr>
          <w:rFonts w:ascii="宋体" w:hAnsi="宋体" w:hint="eastAsia"/>
          <w:sz w:val="24"/>
          <w:szCs w:val="21"/>
        </w:rPr>
        <w:t>审查基金管理人计算的基金资产净值。因此，本基金的会计责任方是基金管理人，就与本基金有关的会计问题，如经相关各方在平等基础上充分讨论后，仍无法达成一致的意见，按照基金管理人对基金资产净值的计算结果对外予以公布。法律法规以及监管部门有强制规定的，从其规定。如有新增事项，按国家最新规定估值。</w:t>
      </w:r>
    </w:p>
    <w:p w:rsidR="002F7D95" w:rsidRDefault="00926BAB">
      <w:pPr>
        <w:spacing w:line="360" w:lineRule="auto"/>
        <w:ind w:right="28" w:firstLine="482"/>
        <w:rPr>
          <w:rFonts w:ascii="宋体" w:hAnsi="宋体"/>
          <w:b/>
          <w:bCs/>
          <w:sz w:val="24"/>
        </w:rPr>
      </w:pPr>
      <w:r>
        <w:rPr>
          <w:rFonts w:ascii="宋体" w:hAnsi="宋体" w:hint="eastAsia"/>
          <w:bCs/>
          <w:sz w:val="24"/>
        </w:rPr>
        <w:t>（二）基金资产估值方法</w:t>
      </w:r>
    </w:p>
    <w:p w:rsidR="002F7D95" w:rsidRDefault="00926BAB">
      <w:pPr>
        <w:spacing w:line="360" w:lineRule="auto"/>
        <w:ind w:right="28" w:firstLine="480"/>
        <w:rPr>
          <w:rFonts w:ascii="宋体" w:hAnsi="宋体"/>
          <w:bCs/>
          <w:sz w:val="24"/>
        </w:rPr>
      </w:pPr>
      <w:r>
        <w:rPr>
          <w:rFonts w:ascii="宋体" w:hAnsi="宋体"/>
          <w:bCs/>
          <w:sz w:val="24"/>
        </w:rPr>
        <w:t>1、估值对象</w:t>
      </w:r>
    </w:p>
    <w:p w:rsidR="002F7D95" w:rsidRDefault="00926BAB">
      <w:pPr>
        <w:spacing w:line="360" w:lineRule="auto"/>
        <w:ind w:right="28" w:firstLine="482"/>
        <w:rPr>
          <w:rFonts w:ascii="宋体" w:hAnsi="宋体"/>
          <w:sz w:val="24"/>
        </w:rPr>
      </w:pPr>
      <w:r>
        <w:rPr>
          <w:rFonts w:ascii="宋体" w:hAnsi="宋体" w:hint="eastAsia"/>
          <w:bCs/>
          <w:sz w:val="24"/>
        </w:rPr>
        <w:lastRenderedPageBreak/>
        <w:t>基金所拥有的债券、金融衍生品和银行存款本息、应收款项、其它投资等资产及负债。</w:t>
      </w:r>
    </w:p>
    <w:p w:rsidR="002F7D95" w:rsidRDefault="00926BAB">
      <w:pPr>
        <w:spacing w:line="360" w:lineRule="auto"/>
        <w:ind w:right="28" w:firstLine="480"/>
        <w:rPr>
          <w:rFonts w:ascii="宋体" w:hAnsi="宋体"/>
          <w:bCs/>
          <w:sz w:val="24"/>
        </w:rPr>
      </w:pPr>
      <w:r>
        <w:rPr>
          <w:rFonts w:ascii="宋体" w:hAnsi="宋体"/>
          <w:bCs/>
          <w:sz w:val="24"/>
        </w:rPr>
        <w:t>2、估值方法</w:t>
      </w:r>
    </w:p>
    <w:p w:rsidR="002F7D95" w:rsidRDefault="00926BAB">
      <w:pPr>
        <w:spacing w:line="360" w:lineRule="auto"/>
        <w:ind w:firstLineChars="200" w:firstLine="480"/>
        <w:rPr>
          <w:rFonts w:ascii="宋体" w:hAnsi="宋体"/>
          <w:bCs/>
          <w:sz w:val="24"/>
        </w:rPr>
      </w:pPr>
      <w:bookmarkStart w:id="100" w:name="_Hlt88821719"/>
      <w:bookmarkStart w:id="101" w:name="_Hlt88900318"/>
      <w:bookmarkEnd w:id="100"/>
      <w:bookmarkEnd w:id="101"/>
      <w:r>
        <w:rPr>
          <w:rFonts w:ascii="宋体" w:hAnsi="宋体" w:hint="eastAsia"/>
          <w:bCs/>
          <w:sz w:val="24"/>
        </w:rPr>
        <w:t>（1）证券交易所上市的有价证券的估值</w:t>
      </w:r>
    </w:p>
    <w:p w:rsidR="002F7D95" w:rsidRDefault="00926BAB">
      <w:pPr>
        <w:spacing w:line="360" w:lineRule="auto"/>
        <w:ind w:firstLineChars="200" w:firstLine="480"/>
        <w:rPr>
          <w:rFonts w:ascii="宋体" w:hAnsi="宋体"/>
          <w:bCs/>
          <w:sz w:val="24"/>
        </w:rPr>
      </w:pPr>
      <w:r>
        <w:rPr>
          <w:rFonts w:ascii="宋体" w:hAnsi="宋体" w:hint="eastAsia"/>
          <w:bCs/>
          <w:sz w:val="24"/>
        </w:rPr>
        <w:t>1）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2F7D95" w:rsidRDefault="00926BAB">
      <w:pPr>
        <w:spacing w:line="360" w:lineRule="auto"/>
        <w:ind w:firstLineChars="200" w:firstLine="480"/>
        <w:rPr>
          <w:rFonts w:ascii="宋体" w:hAnsi="宋体"/>
          <w:bCs/>
          <w:sz w:val="24"/>
        </w:rPr>
      </w:pPr>
      <w:r>
        <w:rPr>
          <w:rFonts w:ascii="宋体" w:hAnsi="宋体" w:hint="eastAsia"/>
          <w:bCs/>
          <w:sz w:val="24"/>
        </w:rPr>
        <w:t>2）交易所上市交易或挂牌转让的不含权和含</w:t>
      </w:r>
      <w:proofErr w:type="gramStart"/>
      <w:r>
        <w:rPr>
          <w:rFonts w:ascii="宋体" w:hAnsi="宋体" w:hint="eastAsia"/>
          <w:bCs/>
          <w:sz w:val="24"/>
        </w:rPr>
        <w:t>权固定</w:t>
      </w:r>
      <w:proofErr w:type="gramEnd"/>
      <w:r>
        <w:rPr>
          <w:rFonts w:ascii="宋体" w:hAnsi="宋体" w:hint="eastAsia"/>
          <w:bCs/>
          <w:sz w:val="24"/>
        </w:rPr>
        <w:t>收益品种（法律法规另有规定的除外），选取估值日第三方估值机构提供的相应品种当日的估值净价估值，具体估值机构由基金管理人和基金托管人协商约定。</w:t>
      </w:r>
    </w:p>
    <w:p w:rsidR="002F7D95" w:rsidRDefault="00926BAB">
      <w:pPr>
        <w:spacing w:line="360" w:lineRule="auto"/>
        <w:ind w:firstLineChars="200" w:firstLine="480"/>
        <w:rPr>
          <w:rFonts w:ascii="宋体" w:hAnsi="宋体"/>
          <w:bCs/>
          <w:sz w:val="24"/>
        </w:rPr>
      </w:pPr>
      <w:r>
        <w:rPr>
          <w:rFonts w:ascii="宋体" w:hAnsi="宋体" w:hint="eastAsia"/>
          <w:bCs/>
          <w:sz w:val="24"/>
        </w:rPr>
        <w:t>3）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2F7D95" w:rsidRDefault="00926BAB">
      <w:pPr>
        <w:spacing w:line="360" w:lineRule="auto"/>
        <w:ind w:firstLineChars="200" w:firstLine="480"/>
        <w:rPr>
          <w:rFonts w:ascii="宋体" w:hAnsi="宋体"/>
          <w:bCs/>
          <w:sz w:val="24"/>
        </w:rPr>
      </w:pPr>
      <w:r>
        <w:rPr>
          <w:rFonts w:ascii="宋体" w:hAnsi="宋体" w:hint="eastAsia"/>
          <w:bCs/>
          <w:sz w:val="24"/>
        </w:rPr>
        <w:t>4）交易所上市实行全价交易的债券（可转债除外），选取估值日第三方估值机构提供的估值全价减去估值全价中所含的债券（税后）应收利息得到的净价进行估值。</w:t>
      </w:r>
    </w:p>
    <w:p w:rsidR="002F7D95" w:rsidRDefault="00926BAB">
      <w:pPr>
        <w:spacing w:line="360" w:lineRule="auto"/>
        <w:ind w:firstLineChars="200" w:firstLine="480"/>
        <w:rPr>
          <w:rFonts w:ascii="宋体" w:hAnsi="宋体"/>
          <w:bCs/>
          <w:sz w:val="24"/>
        </w:rPr>
      </w:pPr>
      <w:r>
        <w:rPr>
          <w:rFonts w:ascii="宋体" w:hAnsi="宋体" w:hint="eastAsia"/>
          <w:bCs/>
          <w:sz w:val="24"/>
        </w:rPr>
        <w:t>5）交易所市场挂牌转让的资产支持证券，采用估值技术确定公允价值，在估值技术难以可靠计量公允价值的情况下，按成本估值。</w:t>
      </w:r>
    </w:p>
    <w:p w:rsidR="002F7D95" w:rsidRDefault="00926BAB">
      <w:pPr>
        <w:spacing w:line="360" w:lineRule="auto"/>
        <w:ind w:firstLineChars="200" w:firstLine="480"/>
        <w:rPr>
          <w:rFonts w:ascii="宋体" w:hAnsi="宋体"/>
          <w:bCs/>
          <w:sz w:val="24"/>
        </w:rPr>
      </w:pPr>
      <w:r>
        <w:rPr>
          <w:rFonts w:ascii="宋体" w:hAnsi="宋体" w:hint="eastAsia"/>
          <w:bCs/>
          <w:sz w:val="24"/>
        </w:rPr>
        <w:t>（2）首次公开发行未上市的债券，采用估值技术确定公允价值，在估值技术难以可靠计量公允价值的情况下，按成本估值。</w:t>
      </w:r>
    </w:p>
    <w:p w:rsidR="002F7D95" w:rsidRDefault="00926BAB">
      <w:pPr>
        <w:spacing w:line="360" w:lineRule="auto"/>
        <w:ind w:firstLineChars="200" w:firstLine="480"/>
        <w:rPr>
          <w:rFonts w:ascii="宋体" w:hAnsi="宋体"/>
          <w:bCs/>
          <w:sz w:val="24"/>
        </w:rPr>
      </w:pPr>
      <w:r>
        <w:rPr>
          <w:rFonts w:ascii="宋体" w:hAnsi="宋体" w:hint="eastAsia"/>
          <w:bCs/>
          <w:sz w:val="24"/>
        </w:rPr>
        <w:t>（3）全国银行间债券市场交易的固定收益品种，选取第三方估值机构提供的相应品种当日的估值净价进行估值；全国银行间债券市场未上市，且第三方估值机构未提供估值价格的债券，按成本估值。</w:t>
      </w:r>
    </w:p>
    <w:p w:rsidR="002F7D95" w:rsidRDefault="00926BAB">
      <w:pPr>
        <w:spacing w:line="360" w:lineRule="auto"/>
        <w:ind w:firstLineChars="200" w:firstLine="480"/>
        <w:rPr>
          <w:rFonts w:ascii="宋体" w:hAnsi="宋体"/>
          <w:bCs/>
          <w:sz w:val="24"/>
        </w:rPr>
      </w:pPr>
      <w:r>
        <w:rPr>
          <w:rFonts w:ascii="宋体" w:hAnsi="宋体" w:hint="eastAsia"/>
          <w:bCs/>
          <w:sz w:val="24"/>
        </w:rPr>
        <w:t>（4）同一债券同时在两个或两个以上市场交易的，按债券所处的市场分别</w:t>
      </w:r>
      <w:r>
        <w:rPr>
          <w:rFonts w:ascii="宋体" w:hAnsi="宋体" w:hint="eastAsia"/>
          <w:bCs/>
          <w:sz w:val="24"/>
        </w:rPr>
        <w:lastRenderedPageBreak/>
        <w:t>估值。</w:t>
      </w:r>
    </w:p>
    <w:p w:rsidR="002F7D95" w:rsidRDefault="00926BAB">
      <w:pPr>
        <w:spacing w:line="360" w:lineRule="auto"/>
        <w:ind w:firstLineChars="200" w:firstLine="480"/>
        <w:rPr>
          <w:rFonts w:ascii="宋体" w:hAnsi="宋体"/>
          <w:bCs/>
          <w:sz w:val="24"/>
        </w:rPr>
      </w:pPr>
      <w:r>
        <w:rPr>
          <w:rFonts w:ascii="宋体" w:hAnsi="宋体" w:hint="eastAsia"/>
          <w:bCs/>
          <w:sz w:val="24"/>
        </w:rPr>
        <w:t>（5）国债期货合约以估值当日结算价进行估值，估值当日无结算价的，且最近交易日后经济环境未发生重大变化的，采用最近交易日结算价估值。</w:t>
      </w:r>
    </w:p>
    <w:p w:rsidR="002F7D95" w:rsidRDefault="00926BAB">
      <w:pPr>
        <w:spacing w:line="360" w:lineRule="auto"/>
        <w:ind w:firstLineChars="200" w:firstLine="480"/>
        <w:rPr>
          <w:rFonts w:ascii="宋体" w:hAnsi="宋体"/>
          <w:bCs/>
          <w:sz w:val="24"/>
        </w:rPr>
      </w:pPr>
      <w:r>
        <w:rPr>
          <w:rFonts w:ascii="宋体" w:hAnsi="宋体" w:hint="eastAsia"/>
          <w:bCs/>
          <w:sz w:val="24"/>
        </w:rPr>
        <w:t>（6）当本基金发生大额申购或赎回情形时，本基金管理人可以采用摆动定价机制，以确保基金估值的公平性。具体适用情形及具体处理原则与操作规范遵循相关法律法规以及监管部门、自律规则的规定。</w:t>
      </w:r>
    </w:p>
    <w:p w:rsidR="002F7D95" w:rsidRDefault="00926BAB">
      <w:pPr>
        <w:spacing w:line="360" w:lineRule="auto"/>
        <w:ind w:firstLineChars="200" w:firstLine="480"/>
        <w:rPr>
          <w:rFonts w:ascii="宋体" w:hAnsi="宋体"/>
          <w:bCs/>
          <w:sz w:val="24"/>
        </w:rPr>
      </w:pPr>
      <w:r>
        <w:rPr>
          <w:rFonts w:ascii="宋体" w:hAnsi="宋体" w:hint="eastAsia"/>
          <w:bCs/>
          <w:sz w:val="24"/>
        </w:rPr>
        <w:t>（7）如有充分理由表明按上述方法进行估值不能客观反映其公允价值的，基金管理人可根据具体情况与基金托管人商定后，按最能反映公允价值的价格估值。</w:t>
      </w:r>
    </w:p>
    <w:p w:rsidR="002F7D95" w:rsidRDefault="00926BAB">
      <w:pPr>
        <w:spacing w:line="360" w:lineRule="auto"/>
        <w:ind w:firstLineChars="200" w:firstLine="480"/>
        <w:rPr>
          <w:rFonts w:ascii="宋体" w:hAnsi="宋体"/>
          <w:bCs/>
          <w:sz w:val="24"/>
        </w:rPr>
      </w:pPr>
      <w:r>
        <w:rPr>
          <w:rFonts w:ascii="宋体" w:hAnsi="宋体" w:hint="eastAsia"/>
          <w:bCs/>
          <w:sz w:val="24"/>
        </w:rPr>
        <w:t>（8）相关法律法规以及监管部门有强制规定的，从其规定。如有新增事项，按国家最新规定估值。</w:t>
      </w:r>
    </w:p>
    <w:p w:rsidR="002F7D95" w:rsidRDefault="00926BAB">
      <w:pPr>
        <w:spacing w:line="360" w:lineRule="auto"/>
        <w:ind w:firstLineChars="200" w:firstLine="480"/>
        <w:rPr>
          <w:rFonts w:ascii="宋体" w:hAnsi="宋体"/>
          <w:sz w:val="24"/>
        </w:rPr>
      </w:pPr>
      <w:r>
        <w:rPr>
          <w:rFonts w:ascii="宋体" w:hAnsi="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2F7D95" w:rsidRDefault="00926BAB">
      <w:pPr>
        <w:spacing w:line="360" w:lineRule="auto"/>
        <w:ind w:firstLine="480"/>
        <w:rPr>
          <w:rFonts w:ascii="宋体" w:hAnsi="宋体"/>
          <w:sz w:val="24"/>
        </w:rPr>
      </w:pPr>
      <w:bookmarkStart w:id="102" w:name="_Toc22454458"/>
      <w:bookmarkEnd w:id="99"/>
      <w:r>
        <w:rPr>
          <w:rFonts w:ascii="宋体" w:hAnsi="宋体" w:hint="eastAsia"/>
          <w:sz w:val="24"/>
        </w:rPr>
        <w:t>（三）估值差错处理</w:t>
      </w:r>
      <w:bookmarkEnd w:id="102"/>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因基金估值错误给投资者造成损失的应先由基金管理人承担，基金管理人对不应由其承担的责任，有权向过错人追偿。</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当基金管理人计算的基金资产净值、基金份额净值已由基金托管人复核确认后公告的，由此造成的投资者或基金的损失，应根据法律法规的规定对投资者或基金支付赔偿金，就实际向投资者或基金支付的赔偿金额，由基金管理人与基金托管人按照管理费率和托管费率的比例各自承担相应的责任。</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由于一方当事人提供的信息错误，另一方当事人在采取了必要合理的措施后仍不能发现该错误，进而导致基金资产净值、各类基金份额的基金份额净值计算错误造成投资者或基金的损失，以及由此造成以后交易日基金资产净值、基金份额净值计算顺延错误而引起的投资者或基金的损失，由提供错误信息的当事人一方负责赔偿。</w:t>
      </w:r>
    </w:p>
    <w:p w:rsidR="002F7D95" w:rsidRDefault="00926BAB">
      <w:pPr>
        <w:spacing w:line="360" w:lineRule="auto"/>
        <w:ind w:firstLineChars="200" w:firstLine="480"/>
        <w:rPr>
          <w:rFonts w:ascii="宋体" w:hAnsi="宋体"/>
          <w:bCs/>
          <w:sz w:val="24"/>
          <w:szCs w:val="21"/>
        </w:rPr>
      </w:pPr>
      <w:r>
        <w:rPr>
          <w:rFonts w:hint="eastAsia"/>
          <w:bCs/>
          <w:sz w:val="24"/>
        </w:rPr>
        <w:t>基金管理人或基金托管人按估值方法的第（</w:t>
      </w:r>
      <w:r>
        <w:rPr>
          <w:bCs/>
          <w:sz w:val="24"/>
        </w:rPr>
        <w:t>7</w:t>
      </w:r>
      <w:r>
        <w:rPr>
          <w:rFonts w:hint="eastAsia"/>
          <w:bCs/>
          <w:sz w:val="24"/>
        </w:rPr>
        <w:t>）项进行估值时，所造成的误差不作为基金资产估值错误处理。</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由于不可抗力，或证券/期货交易所、证券登记结算机构或存款银行等第三</w:t>
      </w:r>
      <w:r>
        <w:rPr>
          <w:rFonts w:ascii="宋体" w:hAnsi="宋体" w:hint="eastAsia"/>
          <w:sz w:val="24"/>
          <w:szCs w:val="21"/>
        </w:rPr>
        <w:lastRenderedPageBreak/>
        <w:t>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rsidR="002F7D95" w:rsidRDefault="00926BAB">
      <w:pPr>
        <w:spacing w:line="360" w:lineRule="auto"/>
        <w:ind w:right="28" w:firstLineChars="200" w:firstLine="480"/>
        <w:rPr>
          <w:rFonts w:ascii="宋体" w:hAnsi="宋体"/>
          <w:sz w:val="24"/>
          <w:szCs w:val="21"/>
        </w:rPr>
      </w:pPr>
      <w:bookmarkStart w:id="103" w:name="_Toc22454459"/>
      <w:bookmarkStart w:id="104" w:name="_Toc48703910"/>
      <w:r>
        <w:rPr>
          <w:rFonts w:ascii="宋体" w:hAnsi="宋体" w:hint="eastAsia"/>
          <w:sz w:val="24"/>
          <w:szCs w:val="21"/>
        </w:rPr>
        <w:t>（四）基金账册的建立</w:t>
      </w:r>
      <w:bookmarkEnd w:id="103"/>
      <w:bookmarkEnd w:id="104"/>
    </w:p>
    <w:p w:rsidR="002F7D95" w:rsidRDefault="00926BAB">
      <w:pPr>
        <w:spacing w:line="360" w:lineRule="auto"/>
        <w:ind w:firstLineChars="200" w:firstLine="480"/>
        <w:rPr>
          <w:rFonts w:ascii="宋体" w:hAnsi="宋体"/>
          <w:sz w:val="24"/>
        </w:rPr>
      </w:pPr>
      <w:r>
        <w:rPr>
          <w:rFonts w:ascii="宋体" w:hAnsi="宋体" w:hint="eastAsia"/>
          <w:sz w:val="24"/>
        </w:rPr>
        <w:t>基金管理人和基金托管人在《基金合同》生效后，应按照相关各方约定的同一记账方法和会计处理原则，分别独立地设置、登录和保管本基金的全套账册，对相关各方各自的账册定期进行核对，互相监督，以保证基金资产的安全。若双方对会计处理方法存在分歧，应以基金管理人的处理方法为准。</w:t>
      </w:r>
    </w:p>
    <w:p w:rsidR="002F7D95" w:rsidRDefault="00926BAB">
      <w:pPr>
        <w:spacing w:line="360" w:lineRule="auto"/>
        <w:ind w:firstLineChars="200" w:firstLine="480"/>
        <w:rPr>
          <w:rFonts w:ascii="宋体" w:hAnsi="宋体"/>
          <w:sz w:val="24"/>
        </w:rPr>
      </w:pPr>
      <w:r>
        <w:rPr>
          <w:rFonts w:ascii="宋体" w:hAnsi="宋体" w:hint="eastAsia"/>
          <w:sz w:val="24"/>
        </w:rPr>
        <w:t>经对账发现相关各方的账目存在不符的，基金管理人和基金托管人必须及时查明原因并纠正，保证相关各方平行登录的账册记录完全相符。若当日核对不符，暂时无法查找到错账的原因而影响到基金资产净值的计算和公告的，以基金管理人的账册为准。</w:t>
      </w:r>
    </w:p>
    <w:p w:rsidR="002F7D95" w:rsidRDefault="00926BAB">
      <w:pPr>
        <w:spacing w:line="360" w:lineRule="auto"/>
        <w:ind w:right="28" w:firstLineChars="200" w:firstLine="480"/>
        <w:rPr>
          <w:rFonts w:ascii="宋体" w:hAnsi="宋体"/>
          <w:sz w:val="24"/>
          <w:szCs w:val="21"/>
        </w:rPr>
      </w:pPr>
      <w:bookmarkStart w:id="105" w:name="_Toc48703911"/>
      <w:bookmarkStart w:id="106" w:name="_Toc22454460"/>
      <w:r>
        <w:rPr>
          <w:rFonts w:ascii="宋体" w:hAnsi="宋体" w:hint="eastAsia"/>
          <w:sz w:val="24"/>
          <w:szCs w:val="21"/>
        </w:rPr>
        <w:t>（五）基金定期报告的编制和复核</w:t>
      </w:r>
      <w:bookmarkStart w:id="107" w:name="_Hlt89687912"/>
      <w:bookmarkEnd w:id="105"/>
      <w:bookmarkEnd w:id="106"/>
      <w:bookmarkEnd w:id="107"/>
    </w:p>
    <w:p w:rsidR="002F7D95" w:rsidRDefault="00926BAB">
      <w:pPr>
        <w:spacing w:line="360" w:lineRule="auto"/>
        <w:ind w:firstLineChars="200" w:firstLine="480"/>
        <w:rPr>
          <w:rFonts w:ascii="宋体" w:hAnsi="宋体"/>
          <w:sz w:val="24"/>
        </w:rPr>
      </w:pPr>
      <w:r>
        <w:rPr>
          <w:rFonts w:ascii="宋体" w:hAnsi="宋体" w:hint="eastAsia"/>
          <w:sz w:val="24"/>
        </w:rPr>
        <w:t>基金财务报表由基金管理人和基金托管人每</w:t>
      </w:r>
      <w:proofErr w:type="gramStart"/>
      <w:r>
        <w:rPr>
          <w:rFonts w:ascii="宋体" w:hAnsi="宋体" w:hint="eastAsia"/>
          <w:sz w:val="24"/>
        </w:rPr>
        <w:t>月分别独立</w:t>
      </w:r>
      <w:proofErr w:type="gramEnd"/>
      <w:r>
        <w:rPr>
          <w:rFonts w:ascii="宋体" w:hAnsi="宋体" w:hint="eastAsia"/>
          <w:sz w:val="24"/>
        </w:rPr>
        <w:t>编制。月度报表的编制，应于每月终了后</w:t>
      </w:r>
      <w:r>
        <w:rPr>
          <w:rFonts w:ascii="宋体" w:hAnsi="宋体"/>
          <w:sz w:val="24"/>
        </w:rPr>
        <w:t>5</w:t>
      </w:r>
      <w:r>
        <w:rPr>
          <w:rFonts w:ascii="宋体" w:hAnsi="宋体" w:hint="eastAsia"/>
          <w:sz w:val="24"/>
        </w:rPr>
        <w:t>个工作日内完成。</w:t>
      </w:r>
    </w:p>
    <w:p w:rsidR="002F7D95" w:rsidRDefault="00926BAB">
      <w:pPr>
        <w:spacing w:line="360" w:lineRule="auto"/>
        <w:ind w:firstLineChars="200" w:firstLine="480"/>
        <w:rPr>
          <w:rFonts w:ascii="宋体" w:hAnsi="宋体"/>
          <w:sz w:val="24"/>
        </w:rPr>
      </w:pPr>
      <w:r>
        <w:rPr>
          <w:rFonts w:ascii="宋体" w:hAnsi="宋体" w:hint="eastAsia"/>
          <w:sz w:val="24"/>
        </w:rPr>
        <w:t>在《基金合同》生效后，基金招募说明书的信息发生重大变更的，基金管理人应当在三个工作日内，更新基金招募说明书并登载在指定网站上；基金招募说明书其他信息发生变更的，基金管理人至少每年更新一次</w:t>
      </w:r>
      <w:r>
        <w:rPr>
          <w:rFonts w:ascii="宋体" w:hAnsi="宋体" w:hint="eastAsia"/>
          <w:kern w:val="44"/>
          <w:sz w:val="24"/>
        </w:rPr>
        <w:t>。</w:t>
      </w:r>
      <w:r>
        <w:rPr>
          <w:rFonts w:ascii="宋体" w:hAnsi="宋体" w:hint="eastAsia"/>
          <w:sz w:val="24"/>
        </w:rPr>
        <w:t>基金管理人在季度结束之日起15个工作日内完成季度报告编制并公告；在上半年结束之日起两个月内完成</w:t>
      </w:r>
      <w:r>
        <w:rPr>
          <w:rFonts w:ascii="宋体" w:hAnsi="宋体"/>
          <w:sz w:val="24"/>
        </w:rPr>
        <w:t>中期</w:t>
      </w:r>
      <w:r>
        <w:rPr>
          <w:rFonts w:ascii="宋体" w:hAnsi="宋体" w:hint="eastAsia"/>
          <w:sz w:val="24"/>
        </w:rPr>
        <w:t>报告编制并公告；在每年结束之日起三个月内完成年度报告编制并公告。</w:t>
      </w:r>
    </w:p>
    <w:p w:rsidR="002F7D95" w:rsidRDefault="00926BAB">
      <w:pPr>
        <w:spacing w:line="360" w:lineRule="auto"/>
        <w:ind w:firstLineChars="200" w:firstLine="480"/>
        <w:rPr>
          <w:rFonts w:ascii="宋体" w:hAnsi="宋体"/>
          <w:sz w:val="24"/>
        </w:rPr>
      </w:pPr>
      <w:r>
        <w:rPr>
          <w:rFonts w:ascii="宋体" w:hAnsi="宋体" w:hint="eastAsia"/>
          <w:sz w:val="24"/>
        </w:rPr>
        <w:t>基金管理人在5个工作日内完成月度报告，在月度报告完成当日，对报告加盖公章后，以加密传真方式将有关报告提供基金托管人复核；基金托管人在3个工作日内进行复核，并将复核结果及时书面通知基金管理人。基金管理人在7个工作日内完成季度报告，在季度报告完成当日，将有关报告提供基金托管人复核，基金托管人在收到后7个工作日内进行复核，并将复核结果书面通知基金管理人。基金管理人在30日内完成中期报告，在中期报告完成当日，将有关报告提供基金托管人复核，基金托管人在收到后30日内进行复核，并将复核结果书面</w:t>
      </w:r>
      <w:r>
        <w:rPr>
          <w:rFonts w:ascii="宋体" w:hAnsi="宋体" w:hint="eastAsia"/>
          <w:sz w:val="24"/>
        </w:rPr>
        <w:lastRenderedPageBreak/>
        <w:t>通知基金管理人。基金管理人在45日内完成年度报告，在年度报告完成当日，将有关报告提供基金托管人复核，基金托管人在收到后45日内复核，并将复核结果书面通知基金管理人。</w:t>
      </w:r>
    </w:p>
    <w:p w:rsidR="002F7D95" w:rsidRDefault="00926BAB">
      <w:pPr>
        <w:spacing w:line="360" w:lineRule="auto"/>
        <w:ind w:firstLineChars="200" w:firstLine="480"/>
        <w:rPr>
          <w:rFonts w:ascii="宋体" w:hAnsi="宋体"/>
          <w:sz w:val="24"/>
        </w:rPr>
      </w:pPr>
      <w:r>
        <w:rPr>
          <w:rFonts w:ascii="宋体" w:hAnsi="宋体" w:hint="eastAsia"/>
          <w:sz w:val="24"/>
        </w:rPr>
        <w:t>基金托管人在复核过程中，发现相关各方的报表存在不符时，基金管理人和基金托管人应共同查明原因，进行调整，调整以相关各方认可的账务处理方式为准。核对无误后，基金托管人在基金管理人提供的报告上加盖业务印鉴</w:t>
      </w:r>
      <w:r>
        <w:rPr>
          <w:rFonts w:ascii="宋体" w:hAnsi="宋体" w:hint="eastAsia"/>
          <w:sz w:val="24"/>
          <w:szCs w:val="21"/>
        </w:rPr>
        <w:t>或者出具加盖托管业务部门公章的复核意见书</w:t>
      </w:r>
      <w:r>
        <w:rPr>
          <w:rFonts w:ascii="宋体" w:hAnsi="宋体" w:hint="eastAsia"/>
          <w:sz w:val="24"/>
        </w:rPr>
        <w:t>，相关各方各自留存一份。</w:t>
      </w:r>
      <w:r>
        <w:rPr>
          <w:rFonts w:ascii="宋体" w:hAnsi="宋体" w:hint="eastAsia"/>
          <w:kern w:val="44"/>
          <w:sz w:val="24"/>
        </w:rPr>
        <w:t>如果基金管理人与基金托管人不能</w:t>
      </w:r>
      <w:proofErr w:type="gramStart"/>
      <w:r>
        <w:rPr>
          <w:rFonts w:ascii="宋体" w:hAnsi="宋体" w:hint="eastAsia"/>
          <w:kern w:val="44"/>
          <w:sz w:val="24"/>
        </w:rPr>
        <w:t>于应当</w:t>
      </w:r>
      <w:proofErr w:type="gramEnd"/>
      <w:r>
        <w:rPr>
          <w:rFonts w:ascii="宋体" w:hAnsi="宋体" w:hint="eastAsia"/>
          <w:kern w:val="44"/>
          <w:sz w:val="24"/>
        </w:rPr>
        <w:t>发布公告之日之前就相关报表达成一致，基金管理人有权按照其编制的报表对外发布公告，基金托管人有权就相关情况报证监会备案。</w:t>
      </w:r>
    </w:p>
    <w:p w:rsidR="002F7D95" w:rsidRDefault="00926BAB">
      <w:pPr>
        <w:spacing w:line="360" w:lineRule="auto"/>
        <w:ind w:firstLineChars="200" w:firstLine="480"/>
        <w:rPr>
          <w:rFonts w:ascii="宋体" w:hAnsi="宋体"/>
          <w:sz w:val="24"/>
        </w:rPr>
      </w:pPr>
      <w:r>
        <w:rPr>
          <w:rFonts w:ascii="宋体" w:hAnsi="宋体" w:hint="eastAsia"/>
          <w:sz w:val="24"/>
        </w:rPr>
        <w:t>基金托管人在对财务会计报告、中期报告或年度报告复核完毕后，需盖章确认或出具相应的复核确认书，以</w:t>
      </w:r>
      <w:proofErr w:type="gramStart"/>
      <w:r>
        <w:rPr>
          <w:rFonts w:ascii="宋体" w:hAnsi="宋体" w:hint="eastAsia"/>
          <w:sz w:val="24"/>
        </w:rPr>
        <w:t>备有权</w:t>
      </w:r>
      <w:proofErr w:type="gramEnd"/>
      <w:r>
        <w:rPr>
          <w:rFonts w:ascii="宋体" w:hAnsi="宋体" w:hint="eastAsia"/>
          <w:sz w:val="24"/>
        </w:rPr>
        <w:t>机构对相关文件审核时提示。</w:t>
      </w:r>
      <w:bookmarkStart w:id="108" w:name="_Hlt89689505"/>
      <w:bookmarkStart w:id="109" w:name="_Toc466788859"/>
      <w:bookmarkStart w:id="110" w:name="_Toc22454461"/>
      <w:bookmarkStart w:id="111" w:name="_Toc48703912"/>
      <w:bookmarkStart w:id="112" w:name="_Toc523830000"/>
      <w:bookmarkEnd w:id="108"/>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13" w:name="_Toc123626175"/>
      <w:bookmarkStart w:id="114" w:name="_Toc124749944"/>
      <w:bookmarkStart w:id="115" w:name="_Toc125361081"/>
      <w:bookmarkStart w:id="116" w:name="_Toc124749233"/>
      <w:bookmarkEnd w:id="109"/>
      <w:bookmarkEnd w:id="110"/>
      <w:bookmarkEnd w:id="111"/>
      <w:bookmarkEnd w:id="112"/>
      <w:r>
        <w:rPr>
          <w:rFonts w:ascii="宋体" w:hAnsi="宋体" w:cs="Arial"/>
          <w:sz w:val="30"/>
        </w:rPr>
        <w:br w:type="page"/>
      </w:r>
      <w:bookmarkStart w:id="117" w:name="_Toc500167299"/>
      <w:r>
        <w:rPr>
          <w:rFonts w:ascii="宋体" w:hAnsi="宋体" w:cs="Arial" w:hint="eastAsia"/>
          <w:sz w:val="30"/>
        </w:rPr>
        <w:lastRenderedPageBreak/>
        <w:t>基金收益分配</w:t>
      </w:r>
      <w:bookmarkEnd w:id="113"/>
      <w:bookmarkEnd w:id="114"/>
      <w:bookmarkEnd w:id="115"/>
      <w:bookmarkEnd w:id="116"/>
      <w:bookmarkEnd w:id="117"/>
    </w:p>
    <w:p w:rsidR="002F7D95" w:rsidRDefault="00926BAB">
      <w:pPr>
        <w:spacing w:line="360" w:lineRule="auto"/>
        <w:ind w:firstLine="480"/>
        <w:rPr>
          <w:rFonts w:ascii="宋体" w:hAnsi="宋体"/>
          <w:sz w:val="24"/>
        </w:rPr>
      </w:pPr>
      <w:bookmarkStart w:id="118" w:name="_Toc48703913"/>
      <w:bookmarkStart w:id="119" w:name="_Toc22454462"/>
      <w:r>
        <w:rPr>
          <w:rFonts w:ascii="宋体" w:hAnsi="宋体" w:hint="eastAsia"/>
          <w:sz w:val="24"/>
        </w:rPr>
        <w:t>（一）基金收益分配</w:t>
      </w:r>
      <w:bookmarkEnd w:id="118"/>
      <w:bookmarkEnd w:id="119"/>
      <w:r>
        <w:rPr>
          <w:rFonts w:ascii="宋体" w:hAnsi="宋体" w:hint="eastAsia"/>
          <w:sz w:val="24"/>
        </w:rPr>
        <w:t>的原则</w:t>
      </w:r>
    </w:p>
    <w:p w:rsidR="002F7D95" w:rsidRDefault="00926BAB">
      <w:pPr>
        <w:spacing w:line="360" w:lineRule="auto"/>
        <w:ind w:firstLine="480"/>
        <w:rPr>
          <w:rFonts w:ascii="宋体" w:hAnsi="宋体"/>
          <w:sz w:val="24"/>
          <w:szCs w:val="21"/>
        </w:rPr>
      </w:pPr>
      <w:bookmarkStart w:id="120" w:name="_Hlt80958353"/>
      <w:bookmarkEnd w:id="120"/>
      <w:r>
        <w:rPr>
          <w:rFonts w:ascii="宋体" w:hAnsi="宋体" w:hint="eastAsia"/>
          <w:sz w:val="24"/>
          <w:szCs w:val="21"/>
        </w:rPr>
        <w:t>1、本基金收益分配方式分两种：现金分红与红利再投资，投资者可选择现金红利或将现金红利自动转为相应类别的基金份额进行再投资；若投资者不选择，本基金默认的收益分配方式是现金分红；</w:t>
      </w:r>
    </w:p>
    <w:p w:rsidR="002F7D95" w:rsidRDefault="00926BAB">
      <w:pPr>
        <w:spacing w:line="360" w:lineRule="auto"/>
        <w:ind w:firstLine="480"/>
        <w:rPr>
          <w:rFonts w:ascii="宋体" w:hAnsi="宋体"/>
          <w:sz w:val="24"/>
          <w:szCs w:val="21"/>
        </w:rPr>
      </w:pPr>
      <w:r>
        <w:rPr>
          <w:rFonts w:ascii="宋体" w:hAnsi="宋体" w:hint="eastAsia"/>
          <w:sz w:val="24"/>
          <w:szCs w:val="21"/>
        </w:rPr>
        <w:t>2、基金收益分配后基金份额净值不能低于面值，即基金收益分配基准日的基金份额净值减去每单位基金份额收益分配金额后不能低于面值；</w:t>
      </w:r>
    </w:p>
    <w:p w:rsidR="002F7D95" w:rsidRDefault="00926BAB">
      <w:pPr>
        <w:spacing w:line="360" w:lineRule="auto"/>
        <w:ind w:firstLine="480"/>
        <w:rPr>
          <w:rFonts w:ascii="宋体" w:hAnsi="宋体"/>
          <w:sz w:val="24"/>
          <w:szCs w:val="21"/>
        </w:rPr>
      </w:pPr>
      <w:r>
        <w:rPr>
          <w:rFonts w:ascii="宋体" w:hAnsi="宋体" w:hint="eastAsia"/>
          <w:sz w:val="24"/>
          <w:szCs w:val="21"/>
        </w:rPr>
        <w:t>3、同一类别的每一基金份额享有同等分配权；</w:t>
      </w:r>
    </w:p>
    <w:p w:rsidR="002F7D95" w:rsidRDefault="00926BAB">
      <w:pPr>
        <w:spacing w:line="360" w:lineRule="auto"/>
        <w:ind w:firstLine="480"/>
        <w:rPr>
          <w:rFonts w:ascii="宋体" w:hAnsi="宋体"/>
          <w:sz w:val="24"/>
          <w:szCs w:val="21"/>
        </w:rPr>
      </w:pPr>
      <w:r>
        <w:rPr>
          <w:rFonts w:ascii="宋体" w:hAnsi="宋体" w:hint="eastAsia"/>
          <w:sz w:val="24"/>
          <w:szCs w:val="21"/>
        </w:rPr>
        <w:t>4、在对基金份额持有人利益无实质不利影响的前提下，基金管理人可调整基金收益的分配原则和支付方式，不需召开基金份额持有人大会审议；</w:t>
      </w:r>
    </w:p>
    <w:p w:rsidR="002F7D95" w:rsidRDefault="00926BAB">
      <w:pPr>
        <w:spacing w:line="360" w:lineRule="auto"/>
        <w:ind w:firstLine="480"/>
        <w:rPr>
          <w:rFonts w:ascii="宋体" w:hAnsi="宋体"/>
          <w:sz w:val="24"/>
        </w:rPr>
      </w:pPr>
      <w:r>
        <w:rPr>
          <w:rFonts w:ascii="宋体" w:hAnsi="宋体" w:hint="eastAsia"/>
          <w:sz w:val="24"/>
          <w:szCs w:val="21"/>
        </w:rPr>
        <w:t>5、法律法规或监管机关另有规定的，从其规定。</w:t>
      </w:r>
    </w:p>
    <w:p w:rsidR="002F7D95" w:rsidRDefault="00926BAB">
      <w:pPr>
        <w:spacing w:line="360" w:lineRule="auto"/>
        <w:ind w:firstLine="480"/>
        <w:rPr>
          <w:rFonts w:ascii="宋体" w:hAnsi="宋体"/>
          <w:sz w:val="24"/>
        </w:rPr>
      </w:pPr>
      <w:r>
        <w:rPr>
          <w:rFonts w:ascii="宋体" w:hAnsi="宋体" w:hint="eastAsia"/>
          <w:sz w:val="24"/>
        </w:rPr>
        <w:t>（二）基金收益分配方案的制定和实施程序</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本基金收益分配方案由基金管理人拟定，并由基金托管人复核，依照《信息披露办法》的有关规定在指定媒介公告。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基金红利发放</w:t>
      </w:r>
      <w:proofErr w:type="gramStart"/>
      <w:r>
        <w:rPr>
          <w:rFonts w:ascii="宋体" w:hAnsi="宋体" w:hint="eastAsia"/>
          <w:sz w:val="24"/>
          <w:szCs w:val="21"/>
        </w:rPr>
        <w:t>日距离</w:t>
      </w:r>
      <w:proofErr w:type="gramEnd"/>
      <w:r>
        <w:rPr>
          <w:rFonts w:ascii="宋体" w:hAnsi="宋体" w:hint="eastAsia"/>
          <w:sz w:val="24"/>
          <w:szCs w:val="21"/>
        </w:rPr>
        <w:t>收益分配基准日（即可供分配利润计算截止日）的时间不得超过15个工作日。</w:t>
      </w:r>
    </w:p>
    <w:p w:rsidR="00203F62" w:rsidRPr="00203F62" w:rsidRDefault="00926BAB" w:rsidP="00203F62">
      <w:pPr>
        <w:spacing w:line="360" w:lineRule="auto"/>
        <w:ind w:firstLineChars="200" w:firstLine="480"/>
        <w:rPr>
          <w:rFonts w:ascii="宋体" w:hAnsi="宋体"/>
          <w:sz w:val="24"/>
          <w:szCs w:val="21"/>
        </w:rPr>
      </w:pPr>
      <w:r>
        <w:rPr>
          <w:rFonts w:ascii="宋体" w:hAnsi="宋体" w:hint="eastAsia"/>
          <w:sz w:val="24"/>
          <w:szCs w:val="21"/>
        </w:rPr>
        <w:t>基金收益分配时所发生的银行转账或其他手续费用由投资者自行承担。当投资者的现金红利小于一定金额，不足以支付银行转账或其他手续费用时，基金登记机构可将基金份额持有人的现金红利自动转为相应类别基金份额。红利再投资的计算方法，依照《业务规则》执行。</w:t>
      </w:r>
    </w:p>
    <w:p w:rsidR="00203F62" w:rsidRPr="00203F62" w:rsidRDefault="00203F62" w:rsidP="00203F62">
      <w:pPr>
        <w:spacing w:line="360" w:lineRule="auto"/>
        <w:ind w:firstLineChars="200" w:firstLine="480"/>
        <w:rPr>
          <w:rFonts w:ascii="宋体" w:hAnsi="宋体"/>
          <w:sz w:val="24"/>
          <w:szCs w:val="21"/>
        </w:rPr>
      </w:pPr>
      <w:r w:rsidRPr="00203F62">
        <w:rPr>
          <w:rFonts w:ascii="宋体" w:hAnsi="宋体" w:hint="eastAsia"/>
          <w:sz w:val="24"/>
          <w:szCs w:val="21"/>
        </w:rPr>
        <w:t>（三）实施</w:t>
      </w:r>
      <w:proofErr w:type="gramStart"/>
      <w:r w:rsidRPr="00203F62">
        <w:rPr>
          <w:rFonts w:ascii="宋体" w:hAnsi="宋体" w:hint="eastAsia"/>
          <w:sz w:val="24"/>
          <w:szCs w:val="21"/>
        </w:rPr>
        <w:t>侧袋机制</w:t>
      </w:r>
      <w:proofErr w:type="gramEnd"/>
      <w:r w:rsidRPr="00203F62">
        <w:rPr>
          <w:rFonts w:ascii="宋体" w:hAnsi="宋体" w:hint="eastAsia"/>
          <w:sz w:val="24"/>
          <w:szCs w:val="21"/>
        </w:rPr>
        <w:t>期间的收益分配</w:t>
      </w:r>
    </w:p>
    <w:p w:rsidR="002F7D95" w:rsidRDefault="00203F62" w:rsidP="00203F62">
      <w:pPr>
        <w:spacing w:line="360" w:lineRule="auto"/>
        <w:ind w:firstLineChars="200" w:firstLine="480"/>
        <w:rPr>
          <w:rFonts w:ascii="宋体" w:hAnsi="宋体"/>
          <w:sz w:val="24"/>
        </w:rPr>
      </w:pPr>
      <w:r w:rsidRPr="00203F62">
        <w:rPr>
          <w:rFonts w:ascii="宋体" w:hAnsi="宋体" w:hint="eastAsia"/>
          <w:sz w:val="24"/>
          <w:szCs w:val="21"/>
        </w:rPr>
        <w:t>本基金实施</w:t>
      </w:r>
      <w:proofErr w:type="gramStart"/>
      <w:r w:rsidRPr="00203F62">
        <w:rPr>
          <w:rFonts w:ascii="宋体" w:hAnsi="宋体" w:hint="eastAsia"/>
          <w:sz w:val="24"/>
          <w:szCs w:val="21"/>
        </w:rPr>
        <w:t>侧袋机制</w:t>
      </w:r>
      <w:proofErr w:type="gramEnd"/>
      <w:r w:rsidRPr="00203F62">
        <w:rPr>
          <w:rFonts w:ascii="宋体" w:hAnsi="宋体" w:hint="eastAsia"/>
          <w:sz w:val="24"/>
          <w:szCs w:val="21"/>
        </w:rPr>
        <w:t>的，</w:t>
      </w:r>
      <w:proofErr w:type="gramStart"/>
      <w:r w:rsidRPr="00203F62">
        <w:rPr>
          <w:rFonts w:ascii="宋体" w:hAnsi="宋体" w:hint="eastAsia"/>
          <w:sz w:val="24"/>
          <w:szCs w:val="21"/>
        </w:rPr>
        <w:t>侧袋账户</w:t>
      </w:r>
      <w:proofErr w:type="gramEnd"/>
      <w:r w:rsidRPr="00203F62">
        <w:rPr>
          <w:rFonts w:ascii="宋体" w:hAnsi="宋体" w:hint="eastAsia"/>
          <w:sz w:val="24"/>
          <w:szCs w:val="21"/>
        </w:rPr>
        <w:t>不进行收益分配，详见招募说明书的规定。</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21" w:name="_Toc523830002"/>
      <w:bookmarkStart w:id="122" w:name="_Toc48703916"/>
      <w:bookmarkStart w:id="123" w:name="_Toc125361082"/>
      <w:bookmarkStart w:id="124" w:name="_Toc124749945"/>
      <w:bookmarkStart w:id="125" w:name="_Toc466788861"/>
      <w:bookmarkStart w:id="126" w:name="_Toc123626176"/>
      <w:bookmarkStart w:id="127" w:name="_Toc124749234"/>
      <w:bookmarkStart w:id="128" w:name="_Toc22454465"/>
      <w:r>
        <w:rPr>
          <w:rFonts w:ascii="宋体" w:hAnsi="宋体" w:cs="Arial"/>
          <w:sz w:val="30"/>
        </w:rPr>
        <w:br w:type="page"/>
      </w:r>
      <w:bookmarkStart w:id="129" w:name="_Toc500167300"/>
      <w:r>
        <w:rPr>
          <w:rFonts w:ascii="宋体" w:hAnsi="宋体" w:cs="Arial" w:hint="eastAsia"/>
          <w:sz w:val="30"/>
        </w:rPr>
        <w:lastRenderedPageBreak/>
        <w:t>信息披露</w:t>
      </w:r>
      <w:bookmarkStart w:id="130" w:name="_Hlt89687670"/>
      <w:bookmarkEnd w:id="121"/>
      <w:bookmarkEnd w:id="122"/>
      <w:bookmarkEnd w:id="123"/>
      <w:bookmarkEnd w:id="124"/>
      <w:bookmarkEnd w:id="125"/>
      <w:bookmarkEnd w:id="126"/>
      <w:bookmarkEnd w:id="127"/>
      <w:bookmarkEnd w:id="128"/>
      <w:bookmarkEnd w:id="129"/>
      <w:bookmarkEnd w:id="130"/>
    </w:p>
    <w:p w:rsidR="002F7D95" w:rsidRDefault="00926BAB">
      <w:pPr>
        <w:spacing w:line="360" w:lineRule="auto"/>
        <w:ind w:firstLine="480"/>
        <w:rPr>
          <w:rFonts w:ascii="宋体" w:hAnsi="宋体"/>
          <w:sz w:val="24"/>
        </w:rPr>
      </w:pPr>
      <w:bookmarkStart w:id="131" w:name="_Toc22454466"/>
      <w:bookmarkStart w:id="132" w:name="_Toc48703917"/>
      <w:r>
        <w:rPr>
          <w:rFonts w:ascii="宋体" w:hAnsi="宋体" w:hint="eastAsia"/>
          <w:sz w:val="24"/>
        </w:rPr>
        <w:t>（一）保密义务</w:t>
      </w:r>
      <w:bookmarkEnd w:id="131"/>
      <w:bookmarkEnd w:id="132"/>
    </w:p>
    <w:p w:rsidR="002F7D95" w:rsidRDefault="00926BAB">
      <w:pPr>
        <w:spacing w:line="360" w:lineRule="auto"/>
        <w:ind w:right="28" w:firstLineChars="200" w:firstLine="480"/>
        <w:rPr>
          <w:rFonts w:ascii="宋体" w:hAnsi="宋体"/>
          <w:sz w:val="24"/>
          <w:szCs w:val="21"/>
        </w:rPr>
      </w:pPr>
      <w:r>
        <w:rPr>
          <w:rFonts w:ascii="宋体" w:hAnsi="宋体" w:hint="eastAsia"/>
          <w:sz w:val="24"/>
        </w:rPr>
        <w:t>除按照《基金法》、《信息披露办法》、《基金合同》及中国证监会关于基金信息披露的有关规定进行披露以外，基金管理人和基金托管人对基金运作中产生的信息以及从对方获得的业务信息应恪守保密的义务。基金管理人与基金托管人对基金的任何信息，除法律法规规定之外，不得在其公开披露之前，先行对任何第三方披露。</w:t>
      </w:r>
      <w:r>
        <w:rPr>
          <w:rFonts w:ascii="宋体" w:hAnsi="宋体" w:hint="eastAsia"/>
          <w:sz w:val="24"/>
          <w:szCs w:val="21"/>
        </w:rPr>
        <w:t>但是，如下情况不应视为基金管理人或基金托管人违反保密义务：</w:t>
      </w:r>
    </w:p>
    <w:p w:rsidR="002F7D95" w:rsidRDefault="00926BAB">
      <w:pPr>
        <w:spacing w:line="360" w:lineRule="auto"/>
        <w:ind w:firstLineChars="200" w:firstLine="480"/>
        <w:rPr>
          <w:rFonts w:ascii="宋体" w:hAnsi="宋体"/>
          <w:sz w:val="24"/>
        </w:rPr>
      </w:pPr>
      <w:r>
        <w:rPr>
          <w:rFonts w:ascii="宋体" w:hAnsi="宋体" w:hint="eastAsia"/>
          <w:sz w:val="24"/>
        </w:rPr>
        <w:t>1、非因基金管理人和基金托管人的原因导致保密信息被披露、泄露或公开；</w:t>
      </w:r>
    </w:p>
    <w:p w:rsidR="002F7D95" w:rsidRDefault="00926BAB">
      <w:pPr>
        <w:spacing w:line="360" w:lineRule="auto"/>
        <w:ind w:firstLineChars="200" w:firstLine="480"/>
        <w:rPr>
          <w:rFonts w:ascii="宋体" w:hAnsi="宋体"/>
          <w:sz w:val="24"/>
        </w:rPr>
      </w:pPr>
      <w:r>
        <w:rPr>
          <w:rFonts w:ascii="宋体" w:hAnsi="宋体" w:hint="eastAsia"/>
          <w:sz w:val="24"/>
        </w:rPr>
        <w:t>2、基金管理人和基金托管人为遵守和服从法院判决、仲裁裁决或中国证监会等监管机构的命令、决定所做出的信息披露或公开。</w:t>
      </w:r>
    </w:p>
    <w:p w:rsidR="002F7D95" w:rsidRDefault="00926BAB">
      <w:pPr>
        <w:spacing w:line="360" w:lineRule="auto"/>
        <w:ind w:firstLine="480"/>
        <w:rPr>
          <w:rFonts w:ascii="宋体" w:hAnsi="宋体"/>
          <w:sz w:val="24"/>
        </w:rPr>
      </w:pPr>
      <w:bookmarkStart w:id="133" w:name="_Toc22454467"/>
      <w:bookmarkStart w:id="134" w:name="_Toc48703918"/>
      <w:r>
        <w:rPr>
          <w:rFonts w:ascii="宋体" w:hAnsi="宋体" w:hint="eastAsia"/>
          <w:sz w:val="24"/>
        </w:rPr>
        <w:t>（二）基金管理人和基金托管人在信息披露中的职责和信息披露程序</w:t>
      </w:r>
      <w:bookmarkEnd w:id="133"/>
      <w:bookmarkEnd w:id="134"/>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基金管理人和基金托管人应根据相关法律法规、《基金合同》的规定各自承担相应的信息披露职责。基金管理人和基金托管人负有积极配合、互相督促、彼此监督、保证其履行按照法定方式和时限披露的义务。</w:t>
      </w:r>
    </w:p>
    <w:p w:rsidR="002F7D95" w:rsidRDefault="00926BAB">
      <w:pPr>
        <w:spacing w:line="360" w:lineRule="auto"/>
        <w:ind w:firstLineChars="200" w:firstLine="480"/>
        <w:rPr>
          <w:rFonts w:ascii="宋体" w:hAnsi="宋体"/>
          <w:sz w:val="24"/>
        </w:rPr>
      </w:pPr>
      <w:r>
        <w:rPr>
          <w:rFonts w:ascii="宋体" w:hAnsi="宋体" w:hint="eastAsia"/>
          <w:sz w:val="24"/>
        </w:rPr>
        <w:t>根据《信息披露办法》的要求，本基金信息披露的文件包括基金招募说明书、《基金合同》、基金托管协议、基金份额发售公告、《基金合同》生效公告、定期报告、临时报告、基金净值信息等其他必要的公告文件，由基金管理人拟定并负责公布。</w:t>
      </w:r>
    </w:p>
    <w:p w:rsidR="002F7D95" w:rsidRDefault="00926BAB">
      <w:pPr>
        <w:spacing w:line="360" w:lineRule="auto"/>
        <w:ind w:firstLineChars="200" w:firstLine="480"/>
        <w:rPr>
          <w:rFonts w:ascii="宋体" w:hAnsi="宋体"/>
          <w:sz w:val="24"/>
        </w:rPr>
      </w:pPr>
      <w:r>
        <w:rPr>
          <w:rFonts w:ascii="宋体" w:hAnsi="宋体" w:hint="eastAsia"/>
          <w:sz w:val="24"/>
        </w:rPr>
        <w:t>基金托管人应当按照相关法律、行政法规、中国证监会的规定和《基金合同》的约定，对基金管理人编制的基金资产净值、各类基金份额的基金份额净值、基金业绩表现数据、基金定期报告、更新的招募说明书</w:t>
      </w:r>
      <w:r>
        <w:rPr>
          <w:rFonts w:ascii="宋体" w:hAnsi="宋体" w:cs="宋体" w:hint="eastAsia"/>
          <w:bCs/>
          <w:sz w:val="24"/>
        </w:rPr>
        <w:t>、基金产品资料概要、基金清算报告</w:t>
      </w:r>
      <w:r>
        <w:rPr>
          <w:rFonts w:ascii="宋体" w:hAnsi="宋体" w:hint="eastAsia"/>
          <w:sz w:val="24"/>
        </w:rPr>
        <w:t>等公开披露的相关基金信息进行复核、审查，并向基金管理人进行书面或电子确认。</w:t>
      </w:r>
    </w:p>
    <w:p w:rsidR="002F7D95" w:rsidRDefault="00926BAB">
      <w:pPr>
        <w:spacing w:line="360" w:lineRule="auto"/>
        <w:ind w:firstLineChars="200" w:firstLine="480"/>
        <w:rPr>
          <w:rFonts w:ascii="宋体" w:hAnsi="宋体"/>
          <w:sz w:val="24"/>
        </w:rPr>
      </w:pPr>
      <w:r>
        <w:rPr>
          <w:rFonts w:ascii="宋体" w:hAnsi="宋体" w:hint="eastAsia"/>
          <w:sz w:val="24"/>
        </w:rPr>
        <w:t>基金年报中的财务报告部分，经有证券、期货相关业务资格的会计师事务所审计后，方可披露。</w:t>
      </w:r>
    </w:p>
    <w:p w:rsidR="002F7D95" w:rsidRDefault="00926BAB">
      <w:pPr>
        <w:spacing w:line="360" w:lineRule="auto"/>
        <w:ind w:firstLineChars="200" w:firstLine="480"/>
        <w:rPr>
          <w:rFonts w:ascii="宋体" w:hAnsi="宋体" w:cs="Arial"/>
          <w:sz w:val="24"/>
          <w:szCs w:val="21"/>
        </w:rPr>
      </w:pPr>
      <w:r>
        <w:rPr>
          <w:rFonts w:ascii="宋体" w:hAnsi="宋体" w:cs="Arial" w:hint="eastAsia"/>
          <w:sz w:val="24"/>
          <w:szCs w:val="21"/>
        </w:rPr>
        <w:t>基金管理人、基金托管人应当在指定报刊中选择一家报刊披露本基金信息。基金管理人、基金托管人应当向中国证监会基金电子披露网站报送拟披露的基金信息，并保证相关报送信息的真实、准确、完整、及时。</w:t>
      </w:r>
    </w:p>
    <w:p w:rsidR="002F7D95" w:rsidRDefault="00926BAB">
      <w:pPr>
        <w:spacing w:line="360" w:lineRule="auto"/>
        <w:ind w:firstLineChars="200" w:firstLine="480"/>
        <w:rPr>
          <w:rFonts w:ascii="宋体" w:hAnsi="宋体"/>
          <w:sz w:val="24"/>
        </w:rPr>
      </w:pPr>
      <w:r>
        <w:rPr>
          <w:rFonts w:ascii="宋体" w:hAnsi="宋体" w:cs="Arial" w:hint="eastAsia"/>
          <w:sz w:val="24"/>
          <w:szCs w:val="21"/>
        </w:rPr>
        <w:lastRenderedPageBreak/>
        <w:t>依法必须披露的信息发布后，基金管理人、基金托管人应当按照相关法律法规规定将信息置备于各自住所，供社会公众查阅、复制。在支付工本费后可在合理时间获得上述文件的复制件或复印件。基金管理人和基金托管人应保证文本的内容与所公告的内容完全一致。</w:t>
      </w:r>
    </w:p>
    <w:p w:rsidR="002F7D95" w:rsidRDefault="00926BAB">
      <w:pPr>
        <w:spacing w:line="360" w:lineRule="auto"/>
        <w:ind w:firstLine="480"/>
        <w:rPr>
          <w:rFonts w:ascii="宋体" w:hAnsi="宋体"/>
          <w:sz w:val="24"/>
        </w:rPr>
      </w:pPr>
      <w:r>
        <w:rPr>
          <w:rFonts w:ascii="宋体" w:hAnsi="宋体" w:hint="eastAsia"/>
          <w:sz w:val="24"/>
        </w:rPr>
        <w:t>（三）暂停或延迟信息披露的情形</w:t>
      </w:r>
    </w:p>
    <w:p w:rsidR="002F7D95" w:rsidRDefault="00926BAB">
      <w:pPr>
        <w:spacing w:line="360" w:lineRule="auto"/>
        <w:ind w:firstLine="480"/>
        <w:rPr>
          <w:rFonts w:ascii="宋体" w:hAnsi="宋体"/>
          <w:sz w:val="24"/>
        </w:rPr>
      </w:pPr>
      <w:r>
        <w:rPr>
          <w:rFonts w:ascii="宋体" w:hAnsi="宋体" w:hint="eastAsia"/>
          <w:sz w:val="24"/>
        </w:rPr>
        <w:t>1、不可抗力；</w:t>
      </w:r>
    </w:p>
    <w:p w:rsidR="002F7D95" w:rsidRDefault="00926BAB">
      <w:pPr>
        <w:spacing w:line="360" w:lineRule="auto"/>
        <w:ind w:firstLine="480"/>
        <w:rPr>
          <w:rFonts w:ascii="宋体" w:hAnsi="宋体"/>
          <w:sz w:val="24"/>
        </w:rPr>
      </w:pPr>
      <w:r>
        <w:rPr>
          <w:rFonts w:ascii="宋体" w:hAnsi="宋体" w:hint="eastAsia"/>
          <w:sz w:val="24"/>
        </w:rPr>
        <w:t>2、发生暂停估值的情形；</w:t>
      </w:r>
    </w:p>
    <w:p w:rsidR="002F7D95" w:rsidRDefault="00926BAB">
      <w:pPr>
        <w:spacing w:line="360" w:lineRule="auto"/>
        <w:ind w:firstLine="480"/>
        <w:rPr>
          <w:rFonts w:ascii="宋体" w:hAnsi="宋体"/>
          <w:sz w:val="24"/>
        </w:rPr>
      </w:pPr>
      <w:r>
        <w:rPr>
          <w:rFonts w:ascii="宋体" w:hAnsi="宋体" w:hint="eastAsia"/>
          <w:sz w:val="24"/>
        </w:rPr>
        <w:t>3、法律法规规定、中国证监会或《基金合同》认定的其他情形。</w:t>
      </w:r>
    </w:p>
    <w:p w:rsidR="002F7D95" w:rsidRDefault="00926BAB">
      <w:pPr>
        <w:spacing w:line="360" w:lineRule="auto"/>
        <w:ind w:firstLine="480"/>
        <w:rPr>
          <w:rFonts w:ascii="宋体" w:hAnsi="宋体"/>
          <w:sz w:val="24"/>
        </w:rPr>
      </w:pPr>
      <w:r>
        <w:rPr>
          <w:rFonts w:ascii="宋体" w:hAnsi="宋体" w:hint="eastAsia"/>
          <w:sz w:val="24"/>
        </w:rPr>
        <w:t>（四）本协议下基金的信息披露事项以法律法规规定、基金合同“第十八部分 基金的信息披露”及本章节约定的内容为准。</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35" w:name="_Toc124749235"/>
      <w:bookmarkStart w:id="136" w:name="_Toc123626177"/>
      <w:bookmarkStart w:id="137" w:name="_Toc124749946"/>
      <w:bookmarkStart w:id="138" w:name="_Toc125361083"/>
      <w:r>
        <w:rPr>
          <w:rFonts w:ascii="宋体" w:hAnsi="宋体" w:cs="Arial"/>
          <w:sz w:val="30"/>
        </w:rPr>
        <w:br w:type="page"/>
      </w:r>
      <w:bookmarkStart w:id="139" w:name="_Toc500167301"/>
      <w:r>
        <w:rPr>
          <w:rFonts w:ascii="宋体" w:hAnsi="宋体" w:cs="Arial" w:hint="eastAsia"/>
          <w:sz w:val="30"/>
        </w:rPr>
        <w:lastRenderedPageBreak/>
        <w:t>基金费用</w:t>
      </w:r>
      <w:bookmarkEnd w:id="10"/>
      <w:bookmarkEnd w:id="135"/>
      <w:bookmarkEnd w:id="136"/>
      <w:bookmarkEnd w:id="137"/>
      <w:bookmarkEnd w:id="138"/>
      <w:bookmarkEnd w:id="139"/>
    </w:p>
    <w:p w:rsidR="002F7D95" w:rsidRDefault="00926BAB">
      <w:pPr>
        <w:spacing w:line="360" w:lineRule="auto"/>
        <w:ind w:firstLineChars="200" w:firstLine="480"/>
        <w:rPr>
          <w:rFonts w:ascii="宋体" w:hAnsi="宋体"/>
          <w:sz w:val="24"/>
        </w:rPr>
      </w:pPr>
      <w:r>
        <w:rPr>
          <w:rFonts w:ascii="宋体" w:hAnsi="宋体" w:hint="eastAsia"/>
          <w:sz w:val="24"/>
        </w:rPr>
        <w:t>（一）基金管理费的计提比例和计提方法</w:t>
      </w:r>
    </w:p>
    <w:p w:rsidR="002F7D95" w:rsidRDefault="00926BAB">
      <w:pPr>
        <w:spacing w:line="360" w:lineRule="auto"/>
        <w:ind w:firstLineChars="200" w:firstLine="480"/>
        <w:rPr>
          <w:rFonts w:ascii="宋体" w:hAnsi="宋体"/>
          <w:sz w:val="24"/>
        </w:rPr>
      </w:pPr>
      <w:r>
        <w:rPr>
          <w:rFonts w:ascii="宋体" w:hAnsi="宋体" w:hint="eastAsia"/>
          <w:sz w:val="24"/>
        </w:rPr>
        <w:t>本基金的管理费按前一日基金资产净值的0.</w:t>
      </w:r>
      <w:r>
        <w:rPr>
          <w:rFonts w:ascii="宋体" w:hAnsi="宋体"/>
          <w:sz w:val="24"/>
        </w:rPr>
        <w:t>3</w:t>
      </w:r>
      <w:r>
        <w:rPr>
          <w:rFonts w:ascii="宋体" w:hAnsi="宋体" w:hint="eastAsia"/>
          <w:sz w:val="24"/>
        </w:rPr>
        <w:t>0%年费率计提。管理费的计算方法如下：</w:t>
      </w:r>
    </w:p>
    <w:p w:rsidR="002F7D95" w:rsidRDefault="00926BAB">
      <w:pPr>
        <w:spacing w:line="360" w:lineRule="auto"/>
        <w:ind w:firstLineChars="200" w:firstLine="480"/>
        <w:rPr>
          <w:rFonts w:ascii="宋体" w:hAnsi="宋体"/>
          <w:sz w:val="24"/>
        </w:rPr>
      </w:pPr>
      <w:r>
        <w:rPr>
          <w:rFonts w:ascii="宋体" w:hAnsi="宋体" w:hint="eastAsia"/>
          <w:sz w:val="24"/>
        </w:rPr>
        <w:t>H＝E×0.</w:t>
      </w:r>
      <w:r>
        <w:rPr>
          <w:rFonts w:ascii="宋体" w:hAnsi="宋体"/>
          <w:sz w:val="24"/>
        </w:rPr>
        <w:t>3</w:t>
      </w:r>
      <w:r>
        <w:rPr>
          <w:rFonts w:ascii="宋体" w:hAnsi="宋体" w:hint="eastAsia"/>
          <w:sz w:val="24"/>
        </w:rPr>
        <w:t>0%÷当年天数</w:t>
      </w:r>
    </w:p>
    <w:p w:rsidR="002F7D95" w:rsidRDefault="00926BAB">
      <w:pPr>
        <w:spacing w:line="360" w:lineRule="auto"/>
        <w:ind w:firstLineChars="200" w:firstLine="480"/>
        <w:rPr>
          <w:rFonts w:ascii="宋体" w:hAnsi="宋体"/>
          <w:sz w:val="24"/>
        </w:rPr>
      </w:pPr>
      <w:r>
        <w:rPr>
          <w:rFonts w:ascii="宋体" w:hAnsi="宋体" w:hint="eastAsia"/>
          <w:sz w:val="24"/>
        </w:rPr>
        <w:t>H为每日应计提的基金管理费</w:t>
      </w:r>
    </w:p>
    <w:p w:rsidR="002F7D95" w:rsidRDefault="00926BAB">
      <w:pPr>
        <w:spacing w:line="360" w:lineRule="auto"/>
        <w:ind w:firstLineChars="200" w:firstLine="480"/>
        <w:rPr>
          <w:rFonts w:ascii="宋体" w:hAnsi="宋体"/>
          <w:sz w:val="24"/>
        </w:rPr>
      </w:pPr>
      <w:r>
        <w:rPr>
          <w:rFonts w:ascii="宋体" w:hAnsi="宋体" w:hint="eastAsia"/>
          <w:sz w:val="24"/>
        </w:rPr>
        <w:t>E为前一日的基金资产净值</w:t>
      </w:r>
    </w:p>
    <w:p w:rsidR="002F7D95" w:rsidRDefault="00926BAB">
      <w:pPr>
        <w:spacing w:line="360" w:lineRule="auto"/>
        <w:ind w:firstLineChars="200" w:firstLine="480"/>
        <w:rPr>
          <w:rFonts w:ascii="宋体" w:hAnsi="宋体"/>
          <w:sz w:val="24"/>
        </w:rPr>
      </w:pPr>
      <w:r>
        <w:rPr>
          <w:rFonts w:ascii="宋体" w:hAnsi="宋体" w:hint="eastAsia"/>
          <w:sz w:val="24"/>
        </w:rPr>
        <w:t>基金管理费每日计算，逐日累计至每月月末，按月支付。经基金管理人与基金托管人双方核对无误后，基金托管人按照与基金管理人协商一致的方式于次月前5个工作日内从基金财产中一次性支付给基金管理人。若遇法定节假日、公休日等，支付日期顺延。</w:t>
      </w:r>
    </w:p>
    <w:p w:rsidR="002F7D95" w:rsidRDefault="00926BAB">
      <w:pPr>
        <w:spacing w:line="360" w:lineRule="auto"/>
        <w:ind w:firstLineChars="200" w:firstLine="480"/>
        <w:rPr>
          <w:rFonts w:ascii="宋体" w:hAnsi="宋体"/>
          <w:sz w:val="24"/>
        </w:rPr>
      </w:pPr>
      <w:r>
        <w:rPr>
          <w:rFonts w:ascii="宋体" w:hAnsi="宋体" w:hint="eastAsia"/>
          <w:sz w:val="24"/>
        </w:rPr>
        <w:t>（二）基金托管费的计提比例和计提方法</w:t>
      </w:r>
    </w:p>
    <w:p w:rsidR="002F7D95" w:rsidRDefault="00926BAB">
      <w:pPr>
        <w:spacing w:line="360" w:lineRule="auto"/>
        <w:ind w:firstLineChars="200" w:firstLine="480"/>
        <w:rPr>
          <w:rFonts w:ascii="宋体" w:hAnsi="宋体"/>
          <w:sz w:val="24"/>
        </w:rPr>
      </w:pPr>
      <w:r>
        <w:rPr>
          <w:rFonts w:ascii="宋体" w:hAnsi="宋体" w:hint="eastAsia"/>
          <w:sz w:val="24"/>
        </w:rPr>
        <w:t>本基金的托管费按前一日基金资产净值的0.10%的年费率计提。托管费的计算方法如下：</w:t>
      </w:r>
    </w:p>
    <w:p w:rsidR="002F7D95" w:rsidRDefault="00926BAB">
      <w:pPr>
        <w:spacing w:line="360" w:lineRule="auto"/>
        <w:ind w:firstLineChars="200" w:firstLine="480"/>
        <w:rPr>
          <w:rFonts w:ascii="宋体" w:hAnsi="宋体"/>
          <w:sz w:val="24"/>
        </w:rPr>
      </w:pPr>
      <w:r>
        <w:rPr>
          <w:rFonts w:ascii="宋体" w:hAnsi="宋体" w:hint="eastAsia"/>
          <w:sz w:val="24"/>
        </w:rPr>
        <w:t>H＝E×0.10%÷当年天数</w:t>
      </w:r>
    </w:p>
    <w:p w:rsidR="002F7D95" w:rsidRDefault="00926BAB">
      <w:pPr>
        <w:spacing w:line="360" w:lineRule="auto"/>
        <w:ind w:firstLineChars="200" w:firstLine="480"/>
        <w:rPr>
          <w:rFonts w:ascii="宋体" w:hAnsi="宋体"/>
          <w:sz w:val="24"/>
        </w:rPr>
      </w:pPr>
      <w:r>
        <w:rPr>
          <w:rFonts w:ascii="宋体" w:hAnsi="宋体" w:hint="eastAsia"/>
          <w:sz w:val="24"/>
        </w:rPr>
        <w:t>H为每日应计提的基金托管费</w:t>
      </w:r>
    </w:p>
    <w:p w:rsidR="002F7D95" w:rsidRDefault="00926BAB">
      <w:pPr>
        <w:spacing w:line="360" w:lineRule="auto"/>
        <w:ind w:firstLineChars="200" w:firstLine="480"/>
        <w:rPr>
          <w:rFonts w:ascii="宋体" w:hAnsi="宋体"/>
          <w:sz w:val="24"/>
        </w:rPr>
      </w:pPr>
      <w:r>
        <w:rPr>
          <w:rFonts w:ascii="宋体" w:hAnsi="宋体" w:hint="eastAsia"/>
          <w:sz w:val="24"/>
        </w:rPr>
        <w:t>E为前一日的基金资产净值</w:t>
      </w:r>
    </w:p>
    <w:p w:rsidR="002F7D95" w:rsidRDefault="00926BAB">
      <w:pPr>
        <w:spacing w:line="360" w:lineRule="auto"/>
        <w:ind w:firstLineChars="200" w:firstLine="480"/>
        <w:rPr>
          <w:rFonts w:ascii="宋体" w:hAnsi="宋体"/>
          <w:sz w:val="24"/>
        </w:rPr>
      </w:pPr>
      <w:r>
        <w:rPr>
          <w:rFonts w:ascii="宋体" w:hAnsi="宋体" w:hint="eastAsia"/>
          <w:sz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rsidR="002F7D95" w:rsidRDefault="00926BAB">
      <w:pPr>
        <w:spacing w:line="360" w:lineRule="auto"/>
        <w:ind w:firstLineChars="200" w:firstLine="480"/>
        <w:rPr>
          <w:rFonts w:ascii="Cambria" w:hAnsi="Cambria" w:cs="宋体"/>
          <w:bCs/>
          <w:sz w:val="24"/>
        </w:rPr>
      </w:pPr>
      <w:r>
        <w:rPr>
          <w:rFonts w:ascii="Cambria" w:hAnsi="Cambria" w:cs="宋体" w:hint="eastAsia"/>
          <w:bCs/>
          <w:sz w:val="24"/>
        </w:rPr>
        <w:t>（三）</w:t>
      </w:r>
      <w:r>
        <w:rPr>
          <w:rFonts w:ascii="Cambria" w:hAnsi="Cambria" w:cs="宋体"/>
          <w:bCs/>
          <w:sz w:val="24"/>
        </w:rPr>
        <w:t>C</w:t>
      </w:r>
      <w:r>
        <w:rPr>
          <w:rFonts w:ascii="Cambria" w:hAnsi="Cambria" w:cs="宋体"/>
          <w:bCs/>
          <w:sz w:val="24"/>
        </w:rPr>
        <w:t>类</w:t>
      </w:r>
      <w:r>
        <w:rPr>
          <w:rFonts w:ascii="宋体" w:hAnsi="宋体" w:cs="宋体" w:hint="eastAsia"/>
          <w:bCs/>
          <w:sz w:val="24"/>
        </w:rPr>
        <w:t>、E类</w:t>
      </w:r>
      <w:ins w:id="140" w:author="郑雅雯" w:date="2024-04-08T15:58:00Z">
        <w:r w:rsidR="009F5020" w:rsidRPr="009F5020">
          <w:rPr>
            <w:rFonts w:ascii="宋体" w:hAnsi="宋体" w:cs="宋体" w:hint="eastAsia"/>
            <w:bCs/>
            <w:sz w:val="24"/>
          </w:rPr>
          <w:t>、D类</w:t>
        </w:r>
      </w:ins>
      <w:r>
        <w:rPr>
          <w:rFonts w:ascii="Cambria" w:hAnsi="Cambria" w:cs="宋体"/>
          <w:bCs/>
          <w:sz w:val="24"/>
        </w:rPr>
        <w:t>基金份额的销售服务费</w:t>
      </w:r>
    </w:p>
    <w:p w:rsidR="00EB4447" w:rsidRDefault="00926BAB">
      <w:pPr>
        <w:spacing w:line="360" w:lineRule="auto"/>
        <w:ind w:firstLineChars="200" w:firstLine="480"/>
        <w:rPr>
          <w:ins w:id="141" w:author="郑雅雯" w:date="2024-04-11T13:43:00Z"/>
          <w:rFonts w:ascii="宋体" w:hAnsi="宋体" w:cs="宋体"/>
          <w:bCs/>
          <w:sz w:val="24"/>
        </w:rPr>
      </w:pPr>
      <w:r>
        <w:rPr>
          <w:rFonts w:ascii="宋体" w:hAnsi="宋体" w:cs="宋体" w:hint="eastAsia"/>
          <w:bCs/>
          <w:sz w:val="24"/>
        </w:rPr>
        <w:t>本基金A类基金份额不收取销售服务费，仅就C类、E类</w:t>
      </w:r>
      <w:ins w:id="142" w:author="郑雅雯" w:date="2024-04-08T15:58:00Z">
        <w:r w:rsidR="009F5020" w:rsidRPr="009F5020">
          <w:rPr>
            <w:rFonts w:ascii="宋体" w:hAnsi="宋体" w:cs="宋体" w:hint="eastAsia"/>
            <w:bCs/>
            <w:sz w:val="24"/>
          </w:rPr>
          <w:t>、D类</w:t>
        </w:r>
      </w:ins>
      <w:r>
        <w:rPr>
          <w:rFonts w:ascii="宋体" w:hAnsi="宋体" w:cs="宋体" w:hint="eastAsia"/>
          <w:bCs/>
          <w:sz w:val="24"/>
        </w:rPr>
        <w:t>基金份额收取销售服务费。</w:t>
      </w:r>
      <w:bookmarkStart w:id="143" w:name="_GoBack"/>
      <w:bookmarkEnd w:id="143"/>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C类、E类基金份额销售服务费按前一日该类基金份额基金资产净值的0.35%的年费率计提。销售服务费的计算方法如下：</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H＝E×0.35%÷当年天数</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H 为某类基金份额每日应计提的销售服务费</w:t>
      </w:r>
    </w:p>
    <w:p w:rsidR="002F7D95" w:rsidRDefault="00926BAB">
      <w:pPr>
        <w:spacing w:line="360" w:lineRule="auto"/>
        <w:ind w:firstLineChars="200" w:firstLine="480"/>
        <w:rPr>
          <w:ins w:id="144" w:author="郑雅雯" w:date="2024-04-08T15:58:00Z"/>
          <w:rFonts w:ascii="宋体" w:hAnsi="宋体" w:cs="宋体"/>
          <w:bCs/>
          <w:sz w:val="24"/>
        </w:rPr>
      </w:pPr>
      <w:r>
        <w:rPr>
          <w:rFonts w:ascii="宋体" w:hAnsi="宋体" w:cs="宋体" w:hint="eastAsia"/>
          <w:bCs/>
          <w:sz w:val="24"/>
        </w:rPr>
        <w:lastRenderedPageBreak/>
        <w:t>E 为该类基金份额前一日的基金资产净值</w:t>
      </w:r>
    </w:p>
    <w:p w:rsidR="009F5020" w:rsidRPr="009F5020" w:rsidRDefault="009F5020" w:rsidP="009F5020">
      <w:pPr>
        <w:spacing w:line="360" w:lineRule="auto"/>
        <w:ind w:firstLineChars="200" w:firstLine="480"/>
        <w:rPr>
          <w:ins w:id="145" w:author="郑雅雯" w:date="2024-04-08T15:59:00Z"/>
          <w:rFonts w:ascii="宋体" w:hAnsi="宋体" w:cs="宋体"/>
          <w:bCs/>
          <w:sz w:val="24"/>
        </w:rPr>
      </w:pPr>
      <w:ins w:id="146" w:author="郑雅雯" w:date="2024-04-08T15:59:00Z">
        <w:r w:rsidRPr="009F5020">
          <w:rPr>
            <w:rFonts w:ascii="宋体" w:hAnsi="宋体" w:cs="宋体" w:hint="eastAsia"/>
            <w:bCs/>
            <w:sz w:val="24"/>
          </w:rPr>
          <w:t>D类基金份额销售服务费按前一日D类基金份额基金资产净值的0.25%的年费率计提。D类基金份额销售服务费的计算方法如下：</w:t>
        </w:r>
      </w:ins>
    </w:p>
    <w:p w:rsidR="009F5020" w:rsidRPr="009F5020" w:rsidRDefault="009F5020" w:rsidP="009F5020">
      <w:pPr>
        <w:spacing w:line="360" w:lineRule="auto"/>
        <w:ind w:firstLineChars="200" w:firstLine="480"/>
        <w:rPr>
          <w:ins w:id="147" w:author="郑雅雯" w:date="2024-04-08T15:59:00Z"/>
          <w:rFonts w:ascii="宋体" w:hAnsi="宋体" w:cs="宋体"/>
          <w:bCs/>
          <w:sz w:val="24"/>
        </w:rPr>
      </w:pPr>
      <w:ins w:id="148" w:author="郑雅雯" w:date="2024-04-08T15:59:00Z">
        <w:r w:rsidRPr="009F5020">
          <w:rPr>
            <w:rFonts w:ascii="宋体" w:hAnsi="宋体" w:cs="宋体" w:hint="eastAsia"/>
            <w:bCs/>
            <w:sz w:val="24"/>
          </w:rPr>
          <w:t>H＝E×0.25%÷当年天数</w:t>
        </w:r>
      </w:ins>
    </w:p>
    <w:p w:rsidR="009F5020" w:rsidRPr="009F5020" w:rsidRDefault="009F5020" w:rsidP="009F5020">
      <w:pPr>
        <w:spacing w:line="360" w:lineRule="auto"/>
        <w:ind w:firstLineChars="200" w:firstLine="480"/>
        <w:rPr>
          <w:ins w:id="149" w:author="郑雅雯" w:date="2024-04-08T15:59:00Z"/>
          <w:rFonts w:ascii="宋体" w:hAnsi="宋体" w:cs="宋体"/>
          <w:bCs/>
          <w:sz w:val="24"/>
        </w:rPr>
      </w:pPr>
      <w:ins w:id="150" w:author="郑雅雯" w:date="2024-04-08T15:59:00Z">
        <w:r w:rsidRPr="009F5020">
          <w:rPr>
            <w:rFonts w:ascii="宋体" w:hAnsi="宋体" w:cs="宋体" w:hint="eastAsia"/>
            <w:bCs/>
            <w:sz w:val="24"/>
          </w:rPr>
          <w:t>H 为D类基金份额每日应计提的销售服务费</w:t>
        </w:r>
      </w:ins>
    </w:p>
    <w:p w:rsidR="009F5020" w:rsidRDefault="009F5020" w:rsidP="009F5020">
      <w:pPr>
        <w:spacing w:line="360" w:lineRule="auto"/>
        <w:ind w:firstLineChars="200" w:firstLine="480"/>
        <w:rPr>
          <w:rFonts w:ascii="宋体" w:hAnsi="宋体" w:cs="宋体"/>
          <w:bCs/>
          <w:sz w:val="24"/>
        </w:rPr>
      </w:pPr>
      <w:ins w:id="151" w:author="郑雅雯" w:date="2024-04-08T15:59:00Z">
        <w:r w:rsidRPr="009F5020">
          <w:rPr>
            <w:rFonts w:ascii="宋体" w:hAnsi="宋体" w:cs="宋体" w:hint="eastAsia"/>
            <w:bCs/>
            <w:sz w:val="24"/>
          </w:rPr>
          <w:t>E 为D类基金份额前一日的基金资产净值</w:t>
        </w:r>
      </w:ins>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销售服务费每日计算，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rsidR="002F7D95" w:rsidRDefault="00926BAB">
      <w:pPr>
        <w:spacing w:line="360" w:lineRule="auto"/>
        <w:ind w:firstLineChars="200" w:firstLine="480"/>
        <w:rPr>
          <w:rFonts w:ascii="Cambria" w:hAnsi="Cambria" w:cs="宋体"/>
          <w:bCs/>
          <w:sz w:val="24"/>
        </w:rPr>
      </w:pPr>
      <w:r>
        <w:rPr>
          <w:rFonts w:ascii="宋体" w:hAnsi="宋体" w:cs="宋体" w:hint="eastAsia"/>
          <w:bCs/>
          <w:sz w:val="24"/>
        </w:rPr>
        <w:t>销售服务费可用于本基金市场推广、销售以及基金份额持有人服务等各项费用。</w:t>
      </w:r>
    </w:p>
    <w:p w:rsidR="002F7D95" w:rsidRDefault="00926BAB">
      <w:pPr>
        <w:spacing w:line="360" w:lineRule="auto"/>
        <w:ind w:firstLineChars="200" w:firstLine="480"/>
        <w:rPr>
          <w:rFonts w:ascii="宋体" w:hAnsi="宋体"/>
          <w:sz w:val="24"/>
        </w:rPr>
      </w:pPr>
      <w:r>
        <w:rPr>
          <w:rFonts w:ascii="宋体" w:hAnsi="宋体" w:hint="eastAsia"/>
          <w:sz w:val="24"/>
        </w:rPr>
        <w:t>（四）《基金合同》生效后与基金相关的信息披露费用，会计师费、律师费、诉讼费和仲裁费，基金份额持有人大会费用，基金的证券、期货交易费用，基金的银行汇划费用，基金的相关</w:t>
      </w:r>
      <w:r>
        <w:rPr>
          <w:rFonts w:ascii="宋体" w:hAnsi="宋体"/>
          <w:sz w:val="24"/>
        </w:rPr>
        <w:t>账户</w:t>
      </w:r>
      <w:r>
        <w:rPr>
          <w:rFonts w:ascii="宋体" w:hAnsi="宋体" w:hint="eastAsia"/>
          <w:sz w:val="24"/>
        </w:rPr>
        <w:t>开户费用、账户维护费用以及按照国家有关规定和《基金合同》约定可以在基金财产中列支的其他费用，按费用实际支出金额列入当期费用，由基金托管人从基金财产中支付。</w:t>
      </w:r>
    </w:p>
    <w:p w:rsidR="002F7D95" w:rsidRDefault="00926BAB">
      <w:pPr>
        <w:spacing w:line="360" w:lineRule="auto"/>
        <w:ind w:firstLineChars="200" w:firstLine="480"/>
        <w:rPr>
          <w:rFonts w:ascii="宋体" w:hAnsi="宋体"/>
          <w:sz w:val="24"/>
        </w:rPr>
      </w:pPr>
      <w:r>
        <w:rPr>
          <w:rFonts w:ascii="宋体" w:hAnsi="宋体" w:hint="eastAsia"/>
          <w:sz w:val="24"/>
        </w:rPr>
        <w:t>（五）不列入基金费用的项目</w:t>
      </w:r>
    </w:p>
    <w:p w:rsidR="002F7D95" w:rsidRDefault="00926BAB">
      <w:pPr>
        <w:spacing w:line="360" w:lineRule="auto"/>
        <w:ind w:firstLineChars="200" w:firstLine="480"/>
        <w:rPr>
          <w:rFonts w:ascii="宋体" w:hAnsi="宋体"/>
          <w:sz w:val="24"/>
        </w:rPr>
      </w:pPr>
      <w:r>
        <w:rPr>
          <w:rFonts w:ascii="宋体" w:hAnsi="宋体" w:hint="eastAsia"/>
          <w:sz w:val="24"/>
        </w:rPr>
        <w:t>基金管理人与基金托管人因未履行或未完全履行义务导致的费用支出或基金财产的损失、《基金合同》生效前的相关费用（包括但不限于</w:t>
      </w:r>
      <w:proofErr w:type="gramStart"/>
      <w:r>
        <w:rPr>
          <w:rFonts w:ascii="宋体" w:hAnsi="宋体" w:hint="eastAsia"/>
          <w:sz w:val="24"/>
        </w:rPr>
        <w:t>验</w:t>
      </w:r>
      <w:proofErr w:type="gramEnd"/>
      <w:r>
        <w:rPr>
          <w:rFonts w:ascii="宋体" w:hAnsi="宋体" w:hint="eastAsia"/>
          <w:sz w:val="24"/>
        </w:rPr>
        <w:t>资费、会计师和律师费、信息披露费用等费用）、处理与基金运作无关的事项发生的费用、其他根据相关法律法规及中国证监会的有关规定不得列入基金费用的项目不列入基金费用。</w:t>
      </w:r>
    </w:p>
    <w:p w:rsidR="00C717FE" w:rsidRPr="00C717FE" w:rsidRDefault="00926BAB" w:rsidP="00C717FE">
      <w:pPr>
        <w:spacing w:line="360" w:lineRule="auto"/>
        <w:ind w:firstLineChars="200" w:firstLine="480"/>
        <w:rPr>
          <w:rFonts w:ascii="宋体" w:hAnsi="宋体"/>
          <w:sz w:val="24"/>
        </w:rPr>
      </w:pPr>
      <w:r>
        <w:rPr>
          <w:rFonts w:ascii="宋体" w:hAnsi="宋体" w:hint="eastAsia"/>
          <w:sz w:val="24"/>
        </w:rPr>
        <w:t>（六）基金托管人对不符合《基金法》、《运作办法》等有关规定以及《基金合同》的其他费用有权拒绝执行。基金托管人对基金管理人计提的基金管理费、基金托管费、</w:t>
      </w:r>
      <w:r>
        <w:rPr>
          <w:rFonts w:ascii="Cambria" w:hAnsi="Cambria" w:cs="宋体"/>
          <w:bCs/>
          <w:sz w:val="24"/>
        </w:rPr>
        <w:t>销售服务费</w:t>
      </w:r>
      <w:r>
        <w:rPr>
          <w:rFonts w:ascii="宋体" w:hAnsi="宋体" w:hint="eastAsia"/>
          <w:sz w:val="24"/>
        </w:rPr>
        <w:t>等，根据本托管协议和《基金合同》的有关规定进行复核。</w:t>
      </w:r>
    </w:p>
    <w:p w:rsidR="00C717FE" w:rsidRPr="00C717FE" w:rsidRDefault="00C717FE" w:rsidP="00C717FE">
      <w:pPr>
        <w:spacing w:line="360" w:lineRule="auto"/>
        <w:ind w:firstLineChars="200" w:firstLine="480"/>
        <w:rPr>
          <w:rFonts w:ascii="宋体" w:hAnsi="宋体"/>
          <w:sz w:val="24"/>
        </w:rPr>
      </w:pPr>
      <w:r w:rsidRPr="00C717FE">
        <w:rPr>
          <w:rFonts w:ascii="宋体" w:hAnsi="宋体" w:hint="eastAsia"/>
          <w:sz w:val="24"/>
        </w:rPr>
        <w:t>（</w:t>
      </w:r>
      <w:r>
        <w:rPr>
          <w:rFonts w:ascii="宋体" w:hAnsi="宋体" w:hint="eastAsia"/>
          <w:sz w:val="24"/>
        </w:rPr>
        <w:t>七</w:t>
      </w:r>
      <w:r w:rsidRPr="00C717FE">
        <w:rPr>
          <w:rFonts w:ascii="宋体" w:hAnsi="宋体" w:hint="eastAsia"/>
          <w:sz w:val="24"/>
        </w:rPr>
        <w:t>）实施</w:t>
      </w:r>
      <w:proofErr w:type="gramStart"/>
      <w:r w:rsidRPr="00C717FE">
        <w:rPr>
          <w:rFonts w:ascii="宋体" w:hAnsi="宋体" w:hint="eastAsia"/>
          <w:sz w:val="24"/>
        </w:rPr>
        <w:t>侧袋机制</w:t>
      </w:r>
      <w:proofErr w:type="gramEnd"/>
      <w:r w:rsidRPr="00C717FE">
        <w:rPr>
          <w:rFonts w:ascii="宋体" w:hAnsi="宋体" w:hint="eastAsia"/>
          <w:sz w:val="24"/>
        </w:rPr>
        <w:t>期间的基金费用</w:t>
      </w:r>
    </w:p>
    <w:p w:rsidR="002F7D95" w:rsidRDefault="00C717FE" w:rsidP="00C717FE">
      <w:pPr>
        <w:spacing w:line="360" w:lineRule="auto"/>
        <w:ind w:firstLineChars="200" w:firstLine="480"/>
        <w:rPr>
          <w:rFonts w:ascii="宋体" w:hAnsi="宋体"/>
          <w:sz w:val="24"/>
        </w:rPr>
      </w:pPr>
      <w:r w:rsidRPr="00C717FE">
        <w:rPr>
          <w:rFonts w:ascii="宋体" w:hAnsi="宋体" w:hint="eastAsia"/>
          <w:sz w:val="24"/>
        </w:rPr>
        <w:lastRenderedPageBreak/>
        <w:t>本基金实施</w:t>
      </w:r>
      <w:proofErr w:type="gramStart"/>
      <w:r w:rsidRPr="00C717FE">
        <w:rPr>
          <w:rFonts w:ascii="宋体" w:hAnsi="宋体" w:hint="eastAsia"/>
          <w:sz w:val="24"/>
        </w:rPr>
        <w:t>侧袋机制</w:t>
      </w:r>
      <w:proofErr w:type="gramEnd"/>
      <w:r w:rsidRPr="00C717FE">
        <w:rPr>
          <w:rFonts w:ascii="宋体" w:hAnsi="宋体" w:hint="eastAsia"/>
          <w:sz w:val="24"/>
        </w:rPr>
        <w:t>的，</w:t>
      </w:r>
      <w:proofErr w:type="gramStart"/>
      <w:r w:rsidRPr="00C717FE">
        <w:rPr>
          <w:rFonts w:ascii="宋体" w:hAnsi="宋体" w:hint="eastAsia"/>
          <w:sz w:val="24"/>
        </w:rPr>
        <w:t>与侧袋账户</w:t>
      </w:r>
      <w:proofErr w:type="gramEnd"/>
      <w:r w:rsidRPr="00C717FE">
        <w:rPr>
          <w:rFonts w:ascii="宋体" w:hAnsi="宋体" w:hint="eastAsia"/>
          <w:sz w:val="24"/>
        </w:rPr>
        <w:t>有关的费用可以</w:t>
      </w:r>
      <w:proofErr w:type="gramStart"/>
      <w:r w:rsidRPr="00C717FE">
        <w:rPr>
          <w:rFonts w:ascii="宋体" w:hAnsi="宋体" w:hint="eastAsia"/>
          <w:sz w:val="24"/>
        </w:rPr>
        <w:t>从侧袋账户</w:t>
      </w:r>
      <w:proofErr w:type="gramEnd"/>
      <w:r w:rsidRPr="00C717FE">
        <w:rPr>
          <w:rFonts w:ascii="宋体" w:hAnsi="宋体" w:hint="eastAsia"/>
          <w:sz w:val="24"/>
        </w:rPr>
        <w:t>中列支，但应</w:t>
      </w:r>
      <w:proofErr w:type="gramStart"/>
      <w:r w:rsidRPr="00C717FE">
        <w:rPr>
          <w:rFonts w:ascii="宋体" w:hAnsi="宋体" w:hint="eastAsia"/>
          <w:sz w:val="24"/>
        </w:rPr>
        <w:t>待侧袋</w:t>
      </w:r>
      <w:proofErr w:type="gramEnd"/>
      <w:r w:rsidRPr="00C717FE">
        <w:rPr>
          <w:rFonts w:ascii="宋体" w:hAnsi="宋体" w:hint="eastAsia"/>
          <w:sz w:val="24"/>
        </w:rPr>
        <w:t>账户资产变现后方可列支，有关费用可酌情收取或减免，但不得收取管理费，详见招募说明书的规定。</w:t>
      </w:r>
    </w:p>
    <w:p w:rsidR="002F7D95" w:rsidRDefault="00926BAB">
      <w:pPr>
        <w:spacing w:line="360" w:lineRule="auto"/>
        <w:ind w:firstLineChars="200" w:firstLine="480"/>
        <w:rPr>
          <w:rFonts w:ascii="宋体" w:hAnsi="宋体"/>
          <w:sz w:val="24"/>
        </w:rPr>
      </w:pPr>
      <w:r>
        <w:rPr>
          <w:rFonts w:ascii="宋体" w:hAnsi="宋体" w:hint="eastAsia"/>
          <w:sz w:val="24"/>
        </w:rPr>
        <w:t>（</w:t>
      </w:r>
      <w:r w:rsidR="00C717FE">
        <w:rPr>
          <w:rFonts w:ascii="宋体" w:hAnsi="宋体" w:hint="eastAsia"/>
          <w:sz w:val="24"/>
        </w:rPr>
        <w:t>八</w:t>
      </w:r>
      <w:r>
        <w:rPr>
          <w:rFonts w:ascii="宋体" w:hAnsi="宋体" w:hint="eastAsia"/>
          <w:sz w:val="24"/>
        </w:rPr>
        <w:t>）如果基金托管人发现基金管理人违反有关法律法规的有关规定和《基金合同》、本协议的约定，从基金财产中列支费用，有权要求基金管理人做出书面解释，如果基金托管人认为基金管理人无正当或合理的理由，可以拒绝支付。</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52" w:name="_Toc124749947"/>
      <w:bookmarkStart w:id="153" w:name="_Toc125361084"/>
      <w:r>
        <w:rPr>
          <w:rFonts w:ascii="宋体" w:hAnsi="宋体" w:cs="Arial"/>
          <w:sz w:val="30"/>
          <w:szCs w:val="30"/>
        </w:rPr>
        <w:br w:type="page"/>
      </w:r>
      <w:bookmarkStart w:id="154" w:name="_Toc500167302"/>
      <w:r>
        <w:rPr>
          <w:rFonts w:ascii="宋体" w:hAnsi="宋体" w:cs="Arial" w:hint="eastAsia"/>
          <w:sz w:val="30"/>
        </w:rPr>
        <w:lastRenderedPageBreak/>
        <w:t>基金份额持有人名册的保管</w:t>
      </w:r>
      <w:bookmarkEnd w:id="152"/>
      <w:bookmarkEnd w:id="153"/>
      <w:bookmarkEnd w:id="154"/>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基金管理人和基金托管人须分别妥善保管的基金份额持有人名册，包括</w:t>
      </w:r>
      <w:r>
        <w:rPr>
          <w:rFonts w:ascii="宋体" w:hAnsi="宋体" w:cs="Arial" w:hint="eastAsia"/>
          <w:sz w:val="24"/>
        </w:rPr>
        <w:t>《基金合同》生效日、《基金合同》终止日、基金份额持有人大会权益登记日、每年6月30日、12月31日的基金份额持有人名册。</w:t>
      </w:r>
      <w:r>
        <w:rPr>
          <w:rFonts w:ascii="宋体" w:hAnsi="宋体" w:hint="eastAsia"/>
          <w:sz w:val="24"/>
          <w:szCs w:val="21"/>
        </w:rPr>
        <w:t>基金份额持有人名册的内容必须包括基金份额持有人的名称和持有的基金份额。</w:t>
      </w:r>
    </w:p>
    <w:p w:rsidR="002F7D95" w:rsidRDefault="00926BAB">
      <w:pPr>
        <w:spacing w:line="360" w:lineRule="auto"/>
        <w:ind w:firstLineChars="200" w:firstLine="480"/>
        <w:rPr>
          <w:rFonts w:ascii="宋体" w:hAnsi="宋体" w:cs="Arial"/>
          <w:sz w:val="24"/>
        </w:rPr>
      </w:pPr>
      <w:r>
        <w:rPr>
          <w:rFonts w:ascii="宋体" w:hAnsi="宋体" w:hint="eastAsia"/>
          <w:sz w:val="24"/>
          <w:szCs w:val="21"/>
        </w:rPr>
        <w:t>基金份额持有人名册由基金的</w:t>
      </w:r>
      <w:r>
        <w:rPr>
          <w:rFonts w:ascii="宋体" w:hAnsi="宋体" w:cs="Arial" w:hint="eastAsia"/>
          <w:sz w:val="24"/>
        </w:rPr>
        <w:t>基金登记机构根据基金管理人的指令编制和保管</w:t>
      </w:r>
      <w:r>
        <w:rPr>
          <w:rFonts w:hint="eastAsia"/>
          <w:sz w:val="24"/>
        </w:rPr>
        <w:t>，保存期限自基金账户销户之日起不得少于</w:t>
      </w:r>
      <w:r>
        <w:rPr>
          <w:rFonts w:hint="eastAsia"/>
          <w:sz w:val="24"/>
        </w:rPr>
        <w:t>20</w:t>
      </w:r>
      <w:r>
        <w:rPr>
          <w:rFonts w:hint="eastAsia"/>
          <w:sz w:val="24"/>
        </w:rPr>
        <w:t>年。基金管理人和基金托管人应按照目前相关规则分别保管基金份额持有人名册。保管方式可以采用电子或文档的形式。</w:t>
      </w:r>
    </w:p>
    <w:p w:rsidR="002F7D95" w:rsidRDefault="00926BAB">
      <w:pPr>
        <w:spacing w:line="360" w:lineRule="auto"/>
        <w:ind w:firstLineChars="200" w:firstLine="480"/>
        <w:rPr>
          <w:rFonts w:ascii="宋体" w:hAnsi="宋体"/>
          <w:sz w:val="24"/>
          <w:szCs w:val="21"/>
        </w:rPr>
      </w:pPr>
      <w:r>
        <w:rPr>
          <w:rFonts w:ascii="宋体" w:hAnsi="宋体" w:cs="Arial" w:hint="eastAsia"/>
          <w:sz w:val="24"/>
        </w:rPr>
        <w:t>基金管理人应当及时向基金托管人提交下列日期的基金份额持有人名册：《基金合同》生效日、《基金合同》终止日、基金份额持有人大会权益登记日、每年6月30日、每年12月31日的基金份额持有人名册。基金份额持有人名册的内容必须包括基金份额持有人的名称和持有的基金份额。其中每年12月31日的基金份额持有人名册应于下月前十个工作日内提交；《基金合同》生效日、《基金合同》终止日等涉及到基金重要事项日期的基金份额持有人名册应于发生日后十个工作日内提交。</w:t>
      </w:r>
    </w:p>
    <w:p w:rsidR="002F7D95" w:rsidRDefault="00926BAB">
      <w:pPr>
        <w:spacing w:line="360" w:lineRule="auto"/>
        <w:ind w:firstLineChars="200" w:firstLine="480"/>
        <w:rPr>
          <w:rFonts w:ascii="宋体" w:hAnsi="宋体" w:cs="Arial"/>
          <w:sz w:val="24"/>
        </w:rPr>
      </w:pPr>
      <w:r>
        <w:rPr>
          <w:rFonts w:ascii="宋体" w:hAnsi="宋体" w:cs="Arial" w:hint="eastAsia"/>
          <w:sz w:val="24"/>
        </w:rPr>
        <w:t>基金托管人以电子版形式妥善保管基金份额持有人名册，并定期刻成光盘备份，保存期限为15年。基金托管人不得将所保管的基金份额持有人名册用于基金托管业务以外的其他用途，并应遵守保密义务。</w:t>
      </w:r>
      <w:bookmarkStart w:id="155" w:name="_Hlt112616834"/>
      <w:bookmarkEnd w:id="155"/>
    </w:p>
    <w:p w:rsidR="002F7D95" w:rsidRDefault="00926BAB">
      <w:pPr>
        <w:spacing w:line="360" w:lineRule="auto"/>
        <w:ind w:firstLineChars="200" w:firstLine="480"/>
        <w:rPr>
          <w:rFonts w:ascii="宋体" w:hAnsi="宋体" w:cs="Arial"/>
          <w:sz w:val="24"/>
        </w:rPr>
      </w:pPr>
      <w:proofErr w:type="gramStart"/>
      <w:r>
        <w:rPr>
          <w:rFonts w:ascii="宋体" w:hAnsi="宋体" w:cs="Arial" w:hint="eastAsia"/>
          <w:sz w:val="24"/>
        </w:rPr>
        <w:t>若基金</w:t>
      </w:r>
      <w:proofErr w:type="gramEnd"/>
      <w:r>
        <w:rPr>
          <w:rFonts w:ascii="宋体" w:hAnsi="宋体" w:cs="Arial" w:hint="eastAsia"/>
          <w:sz w:val="24"/>
        </w:rPr>
        <w:t>管理人或基金托管人由于自身原因无法妥善保管基金份额持有人名册，应按有关法规规定各自</w:t>
      </w:r>
      <w:r>
        <w:rPr>
          <w:rFonts w:ascii="宋体" w:hAnsi="宋体" w:hint="eastAsia"/>
          <w:sz w:val="24"/>
          <w:szCs w:val="21"/>
        </w:rPr>
        <w:t>承担相应的责任。</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56" w:name="_Toc125361085"/>
      <w:bookmarkStart w:id="157" w:name="_Toc124749948"/>
      <w:r>
        <w:rPr>
          <w:rFonts w:ascii="宋体" w:hAnsi="宋体" w:cs="Arial"/>
          <w:sz w:val="30"/>
        </w:rPr>
        <w:br w:type="page"/>
      </w:r>
      <w:bookmarkStart w:id="158" w:name="_Toc500167303"/>
      <w:r>
        <w:rPr>
          <w:rFonts w:ascii="宋体" w:hAnsi="宋体" w:cs="Arial" w:hint="eastAsia"/>
          <w:sz w:val="30"/>
        </w:rPr>
        <w:lastRenderedPageBreak/>
        <w:t>基金有关文件和档案的保存</w:t>
      </w:r>
      <w:bookmarkEnd w:id="156"/>
      <w:bookmarkEnd w:id="157"/>
      <w:bookmarkEnd w:id="158"/>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基金管理人、基金托管人按各自职责完整保存原始凭证、记账凭证、基金账册、交易记录和重要合同等，保存期限不少于</w:t>
      </w:r>
      <w:r>
        <w:rPr>
          <w:rFonts w:ascii="宋体" w:hAnsi="宋体"/>
          <w:sz w:val="24"/>
          <w:szCs w:val="21"/>
        </w:rPr>
        <w:t>15</w:t>
      </w:r>
      <w:r>
        <w:rPr>
          <w:rFonts w:ascii="宋体" w:hAnsi="宋体" w:hint="eastAsia"/>
          <w:sz w:val="24"/>
          <w:szCs w:val="21"/>
        </w:rPr>
        <w:t>年，对相关信息负有保密义务，但司法强制检查情形及法律法规规定的其它情形除外。其中，基金管理人应保存基金财产管理业务活动的记录、账册、报表和其他相关资料，基金托管人应保存基金托管业务活动的记录、账册、报表和其他相关资料。</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基金管理人签署重大合同文本后，应及时将合同文本正本送达基金托管人处。基金管理人应及时将与本基金账务处理、资金划拨等有关的合同、协议传真给基金托管人。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基金管理人或基金托管人变更后，未变更的一方有义务协助接任人接受基金的有关文件。</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59" w:name="_Toc123626180"/>
      <w:bookmarkStart w:id="160" w:name="_Toc124749236"/>
      <w:bookmarkStart w:id="161" w:name="_Toc124749949"/>
      <w:bookmarkStart w:id="162" w:name="_Toc125361086"/>
      <w:r>
        <w:rPr>
          <w:rFonts w:ascii="宋体" w:hAnsi="宋体" w:cs="Arial"/>
          <w:sz w:val="30"/>
        </w:rPr>
        <w:br w:type="page"/>
      </w:r>
      <w:bookmarkStart w:id="163" w:name="_Toc500167304"/>
      <w:r>
        <w:rPr>
          <w:rFonts w:ascii="宋体" w:hAnsi="宋体" w:cs="Arial" w:hint="eastAsia"/>
          <w:sz w:val="30"/>
        </w:rPr>
        <w:lastRenderedPageBreak/>
        <w:t>基金管理人和基金托管</w:t>
      </w:r>
      <w:bookmarkEnd w:id="159"/>
      <w:r>
        <w:rPr>
          <w:rFonts w:ascii="宋体" w:hAnsi="宋体" w:cs="Arial" w:hint="eastAsia"/>
          <w:sz w:val="30"/>
        </w:rPr>
        <w:t>人的更换</w:t>
      </w:r>
      <w:bookmarkEnd w:id="160"/>
      <w:bookmarkEnd w:id="161"/>
      <w:bookmarkEnd w:id="162"/>
      <w:bookmarkEnd w:id="163"/>
    </w:p>
    <w:p w:rsidR="002F7D95" w:rsidRDefault="00926BAB">
      <w:pPr>
        <w:spacing w:line="360" w:lineRule="auto"/>
        <w:ind w:firstLineChars="200" w:firstLine="480"/>
        <w:rPr>
          <w:rFonts w:ascii="宋体" w:hAnsi="宋体"/>
          <w:sz w:val="24"/>
          <w:szCs w:val="21"/>
        </w:rPr>
      </w:pPr>
      <w:bookmarkStart w:id="164" w:name="_Toc79392594"/>
      <w:bookmarkStart w:id="165" w:name="_Toc57530253"/>
      <w:bookmarkStart w:id="166" w:name="_Toc15118246"/>
      <w:r>
        <w:rPr>
          <w:rFonts w:ascii="宋体" w:hAnsi="宋体" w:hint="eastAsia"/>
          <w:sz w:val="24"/>
          <w:szCs w:val="21"/>
        </w:rPr>
        <w:t>一、基金管理人和基金托管人职责终止的情形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（一）</w:t>
      </w:r>
      <w:r>
        <w:rPr>
          <w:rFonts w:ascii="宋体" w:hAnsi="宋体" w:hint="eastAsia"/>
          <w:sz w:val="24"/>
          <w:szCs w:val="21"/>
        </w:rPr>
        <w:tab/>
        <w:t>基金管理人职责终止的情形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有下列情形之一的，基金管理人职责终止：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1、被依法取消基金管理资格；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2、被基金份额持有人大会解任；</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3、依法解散、被依法撤销或被依法宣告破产；</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4、法律法规及中国证监会规定的和《基金合同》约定的其他情形。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（二）</w:t>
      </w:r>
      <w:r>
        <w:rPr>
          <w:rFonts w:ascii="宋体" w:hAnsi="宋体" w:hint="eastAsia"/>
          <w:sz w:val="24"/>
          <w:szCs w:val="21"/>
        </w:rPr>
        <w:tab/>
        <w:t>基金托管人职责终止的情形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有下列情形之一的，基金托管人职责终止：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1、被依法取消基金托管资格；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2、被基金份额持有人大会解任；</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3、依法解散、被依法撤销或被依法宣告破产；</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4、法律法规及中国证监会规定的和《基金合同》约定的其他情形。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二、基金管理人和基金托管人的更换程序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（一）</w:t>
      </w:r>
      <w:r>
        <w:rPr>
          <w:rFonts w:ascii="宋体" w:hAnsi="宋体" w:hint="eastAsia"/>
          <w:sz w:val="24"/>
          <w:szCs w:val="21"/>
        </w:rPr>
        <w:tab/>
        <w:t>基金管理人的更换程序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1、提名：</w:t>
      </w:r>
      <w:proofErr w:type="gramStart"/>
      <w:r>
        <w:rPr>
          <w:rFonts w:ascii="宋体" w:hAnsi="宋体" w:hint="eastAsia"/>
          <w:sz w:val="24"/>
          <w:szCs w:val="21"/>
        </w:rPr>
        <w:t>新任基金</w:t>
      </w:r>
      <w:proofErr w:type="gramEnd"/>
      <w:r>
        <w:rPr>
          <w:rFonts w:ascii="宋体" w:hAnsi="宋体" w:hint="eastAsia"/>
          <w:sz w:val="24"/>
          <w:szCs w:val="21"/>
        </w:rPr>
        <w:t>管理人由基金托管人或由单独或合计持有10%以上（含10%）基金份额的基金份额持有人提名；</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2、决议：基金份额持有人大会在基金管理人职责终止后6个月内对被提名的基金管理人形成决议，该决议需经参加大会的基金份额持有人所持表决权的三分之二以上（含三分之二）表决通过；</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3、临时基金管理人：</w:t>
      </w:r>
      <w:proofErr w:type="gramStart"/>
      <w:r>
        <w:rPr>
          <w:rFonts w:ascii="宋体" w:hAnsi="宋体" w:hint="eastAsia"/>
          <w:sz w:val="24"/>
          <w:szCs w:val="21"/>
        </w:rPr>
        <w:t>新任基金</w:t>
      </w:r>
      <w:proofErr w:type="gramEnd"/>
      <w:r>
        <w:rPr>
          <w:rFonts w:ascii="宋体" w:hAnsi="宋体" w:hint="eastAsia"/>
          <w:sz w:val="24"/>
          <w:szCs w:val="21"/>
        </w:rPr>
        <w:t>管理人产生之前，由中国证监会指定临时基金管理人；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4、备案：基金份额持有人大会选任基金管理人的决议须报中国证监会备案；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5、公告：基金管理人更换后，由基金托管人在更换基金管理人的基金份额持有人大会决议生效后2个工作日内在指定媒介公告；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6、交接：基金管理人职责终止的，基金管理人应妥善保管基金管理业务资料，及时向临时基金管理人或</w:t>
      </w:r>
      <w:proofErr w:type="gramStart"/>
      <w:r>
        <w:rPr>
          <w:rFonts w:ascii="宋体" w:hAnsi="宋体" w:hint="eastAsia"/>
          <w:sz w:val="24"/>
          <w:szCs w:val="21"/>
        </w:rPr>
        <w:t>新任基金</w:t>
      </w:r>
      <w:proofErr w:type="gramEnd"/>
      <w:r>
        <w:rPr>
          <w:rFonts w:ascii="宋体" w:hAnsi="宋体" w:hint="eastAsia"/>
          <w:sz w:val="24"/>
          <w:szCs w:val="21"/>
        </w:rPr>
        <w:t>管理人办理基金管理业务的移交手续，临</w:t>
      </w:r>
      <w:r>
        <w:rPr>
          <w:rFonts w:ascii="宋体" w:hAnsi="宋体" w:hint="eastAsia"/>
          <w:sz w:val="24"/>
          <w:szCs w:val="21"/>
        </w:rPr>
        <w:lastRenderedPageBreak/>
        <w:t>时基金管理人或</w:t>
      </w:r>
      <w:proofErr w:type="gramStart"/>
      <w:r>
        <w:rPr>
          <w:rFonts w:ascii="宋体" w:hAnsi="宋体" w:hint="eastAsia"/>
          <w:sz w:val="24"/>
          <w:szCs w:val="21"/>
        </w:rPr>
        <w:t>新任基金</w:t>
      </w:r>
      <w:proofErr w:type="gramEnd"/>
      <w:r>
        <w:rPr>
          <w:rFonts w:ascii="宋体" w:hAnsi="宋体" w:hint="eastAsia"/>
          <w:sz w:val="24"/>
          <w:szCs w:val="21"/>
        </w:rPr>
        <w:t>管理人应及时接收。</w:t>
      </w:r>
      <w:proofErr w:type="gramStart"/>
      <w:r>
        <w:rPr>
          <w:rFonts w:ascii="宋体" w:hAnsi="宋体" w:hint="eastAsia"/>
          <w:sz w:val="24"/>
          <w:szCs w:val="21"/>
        </w:rPr>
        <w:t>新任基金</w:t>
      </w:r>
      <w:proofErr w:type="gramEnd"/>
      <w:r>
        <w:rPr>
          <w:rFonts w:ascii="宋体" w:hAnsi="宋体" w:hint="eastAsia"/>
          <w:sz w:val="24"/>
          <w:szCs w:val="21"/>
        </w:rPr>
        <w:t>管理人应与基金托管人核对基金资产总值和净值；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7、审计：基金管理人职责终止的，应当按照法律法规规定聘请会计师事务所对基金财产进行审计，并将审计结果予以公告，同时报中国证监会备案；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8、基金名称变更：基金管理人更换后，如果原任或</w:t>
      </w:r>
      <w:proofErr w:type="gramStart"/>
      <w:r>
        <w:rPr>
          <w:rFonts w:ascii="宋体" w:hAnsi="宋体" w:hint="eastAsia"/>
          <w:sz w:val="24"/>
          <w:szCs w:val="21"/>
        </w:rPr>
        <w:t>新任基金</w:t>
      </w:r>
      <w:proofErr w:type="gramEnd"/>
      <w:r>
        <w:rPr>
          <w:rFonts w:ascii="宋体" w:hAnsi="宋体" w:hint="eastAsia"/>
          <w:sz w:val="24"/>
          <w:szCs w:val="21"/>
        </w:rPr>
        <w:t>管理人要求，应按其要求替换或删除基金名称中与原任基金管理人有关的名称字样。</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（二）</w:t>
      </w:r>
      <w:r>
        <w:rPr>
          <w:rFonts w:ascii="宋体" w:hAnsi="宋体" w:hint="eastAsia"/>
          <w:sz w:val="24"/>
          <w:szCs w:val="21"/>
        </w:rPr>
        <w:tab/>
        <w:t>基金托管人的更换程序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1、提名：</w:t>
      </w:r>
      <w:proofErr w:type="gramStart"/>
      <w:r>
        <w:rPr>
          <w:rFonts w:ascii="宋体" w:hAnsi="宋体" w:hint="eastAsia"/>
          <w:sz w:val="24"/>
          <w:szCs w:val="21"/>
        </w:rPr>
        <w:t>新任基金</w:t>
      </w:r>
      <w:proofErr w:type="gramEnd"/>
      <w:r>
        <w:rPr>
          <w:rFonts w:ascii="宋体" w:hAnsi="宋体" w:hint="eastAsia"/>
          <w:sz w:val="24"/>
          <w:szCs w:val="21"/>
        </w:rPr>
        <w:t>托管人由基金管理人或由单独或合计持有10%以上（含10%）基金份额的基金份额持有人提名；</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2、决议：基金份额持有人大会在基金托管人职责终止后6个月内对被提名的基金托管人形成决议，该决议需经参加大会的基金份额持有人所持表决权的三分之二以上（含三分之二）表决通过；</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3、临时基金托管人：</w:t>
      </w:r>
      <w:proofErr w:type="gramStart"/>
      <w:r>
        <w:rPr>
          <w:rFonts w:ascii="宋体" w:hAnsi="宋体" w:hint="eastAsia"/>
          <w:sz w:val="24"/>
          <w:szCs w:val="21"/>
        </w:rPr>
        <w:t>新任基金</w:t>
      </w:r>
      <w:proofErr w:type="gramEnd"/>
      <w:r>
        <w:rPr>
          <w:rFonts w:ascii="宋体" w:hAnsi="宋体" w:hint="eastAsia"/>
          <w:sz w:val="24"/>
          <w:szCs w:val="21"/>
        </w:rPr>
        <w:t>托管人产生之前，由中国证监会指定临时基金托管人；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4、备案：基金份额持有人大会更换基金托管人的决议须报中国证监会备案；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5、公告：基金托管人更换后，由基金管理人在更换基金托管人的基金份额持有人大会决议生效后2个工作日内在指定媒介公告；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6、交接：基金托管人职责终止的，应当妥善保管基金财产和基金托管业务资料，及时办理基金财产和基金托管业务的移交手续，</w:t>
      </w:r>
      <w:proofErr w:type="gramStart"/>
      <w:r>
        <w:rPr>
          <w:rFonts w:ascii="宋体" w:hAnsi="宋体" w:hint="eastAsia"/>
          <w:sz w:val="24"/>
          <w:szCs w:val="21"/>
        </w:rPr>
        <w:t>新任基金</w:t>
      </w:r>
      <w:proofErr w:type="gramEnd"/>
      <w:r>
        <w:rPr>
          <w:rFonts w:ascii="宋体" w:hAnsi="宋体" w:hint="eastAsia"/>
          <w:sz w:val="24"/>
          <w:szCs w:val="21"/>
        </w:rPr>
        <w:t>托管人或者临时基金托管人应当及时接收。</w:t>
      </w:r>
      <w:proofErr w:type="gramStart"/>
      <w:r>
        <w:rPr>
          <w:rFonts w:ascii="宋体" w:hAnsi="宋体" w:hint="eastAsia"/>
          <w:sz w:val="24"/>
          <w:szCs w:val="21"/>
        </w:rPr>
        <w:t>新任基金</w:t>
      </w:r>
      <w:proofErr w:type="gramEnd"/>
      <w:r>
        <w:rPr>
          <w:rFonts w:ascii="宋体" w:hAnsi="宋体" w:hint="eastAsia"/>
          <w:sz w:val="24"/>
          <w:szCs w:val="21"/>
        </w:rPr>
        <w:t>托管人应与基金管理人核对基金资产总值和净值；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7、审计：基金托管人职责终止的，应当按照法律法规规定聘请会计师事务所对基金财产进行审计，并将审计结果予以公告，同时报中国证监会备案。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（三）基金管理人与基金托管人同时更换的条件和程序。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1、提名：如果基金管理人和基金托管人同时更换，由单独或合计持有基金总份额10%以上（含10%）的基金份额持有人提名新的基金管理人和基金托管人；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2、基金管理人和基金托管人的更换分别按上述程序进行；</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3、公告：</w:t>
      </w:r>
      <w:proofErr w:type="gramStart"/>
      <w:r>
        <w:rPr>
          <w:rFonts w:ascii="宋体" w:hAnsi="宋体" w:hint="eastAsia"/>
          <w:sz w:val="24"/>
          <w:szCs w:val="21"/>
        </w:rPr>
        <w:t>新任基金</w:t>
      </w:r>
      <w:proofErr w:type="gramEnd"/>
      <w:r>
        <w:rPr>
          <w:rFonts w:ascii="宋体" w:hAnsi="宋体" w:hint="eastAsia"/>
          <w:sz w:val="24"/>
          <w:szCs w:val="21"/>
        </w:rPr>
        <w:t>管理人和</w:t>
      </w:r>
      <w:proofErr w:type="gramStart"/>
      <w:r>
        <w:rPr>
          <w:rFonts w:ascii="宋体" w:hAnsi="宋体" w:hint="eastAsia"/>
          <w:sz w:val="24"/>
          <w:szCs w:val="21"/>
        </w:rPr>
        <w:t>新任基金</w:t>
      </w:r>
      <w:proofErr w:type="gramEnd"/>
      <w:r>
        <w:rPr>
          <w:rFonts w:ascii="宋体" w:hAnsi="宋体" w:hint="eastAsia"/>
          <w:sz w:val="24"/>
          <w:szCs w:val="21"/>
        </w:rPr>
        <w:t>托管人应在更换基金管理人和基金托管人的基金份额持有人大会决议生效后2个工作日内在指定媒介上联合公告。</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r>
        <w:rPr>
          <w:rFonts w:ascii="宋体" w:hAnsi="宋体"/>
          <w:sz w:val="24"/>
          <w:szCs w:val="21"/>
        </w:rPr>
        <w:br w:type="page"/>
      </w:r>
      <w:bookmarkStart w:id="167" w:name="_Toc124749950"/>
      <w:bookmarkStart w:id="168" w:name="_Toc125361087"/>
      <w:bookmarkStart w:id="169" w:name="_Toc500167305"/>
      <w:bookmarkStart w:id="170" w:name="_Toc123626181"/>
      <w:bookmarkStart w:id="171" w:name="_Toc124749237"/>
      <w:bookmarkEnd w:id="164"/>
      <w:bookmarkEnd w:id="165"/>
      <w:bookmarkEnd w:id="166"/>
      <w:r>
        <w:rPr>
          <w:rFonts w:ascii="宋体" w:hAnsi="宋体" w:cs="Arial" w:hint="eastAsia"/>
          <w:sz w:val="30"/>
        </w:rPr>
        <w:lastRenderedPageBreak/>
        <w:t>禁止行为</w:t>
      </w:r>
      <w:bookmarkEnd w:id="167"/>
      <w:bookmarkEnd w:id="168"/>
      <w:bookmarkEnd w:id="169"/>
      <w:bookmarkEnd w:id="170"/>
      <w:bookmarkEnd w:id="171"/>
    </w:p>
    <w:p w:rsidR="002F7D95" w:rsidRDefault="00926BAB">
      <w:pPr>
        <w:spacing w:line="360" w:lineRule="auto"/>
        <w:ind w:firstLineChars="225" w:firstLine="540"/>
        <w:rPr>
          <w:rFonts w:ascii="宋体" w:hAnsi="宋体"/>
          <w:sz w:val="24"/>
          <w:szCs w:val="21"/>
        </w:rPr>
      </w:pPr>
      <w:r>
        <w:rPr>
          <w:rFonts w:ascii="宋体" w:hAnsi="宋体" w:hint="eastAsia"/>
          <w:sz w:val="24"/>
          <w:szCs w:val="21"/>
        </w:rPr>
        <w:t>托管协议当事人禁止从事的行为，包括但不限于：</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（一）基金管理人、基金托管人将其固有财产或者他人财产混同于基金财产从事证券投资。</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（二）基金管理人、基金托管人不公平地对待其管理或托管的不同基金财产。</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（三）基金管理人、基金托管人利用基金财产为基金份额持有人以外的第三人牟取利益。</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（四）基金管理人、基金托管人向基金份额持有人违规承诺收益或者承担损失。</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（五）基金管理人、基金托管人对他人泄漏基金经营过程中任何尚未按法律法规规定的方式公开披露的信息。</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（六）基金管理人在没有充足资金的情况下向基金托管人发出投资指令和赎回、分红资金的划拨指令，或违规向基金托管人发出指令。</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（七）基金托管人对基金管理人的正常有效指令拖延或拒绝执行。</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 xml:space="preserve">（八）基金管理人、基金托管人在行政上、财务上不独立，其高级基金管理人员相互兼职。 </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 xml:space="preserve">（九）基金托管人私自动用或处分基金资产，根据基金管理人的合法指令、基金合同或托管协议的规定进行处分的除外。 </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十）基金管理人、基金托管人不得利用基金财产用于下列投资或者活动：（1）承销证券；（2）违反规定向他人贷款或者提供担保；（3）从事承担无限责任的投资；（4）向其基金管理人、基金托管人出资；（5）从事内幕交易、操纵证券交易价格及其他不正当的证券交易活动；（6）法律、行政法规和中国证监会规定禁止的其他活动。</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（十一）法律法规和基金合同禁止的其他行为，以及依照法律法规有关规定，由中国证监会规定禁止基金管理人、基金托管人从事的其他行为。</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r>
        <w:rPr>
          <w:rFonts w:ascii="宋体" w:hAnsi="宋体"/>
          <w:sz w:val="24"/>
          <w:szCs w:val="21"/>
        </w:rPr>
        <w:br w:type="page"/>
      </w:r>
      <w:bookmarkStart w:id="172" w:name="_Toc124749951"/>
      <w:bookmarkStart w:id="173" w:name="_Toc500167306"/>
      <w:bookmarkStart w:id="174" w:name="_Toc124749238"/>
      <w:bookmarkStart w:id="175" w:name="_Toc123626182"/>
      <w:bookmarkStart w:id="176" w:name="_Toc125361088"/>
      <w:r>
        <w:rPr>
          <w:rFonts w:ascii="宋体" w:hAnsi="宋体" w:cs="Arial" w:hint="eastAsia"/>
          <w:sz w:val="30"/>
        </w:rPr>
        <w:lastRenderedPageBreak/>
        <w:t>基金托管协议的变更、终止与基金财产的清算</w:t>
      </w:r>
      <w:bookmarkEnd w:id="172"/>
      <w:bookmarkEnd w:id="173"/>
      <w:bookmarkEnd w:id="174"/>
      <w:bookmarkEnd w:id="175"/>
      <w:bookmarkEnd w:id="176"/>
    </w:p>
    <w:p w:rsidR="002F7D95" w:rsidRDefault="00926BAB">
      <w:pPr>
        <w:spacing w:line="360" w:lineRule="auto"/>
        <w:ind w:firstLineChars="200" w:firstLine="480"/>
        <w:rPr>
          <w:rFonts w:ascii="宋体" w:hAnsi="宋体"/>
          <w:sz w:val="24"/>
        </w:rPr>
      </w:pPr>
      <w:r>
        <w:rPr>
          <w:rFonts w:ascii="宋体" w:hAnsi="宋体" w:hint="eastAsia"/>
          <w:sz w:val="24"/>
        </w:rPr>
        <w:t>（一）托管协议的变更与终止</w:t>
      </w:r>
    </w:p>
    <w:p w:rsidR="002F7D95" w:rsidRDefault="00926BAB">
      <w:pPr>
        <w:spacing w:line="360" w:lineRule="auto"/>
        <w:ind w:firstLineChars="200" w:firstLine="480"/>
        <w:rPr>
          <w:rFonts w:ascii="宋体" w:hAnsi="宋体"/>
          <w:sz w:val="24"/>
        </w:rPr>
      </w:pPr>
      <w:r>
        <w:rPr>
          <w:rFonts w:ascii="宋体" w:hAnsi="宋体" w:hint="eastAsia"/>
          <w:sz w:val="24"/>
        </w:rPr>
        <w:t>1、托管协议的变更程序</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本协议双方当事人经协商一致，可以对协议的内容进行变更。变更后的托管协议，其内容不得与《基金合同》的规定有任何冲突。基金托管协议的变更报中国证监会备案。</w:t>
      </w:r>
    </w:p>
    <w:p w:rsidR="002F7D95" w:rsidRDefault="00926BAB">
      <w:pPr>
        <w:spacing w:line="360" w:lineRule="auto"/>
        <w:ind w:firstLineChars="200" w:firstLine="480"/>
        <w:rPr>
          <w:rFonts w:ascii="宋体" w:hAnsi="宋体"/>
          <w:sz w:val="24"/>
        </w:rPr>
      </w:pPr>
      <w:r>
        <w:rPr>
          <w:rFonts w:ascii="宋体" w:hAnsi="宋体" w:hint="eastAsia"/>
          <w:sz w:val="24"/>
        </w:rPr>
        <w:t>2、基金托管协议终止的情形</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发生以下情况，本托管协议终止：</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（1）《基金合同》终止；</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（2）基金托管人解散、依法被撤销、破产或有其他基金托管人接管基金资产；</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（3）基金管理人解散、依法被撤销、破产或有其他基金管理人接管基金管理权；</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（4）发生法律法规或《基金合同》规定的终止事项。</w:t>
      </w:r>
    </w:p>
    <w:p w:rsidR="002F7D95" w:rsidRDefault="00926BAB">
      <w:pPr>
        <w:spacing w:line="360" w:lineRule="auto"/>
        <w:ind w:firstLineChars="200" w:firstLine="480"/>
        <w:rPr>
          <w:rFonts w:ascii="宋体" w:hAnsi="宋体"/>
          <w:sz w:val="24"/>
        </w:rPr>
      </w:pPr>
      <w:r>
        <w:rPr>
          <w:rFonts w:ascii="宋体" w:hAnsi="宋体" w:hint="eastAsia"/>
          <w:sz w:val="24"/>
        </w:rPr>
        <w:t>（二）基金财产的清算</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1、基金财产清算小组：自出现《基金合同》终止事由之日起</w:t>
      </w:r>
      <w:r>
        <w:rPr>
          <w:rFonts w:ascii="宋体" w:hAnsi="宋体"/>
          <w:sz w:val="24"/>
          <w:szCs w:val="21"/>
        </w:rPr>
        <w:t>30</w:t>
      </w:r>
      <w:r>
        <w:rPr>
          <w:rFonts w:ascii="宋体" w:hAnsi="宋体" w:hint="eastAsia"/>
          <w:sz w:val="24"/>
          <w:szCs w:val="21"/>
        </w:rPr>
        <w:t>个工作日内成立清算小组，基金管理人组织基金财产清算小组并在中国证监会的监督下进行基金清算。</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2、基金财产清算小组组成：基金财产清算小组成员由基金管理人、基金托管人、具有从事证券相关业务资格的注册会计师、律师以及</w:t>
      </w:r>
      <w:r>
        <w:rPr>
          <w:rFonts w:ascii="宋体" w:hAnsi="宋体" w:hint="eastAsia"/>
          <w:sz w:val="24"/>
          <w:szCs w:val="18"/>
        </w:rPr>
        <w:t>中国证监会指定的人员</w:t>
      </w:r>
      <w:r>
        <w:rPr>
          <w:rFonts w:ascii="宋体" w:hAnsi="宋体" w:hint="eastAsia"/>
          <w:sz w:val="24"/>
          <w:szCs w:val="21"/>
        </w:rPr>
        <w:t>组成。基金财产清算小组可以聘用必要的工作人员。</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3、基金财产清算小组职责：基金财产清算小组负责基金财产的保管、清理、估价、变现和分配。基金财产清算小组可以依法进行必要的民事活动。</w:t>
      </w:r>
    </w:p>
    <w:p w:rsidR="002F7D95" w:rsidRDefault="00926BAB">
      <w:pPr>
        <w:tabs>
          <w:tab w:val="left" w:pos="6435"/>
        </w:tabs>
        <w:spacing w:line="360" w:lineRule="auto"/>
        <w:ind w:firstLineChars="200" w:firstLine="480"/>
        <w:rPr>
          <w:rFonts w:ascii="宋体" w:hAnsi="宋体"/>
          <w:sz w:val="24"/>
          <w:szCs w:val="21"/>
        </w:rPr>
      </w:pPr>
      <w:r>
        <w:rPr>
          <w:rFonts w:ascii="宋体" w:hAnsi="宋体" w:hint="eastAsia"/>
          <w:sz w:val="24"/>
          <w:szCs w:val="21"/>
        </w:rPr>
        <w:t>4、基金财产清算程序：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（1）《基金合同》终止情形出现时，由基金财产清算小组统一接管基金；</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（2）对基金财产和债权债务进行清理和确认；</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（3）对基金财产进行估值和变现；</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（4）制作清算报告；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lastRenderedPageBreak/>
        <w:t>（5）</w:t>
      </w:r>
      <w:r>
        <w:rPr>
          <w:bCs/>
          <w:sz w:val="24"/>
        </w:rPr>
        <w:t>聘请会计师事务所对清算报告进行外部审计，聘请律师事务所对清算报告出具法律意见书；</w:t>
      </w:r>
    </w:p>
    <w:p w:rsidR="002F7D95" w:rsidRDefault="00926BAB">
      <w:pPr>
        <w:spacing w:line="360" w:lineRule="auto"/>
        <w:ind w:firstLineChars="200" w:firstLine="480"/>
        <w:rPr>
          <w:rFonts w:ascii="宋体" w:hAnsi="宋体"/>
          <w:kern w:val="0"/>
          <w:sz w:val="24"/>
        </w:rPr>
      </w:pPr>
      <w:r>
        <w:rPr>
          <w:rFonts w:ascii="宋体" w:hAnsi="宋体" w:hint="eastAsia"/>
          <w:sz w:val="24"/>
          <w:szCs w:val="21"/>
        </w:rPr>
        <w:t>（6）将清算报告报中国证监会备案并公告；</w:t>
      </w:r>
    </w:p>
    <w:p w:rsidR="002F7D95" w:rsidRDefault="00926BAB">
      <w:pPr>
        <w:spacing w:line="360" w:lineRule="auto"/>
        <w:ind w:firstLineChars="200" w:firstLine="480"/>
        <w:rPr>
          <w:bCs/>
          <w:sz w:val="24"/>
        </w:rPr>
      </w:pPr>
      <w:r>
        <w:rPr>
          <w:rFonts w:ascii="宋体" w:hAnsi="宋体" w:hint="eastAsia"/>
          <w:sz w:val="24"/>
          <w:szCs w:val="21"/>
        </w:rPr>
        <w:t>（7）</w:t>
      </w:r>
      <w:r>
        <w:rPr>
          <w:bCs/>
          <w:sz w:val="24"/>
        </w:rPr>
        <w:t>对基金</w:t>
      </w:r>
      <w:r>
        <w:rPr>
          <w:rFonts w:hint="eastAsia"/>
          <w:bCs/>
          <w:sz w:val="24"/>
        </w:rPr>
        <w:t>剩余</w:t>
      </w:r>
      <w:r>
        <w:rPr>
          <w:bCs/>
          <w:sz w:val="24"/>
        </w:rPr>
        <w:t>财产进行分配</w:t>
      </w:r>
      <w:r>
        <w:rPr>
          <w:rFonts w:hint="eastAsia"/>
          <w:bCs/>
          <w:sz w:val="24"/>
        </w:rPr>
        <w:t>。</w:t>
      </w:r>
    </w:p>
    <w:p w:rsidR="002F7D95" w:rsidRDefault="00926BAB">
      <w:pPr>
        <w:spacing w:line="360" w:lineRule="auto"/>
        <w:ind w:firstLineChars="200" w:firstLine="480"/>
        <w:rPr>
          <w:rFonts w:ascii="宋体" w:hAnsi="宋体"/>
          <w:sz w:val="24"/>
          <w:szCs w:val="21"/>
        </w:rPr>
      </w:pPr>
      <w:r>
        <w:rPr>
          <w:rFonts w:ascii="宋体" w:hAnsi="宋体"/>
          <w:bCs/>
          <w:sz w:val="24"/>
          <w:szCs w:val="21"/>
        </w:rPr>
        <w:t>5、基金财产清算的期限为</w:t>
      </w:r>
      <w:r>
        <w:rPr>
          <w:rFonts w:ascii="宋体" w:hAnsi="宋体" w:hint="eastAsia"/>
          <w:bCs/>
          <w:sz w:val="24"/>
          <w:szCs w:val="21"/>
        </w:rPr>
        <w:t>6</w:t>
      </w:r>
      <w:r>
        <w:rPr>
          <w:rFonts w:ascii="宋体" w:hAnsi="宋体"/>
          <w:bCs/>
          <w:sz w:val="24"/>
          <w:szCs w:val="21"/>
        </w:rPr>
        <w:t>个月</w:t>
      </w:r>
      <w:r>
        <w:rPr>
          <w:rFonts w:ascii="宋体" w:hAnsi="宋体" w:hint="eastAsia"/>
          <w:bCs/>
          <w:sz w:val="24"/>
          <w:szCs w:val="21"/>
        </w:rPr>
        <w:t>，但因本基金所持证券的流动性受到限制而不能及时变现的，清算期限相应顺延</w:t>
      </w:r>
      <w:r>
        <w:rPr>
          <w:rFonts w:ascii="宋体" w:hAnsi="宋体"/>
          <w:bCs/>
          <w:sz w:val="24"/>
          <w:szCs w:val="21"/>
        </w:rPr>
        <w:t>。</w:t>
      </w:r>
    </w:p>
    <w:p w:rsidR="002F7D95" w:rsidRDefault="00926BAB">
      <w:pPr>
        <w:adjustRightInd w:val="0"/>
        <w:snapToGrid w:val="0"/>
        <w:spacing w:line="360" w:lineRule="auto"/>
        <w:ind w:firstLineChars="200" w:firstLine="480"/>
        <w:rPr>
          <w:rFonts w:ascii="宋体" w:hAnsi="宋体" w:cs="Arial"/>
          <w:sz w:val="24"/>
          <w:szCs w:val="21"/>
        </w:rPr>
      </w:pPr>
      <w:r>
        <w:rPr>
          <w:rFonts w:ascii="宋体" w:hAnsi="宋体" w:cs="Arial" w:hint="eastAsia"/>
          <w:sz w:val="24"/>
          <w:szCs w:val="21"/>
        </w:rPr>
        <w:t>6、清算费用</w:t>
      </w:r>
    </w:p>
    <w:p w:rsidR="002F7D95" w:rsidRDefault="00926BAB">
      <w:pPr>
        <w:adjustRightInd w:val="0"/>
        <w:snapToGrid w:val="0"/>
        <w:spacing w:line="360" w:lineRule="auto"/>
        <w:ind w:firstLineChars="200" w:firstLine="480"/>
        <w:rPr>
          <w:rFonts w:ascii="宋体" w:hAnsi="宋体" w:cs="Arial"/>
          <w:sz w:val="24"/>
          <w:szCs w:val="21"/>
        </w:rPr>
      </w:pPr>
      <w:r>
        <w:rPr>
          <w:rFonts w:ascii="宋体" w:hAnsi="宋体" w:cs="Arial" w:hint="eastAsia"/>
          <w:sz w:val="24"/>
          <w:szCs w:val="21"/>
        </w:rPr>
        <w:t>清算费用是指基金财产清算小组在进行基金清算过程中发生的所有合理费用，清算费用由基金财产清算小组优先从基金财产中支付。</w:t>
      </w:r>
    </w:p>
    <w:p w:rsidR="002F7D95" w:rsidRDefault="00926BAB">
      <w:pPr>
        <w:adjustRightInd w:val="0"/>
        <w:snapToGrid w:val="0"/>
        <w:spacing w:line="360" w:lineRule="auto"/>
        <w:ind w:firstLineChars="200" w:firstLine="480"/>
        <w:rPr>
          <w:rFonts w:ascii="宋体" w:hAnsi="宋体" w:cs="Arial"/>
          <w:bCs/>
          <w:sz w:val="24"/>
          <w:szCs w:val="21"/>
        </w:rPr>
      </w:pPr>
      <w:r>
        <w:rPr>
          <w:rFonts w:ascii="宋体" w:hAnsi="宋体" w:cs="Arial" w:hint="eastAsia"/>
          <w:sz w:val="24"/>
          <w:szCs w:val="21"/>
        </w:rPr>
        <w:t>7、</w:t>
      </w:r>
      <w:r>
        <w:rPr>
          <w:rFonts w:ascii="宋体" w:hAnsi="宋体" w:cs="Arial"/>
          <w:bCs/>
          <w:sz w:val="24"/>
          <w:szCs w:val="21"/>
        </w:rPr>
        <w:t>基金财产清算剩余资产的分配</w:t>
      </w:r>
    </w:p>
    <w:p w:rsidR="002F7D95" w:rsidRDefault="00926BAB">
      <w:pPr>
        <w:adjustRightInd w:val="0"/>
        <w:snapToGrid w:val="0"/>
        <w:spacing w:line="360" w:lineRule="auto"/>
        <w:ind w:firstLineChars="200" w:firstLine="480"/>
        <w:rPr>
          <w:rFonts w:ascii="宋体" w:hAnsi="宋体" w:cs="Arial"/>
          <w:sz w:val="24"/>
          <w:szCs w:val="21"/>
        </w:rPr>
      </w:pPr>
      <w:r>
        <w:rPr>
          <w:rFonts w:ascii="宋体" w:hAnsi="宋体" w:cs="Arial"/>
          <w:bCs/>
          <w:sz w:val="24"/>
          <w:szCs w:val="21"/>
        </w:rPr>
        <w:t>依据基金财产清算的分配方案，将基金财产清算后的全部剩余资产扣除基金财产清算费用、交纳所欠税款并清偿基金债务后，按基金份额持有人持有的基金份额比例进行分配</w:t>
      </w:r>
      <w:r>
        <w:rPr>
          <w:rFonts w:ascii="宋体" w:hAnsi="宋体" w:cs="Arial" w:hint="eastAsia"/>
          <w:sz w:val="24"/>
          <w:szCs w:val="21"/>
        </w:rPr>
        <w:t>。</w:t>
      </w:r>
    </w:p>
    <w:p w:rsidR="002F7D95" w:rsidRDefault="00926BAB">
      <w:pPr>
        <w:spacing w:line="360" w:lineRule="auto"/>
        <w:ind w:firstLineChars="200" w:firstLine="480"/>
        <w:rPr>
          <w:rFonts w:ascii="宋体" w:hAnsi="宋体"/>
          <w:bCs/>
          <w:sz w:val="24"/>
        </w:rPr>
      </w:pPr>
      <w:r>
        <w:rPr>
          <w:rFonts w:ascii="宋体" w:hAnsi="宋体" w:hint="eastAsia"/>
          <w:bCs/>
          <w:sz w:val="24"/>
        </w:rPr>
        <w:t>（三）基金财产清算的公告</w:t>
      </w:r>
    </w:p>
    <w:p w:rsidR="002F7D95" w:rsidRDefault="00926BAB">
      <w:pPr>
        <w:spacing w:line="360" w:lineRule="auto"/>
        <w:ind w:firstLineChars="200" w:firstLine="480"/>
        <w:rPr>
          <w:rFonts w:ascii="宋体" w:hAnsi="宋体"/>
          <w:sz w:val="24"/>
        </w:rPr>
      </w:pPr>
      <w:r>
        <w:rPr>
          <w:rFonts w:ascii="宋体" w:hAnsi="宋体" w:hint="eastAsia"/>
          <w:sz w:val="24"/>
        </w:rPr>
        <w:t>清算过程中的有关重大事项须及时公告；基金财产清算报告经会计师事务所审计并由律师事务所出具法律意见书后报中国证监会备案并公告。</w:t>
      </w:r>
      <w:r>
        <w:rPr>
          <w:rFonts w:ascii="宋体" w:hAnsi="宋体"/>
          <w:sz w:val="24"/>
        </w:rPr>
        <w:t>基金财产清算公告于</w:t>
      </w:r>
      <w:r>
        <w:rPr>
          <w:rFonts w:ascii="宋体" w:hAnsi="宋体" w:hint="eastAsia"/>
          <w:sz w:val="24"/>
        </w:rPr>
        <w:t>基金财产清算报告报中国证监会备案后</w:t>
      </w:r>
      <w:r>
        <w:rPr>
          <w:rFonts w:ascii="宋体" w:hAnsi="宋体"/>
          <w:sz w:val="24"/>
        </w:rPr>
        <w:t>5</w:t>
      </w:r>
      <w:r>
        <w:rPr>
          <w:rFonts w:ascii="宋体" w:hAnsi="宋体" w:hint="eastAsia"/>
          <w:sz w:val="24"/>
        </w:rPr>
        <w:t>个工作日内由基金财产清算小组进行公告。</w:t>
      </w:r>
    </w:p>
    <w:p w:rsidR="002F7D95" w:rsidRDefault="00926BAB">
      <w:pPr>
        <w:spacing w:line="360" w:lineRule="auto"/>
        <w:ind w:firstLineChars="200" w:firstLine="480"/>
        <w:rPr>
          <w:rFonts w:ascii="宋体" w:hAnsi="宋体"/>
          <w:bCs/>
          <w:sz w:val="24"/>
        </w:rPr>
      </w:pPr>
      <w:r>
        <w:rPr>
          <w:rFonts w:ascii="宋体" w:hAnsi="宋体" w:hint="eastAsia"/>
          <w:bCs/>
          <w:sz w:val="24"/>
        </w:rPr>
        <w:t>（四）基金财产清算账册及文件的保存</w:t>
      </w:r>
    </w:p>
    <w:p w:rsidR="002F7D95" w:rsidRDefault="00926BAB">
      <w:pPr>
        <w:spacing w:line="360" w:lineRule="auto"/>
        <w:ind w:firstLineChars="200" w:firstLine="480"/>
        <w:rPr>
          <w:rFonts w:ascii="宋体" w:hAnsi="宋体"/>
          <w:sz w:val="24"/>
        </w:rPr>
      </w:pPr>
      <w:r>
        <w:rPr>
          <w:rFonts w:ascii="宋体" w:hAnsi="宋体" w:hint="eastAsia"/>
          <w:sz w:val="24"/>
        </w:rPr>
        <w:t>基金财产清算账册及有关文件由基金托管人保存</w:t>
      </w:r>
      <w:r>
        <w:rPr>
          <w:rFonts w:ascii="宋体" w:hAnsi="宋体"/>
          <w:sz w:val="24"/>
        </w:rPr>
        <w:t>15</w:t>
      </w:r>
      <w:r>
        <w:rPr>
          <w:rFonts w:ascii="宋体" w:hAnsi="宋体" w:hint="eastAsia"/>
          <w:sz w:val="24"/>
        </w:rPr>
        <w:t>年以上。</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77" w:name="_Toc123626183"/>
      <w:bookmarkStart w:id="178" w:name="_Toc124749952"/>
      <w:bookmarkStart w:id="179" w:name="_Toc125361089"/>
      <w:bookmarkStart w:id="180" w:name="_Toc124749239"/>
      <w:r>
        <w:rPr>
          <w:rFonts w:ascii="宋体" w:hAnsi="宋体" w:cs="Arial"/>
          <w:sz w:val="30"/>
        </w:rPr>
        <w:br w:type="page"/>
      </w:r>
      <w:bookmarkStart w:id="181" w:name="_Toc500167307"/>
      <w:r>
        <w:rPr>
          <w:rFonts w:ascii="宋体" w:hAnsi="宋体" w:cs="Arial" w:hint="eastAsia"/>
          <w:sz w:val="30"/>
        </w:rPr>
        <w:lastRenderedPageBreak/>
        <w:t>违约责任</w:t>
      </w:r>
      <w:bookmarkEnd w:id="177"/>
      <w:bookmarkEnd w:id="178"/>
      <w:bookmarkEnd w:id="179"/>
      <w:bookmarkEnd w:id="180"/>
      <w:bookmarkEnd w:id="181"/>
    </w:p>
    <w:p w:rsidR="002F7D95" w:rsidRDefault="00926BAB">
      <w:pPr>
        <w:spacing w:line="360" w:lineRule="auto"/>
        <w:ind w:firstLineChars="200" w:firstLine="480"/>
        <w:rPr>
          <w:rFonts w:ascii="宋体" w:hAnsi="宋体"/>
          <w:sz w:val="24"/>
        </w:rPr>
      </w:pPr>
      <w:r>
        <w:rPr>
          <w:rFonts w:ascii="宋体" w:hAnsi="宋体" w:hint="eastAsia"/>
          <w:sz w:val="24"/>
        </w:rPr>
        <w:t>（一）如果基金管理人或基金托管人不履行本托管协议或者履行本托管协议不符合约定的，应当承担违约责任。</w:t>
      </w:r>
    </w:p>
    <w:p w:rsidR="002F7D95" w:rsidRDefault="00926BAB">
      <w:pPr>
        <w:spacing w:line="360" w:lineRule="auto"/>
        <w:ind w:firstLineChars="200" w:firstLine="480"/>
        <w:rPr>
          <w:rFonts w:ascii="宋体" w:hAnsi="宋体"/>
          <w:sz w:val="24"/>
        </w:rPr>
      </w:pPr>
      <w:r>
        <w:rPr>
          <w:rFonts w:ascii="宋体" w:hAnsi="宋体" w:hint="eastAsia"/>
          <w:sz w:val="24"/>
        </w:rPr>
        <w:t>（二）因托管协议当事人违约给基金财产或者基金份额持有人造成损害的，应当分别对各自的行为依法承担赔偿责任，因共同行为给基金财产或者基金份额持有人造成损害的，应当承担连带赔偿责任。但是发生下列情况，当事人免责：</w:t>
      </w:r>
    </w:p>
    <w:p w:rsidR="002F7D95" w:rsidRDefault="00926BAB">
      <w:pPr>
        <w:spacing w:line="360" w:lineRule="auto"/>
        <w:ind w:firstLineChars="200" w:firstLine="480"/>
        <w:rPr>
          <w:sz w:val="24"/>
        </w:rPr>
      </w:pPr>
      <w:r>
        <w:rPr>
          <w:rFonts w:hint="eastAsia"/>
          <w:sz w:val="24"/>
        </w:rPr>
        <w:t>1</w:t>
      </w:r>
      <w:r>
        <w:rPr>
          <w:rFonts w:hint="eastAsia"/>
          <w:sz w:val="24"/>
        </w:rPr>
        <w:t>、基金</w:t>
      </w:r>
      <w:r>
        <w:rPr>
          <w:rFonts w:ascii="宋体" w:hAnsi="宋体" w:hint="eastAsia"/>
          <w:sz w:val="24"/>
          <w:szCs w:val="21"/>
        </w:rPr>
        <w:t>管理</w:t>
      </w:r>
      <w:r>
        <w:rPr>
          <w:rFonts w:hint="eastAsia"/>
          <w:sz w:val="24"/>
        </w:rPr>
        <w:t>人和</w:t>
      </w:r>
      <w:r>
        <w:rPr>
          <w:rFonts w:hint="eastAsia"/>
          <w:sz w:val="24"/>
        </w:rPr>
        <w:t>/</w:t>
      </w:r>
      <w:r>
        <w:rPr>
          <w:rFonts w:hint="eastAsia"/>
          <w:sz w:val="24"/>
        </w:rPr>
        <w:t>或基金托管人按照当时有效的法律法规或中国证监会的规定作为或不作为而造成的损失等；</w:t>
      </w:r>
    </w:p>
    <w:p w:rsidR="002F7D95" w:rsidRDefault="00926BAB">
      <w:pPr>
        <w:spacing w:line="360" w:lineRule="auto"/>
        <w:ind w:firstLineChars="200" w:firstLine="480"/>
        <w:rPr>
          <w:sz w:val="24"/>
        </w:rPr>
      </w:pPr>
      <w:r>
        <w:rPr>
          <w:rFonts w:hint="eastAsia"/>
          <w:sz w:val="24"/>
        </w:rPr>
        <w:t>2</w:t>
      </w:r>
      <w:r>
        <w:rPr>
          <w:rFonts w:hint="eastAsia"/>
          <w:sz w:val="24"/>
        </w:rPr>
        <w:t>、基金管理人由于按照《基金合同》规定的投资原则而行使或不行使其投资权而造成的损失等；</w:t>
      </w:r>
    </w:p>
    <w:p w:rsidR="002F7D95" w:rsidRDefault="00926BAB">
      <w:pPr>
        <w:tabs>
          <w:tab w:val="right" w:pos="8306"/>
        </w:tabs>
        <w:spacing w:line="360" w:lineRule="auto"/>
        <w:ind w:firstLineChars="200" w:firstLine="480"/>
        <w:rPr>
          <w:rFonts w:ascii="宋体" w:hAnsi="宋体"/>
          <w:sz w:val="24"/>
        </w:rPr>
      </w:pPr>
      <w:r>
        <w:rPr>
          <w:rFonts w:hint="eastAsia"/>
          <w:sz w:val="24"/>
        </w:rPr>
        <w:t>3</w:t>
      </w:r>
      <w:r>
        <w:rPr>
          <w:rFonts w:hint="eastAsia"/>
          <w:sz w:val="24"/>
        </w:rPr>
        <w:t>、</w:t>
      </w:r>
      <w:r>
        <w:rPr>
          <w:rFonts w:ascii="宋体" w:hAnsi="宋体" w:hint="eastAsia"/>
          <w:sz w:val="24"/>
        </w:rPr>
        <w:t>不可抗力；</w:t>
      </w:r>
    </w:p>
    <w:p w:rsidR="002F7D95" w:rsidRDefault="00926BAB">
      <w:pPr>
        <w:tabs>
          <w:tab w:val="right" w:pos="8306"/>
        </w:tabs>
        <w:spacing w:line="360" w:lineRule="auto"/>
        <w:ind w:firstLineChars="200" w:firstLine="480"/>
        <w:rPr>
          <w:sz w:val="24"/>
        </w:rPr>
      </w:pPr>
      <w:r>
        <w:rPr>
          <w:rFonts w:ascii="宋体" w:hAnsi="宋体"/>
          <w:sz w:val="24"/>
        </w:rPr>
        <w:t>4</w:t>
      </w:r>
      <w:r>
        <w:rPr>
          <w:rFonts w:ascii="宋体" w:hAnsi="宋体" w:hint="eastAsia"/>
          <w:sz w:val="24"/>
        </w:rPr>
        <w:t>、计算机系统故障、网络故障、通讯故障、电力故障、计算机病毒攻击及其它非托管人故意造成的意外事故。</w:t>
      </w:r>
    </w:p>
    <w:p w:rsidR="002F7D95" w:rsidRDefault="00926BAB">
      <w:pPr>
        <w:spacing w:line="360" w:lineRule="auto"/>
        <w:ind w:firstLineChars="200" w:firstLine="480"/>
        <w:rPr>
          <w:rFonts w:ascii="宋体" w:hAnsi="宋体"/>
          <w:sz w:val="24"/>
        </w:rPr>
      </w:pPr>
      <w:r>
        <w:rPr>
          <w:rFonts w:ascii="宋体" w:hAnsi="宋体" w:hint="eastAsia"/>
          <w:sz w:val="24"/>
        </w:rPr>
        <w:t>（三）托管协议当事人违反托管协议，给另一方当事人造成损失的，应承担赔偿责任。</w:t>
      </w:r>
    </w:p>
    <w:p w:rsidR="002F7D95" w:rsidRDefault="00926BAB">
      <w:pPr>
        <w:spacing w:line="360" w:lineRule="auto"/>
        <w:ind w:firstLineChars="200" w:firstLine="480"/>
        <w:rPr>
          <w:rFonts w:ascii="宋体" w:hAnsi="宋体"/>
          <w:sz w:val="24"/>
        </w:rPr>
      </w:pPr>
      <w:r>
        <w:rPr>
          <w:rFonts w:hint="eastAsia"/>
          <w:sz w:val="24"/>
        </w:rPr>
        <w:t>（四）当</w:t>
      </w:r>
      <w:r>
        <w:rPr>
          <w:rFonts w:ascii="宋体" w:hAnsi="宋体" w:hint="eastAsia"/>
          <w:sz w:val="24"/>
        </w:rPr>
        <w:t>事人一方违约，非违约方当事人在职责范围内有义务及时采取必要的措施，防止损失的扩大。没有采取适当措施致使损失进一步扩大的，不得就扩大的损失要求赔偿。非违约方因防止损失扩大而支出的合理费用由违约方承担。</w:t>
      </w:r>
    </w:p>
    <w:p w:rsidR="002F7D95" w:rsidRDefault="00926BAB">
      <w:pPr>
        <w:spacing w:line="360" w:lineRule="auto"/>
        <w:ind w:firstLineChars="200" w:firstLine="480"/>
        <w:rPr>
          <w:sz w:val="24"/>
        </w:rPr>
      </w:pPr>
      <w:r>
        <w:rPr>
          <w:rFonts w:ascii="宋体" w:hAnsi="宋体" w:hint="eastAsia"/>
          <w:sz w:val="24"/>
        </w:rPr>
        <w:t>（五）违约行为虽已发生，但本托管协议能够继续履行的，在最大限度地保护基</w:t>
      </w:r>
      <w:r>
        <w:rPr>
          <w:rFonts w:hint="eastAsia"/>
          <w:sz w:val="24"/>
        </w:rPr>
        <w:t>金份额持有人利益的前提下，基金管理人和基金托管人应当继续履行本协议。</w:t>
      </w:r>
    </w:p>
    <w:p w:rsidR="002F7D95" w:rsidRDefault="00926BAB">
      <w:pPr>
        <w:spacing w:line="360" w:lineRule="auto"/>
        <w:ind w:firstLineChars="200" w:firstLine="480"/>
        <w:rPr>
          <w:rFonts w:ascii="宋体" w:hAnsi="宋体" w:cs="宋体"/>
          <w:bCs/>
          <w:sz w:val="24"/>
        </w:rPr>
      </w:pPr>
      <w:r>
        <w:rPr>
          <w:rFonts w:hint="eastAsia"/>
          <w:sz w:val="24"/>
        </w:rPr>
        <w:t>（六）</w:t>
      </w:r>
      <w:r>
        <w:rPr>
          <w:rFonts w:ascii="宋体" w:hAnsi="宋体" w:cs="宋体" w:hint="eastAsia"/>
          <w:bCs/>
          <w:sz w:val="24"/>
        </w:rP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rsidR="002F7D95" w:rsidRDefault="00926BAB">
      <w:pPr>
        <w:spacing w:line="360" w:lineRule="auto"/>
        <w:ind w:firstLineChars="200" w:firstLine="480"/>
        <w:rPr>
          <w:sz w:val="24"/>
        </w:rPr>
      </w:pPr>
      <w:r>
        <w:rPr>
          <w:rFonts w:ascii="宋体" w:hAnsi="宋体" w:cs="宋体" w:hint="eastAsia"/>
          <w:bCs/>
          <w:sz w:val="24"/>
        </w:rPr>
        <w:t>（七）</w:t>
      </w:r>
      <w:r>
        <w:rPr>
          <w:rFonts w:hint="eastAsia"/>
          <w:sz w:val="24"/>
        </w:rPr>
        <w:t>本协议所指损失均为直接损失。</w:t>
      </w:r>
      <w:r>
        <w:rPr>
          <w:sz w:val="24"/>
        </w:rPr>
        <w:br w:type="page"/>
      </w:r>
    </w:p>
    <w:p w:rsidR="002F7D95" w:rsidRDefault="00926BAB">
      <w:pPr>
        <w:pStyle w:val="1"/>
        <w:numPr>
          <w:ilvl w:val="0"/>
          <w:numId w:val="1"/>
        </w:numPr>
        <w:autoSpaceDE w:val="0"/>
        <w:autoSpaceDN w:val="0"/>
        <w:adjustRightInd w:val="0"/>
        <w:spacing w:before="0" w:after="360" w:line="360" w:lineRule="auto"/>
        <w:jc w:val="center"/>
        <w:textAlignment w:val="baseline"/>
      </w:pPr>
      <w:bookmarkStart w:id="182" w:name="_Toc123626184"/>
      <w:bookmarkStart w:id="183" w:name="_Toc124749240"/>
      <w:bookmarkStart w:id="184" w:name="_Toc125361090"/>
      <w:bookmarkStart w:id="185" w:name="_Toc124749953"/>
      <w:r>
        <w:rPr>
          <w:rFonts w:ascii="宋体" w:hAnsi="宋体" w:cs="Arial" w:hint="eastAsia"/>
          <w:sz w:val="30"/>
        </w:rPr>
        <w:lastRenderedPageBreak/>
        <w:t xml:space="preserve"> </w:t>
      </w:r>
      <w:bookmarkStart w:id="186" w:name="_Toc500167308"/>
      <w:r>
        <w:rPr>
          <w:rFonts w:ascii="宋体" w:hAnsi="宋体" w:cs="Arial" w:hint="eastAsia"/>
          <w:sz w:val="30"/>
        </w:rPr>
        <w:t>争议解决方式</w:t>
      </w:r>
      <w:bookmarkEnd w:id="182"/>
      <w:bookmarkEnd w:id="183"/>
      <w:bookmarkEnd w:id="184"/>
      <w:bookmarkEnd w:id="185"/>
      <w:bookmarkEnd w:id="186"/>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双方当事人同意，因本协议而产生的或与本协议有关的一切争议，</w:t>
      </w:r>
      <w:r>
        <w:rPr>
          <w:rFonts w:hint="eastAsia"/>
          <w:bCs/>
          <w:sz w:val="24"/>
        </w:rPr>
        <w:t>基金合同当事人应尽量通过协商、调解途径解决。</w:t>
      </w:r>
      <w:r>
        <w:rPr>
          <w:bCs/>
          <w:sz w:val="24"/>
        </w:rPr>
        <w:t>如经友好协商未能解决的</w:t>
      </w:r>
      <w:r>
        <w:rPr>
          <w:rFonts w:ascii="宋体" w:hAnsi="宋体" w:hint="eastAsia"/>
          <w:sz w:val="24"/>
          <w:szCs w:val="21"/>
        </w:rPr>
        <w:t>，</w:t>
      </w:r>
      <w:r>
        <w:rPr>
          <w:rFonts w:hint="eastAsia"/>
          <w:bCs/>
          <w:sz w:val="24"/>
        </w:rPr>
        <w:t>任何一方均有权将争议</w:t>
      </w:r>
      <w:r>
        <w:rPr>
          <w:rFonts w:ascii="宋体" w:hAnsi="宋体" w:hint="eastAsia"/>
          <w:sz w:val="24"/>
          <w:szCs w:val="21"/>
        </w:rPr>
        <w:t>提交中国国际经济贸易仲裁委员会根据该会当时有效的仲裁规则进行仲裁，仲裁的地点在北京</w:t>
      </w:r>
      <w:r>
        <w:rPr>
          <w:rFonts w:hint="eastAsia"/>
          <w:bCs/>
          <w:sz w:val="24"/>
        </w:rPr>
        <w:t>市</w:t>
      </w:r>
      <w:r>
        <w:rPr>
          <w:rFonts w:ascii="宋体" w:hAnsi="宋体" w:hint="eastAsia"/>
          <w:sz w:val="24"/>
          <w:szCs w:val="21"/>
        </w:rPr>
        <w:t>，仲裁裁决是终局性的并对双方均有约束力，仲裁费用由败诉方承担，除非仲裁裁决另有决定。</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争议处理期间，双方当事人应恪守基金管理人和基金托管人职责，继续忠实、勤勉、尽责地履行《基金合同》和托管协议规定的义务，维护基金份额持有人的合法权益。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本协议受中国法律</w:t>
      </w:r>
      <w:r>
        <w:rPr>
          <w:rFonts w:asciiTheme="minorEastAsia" w:eastAsiaTheme="minorEastAsia" w:hAnsiTheme="minorEastAsia"/>
          <w:sz w:val="24"/>
          <w:szCs w:val="21"/>
        </w:rPr>
        <w:t>（为本协议之目的，不含港澳台立法）</w:t>
      </w:r>
      <w:r>
        <w:rPr>
          <w:rFonts w:ascii="宋体" w:hAnsi="宋体" w:hint="eastAsia"/>
          <w:sz w:val="24"/>
          <w:szCs w:val="21"/>
        </w:rPr>
        <w:t>管辖。</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87" w:name="_Toc125361091"/>
      <w:bookmarkStart w:id="188" w:name="_Toc123626185"/>
      <w:bookmarkStart w:id="189" w:name="_Toc124749241"/>
      <w:bookmarkStart w:id="190" w:name="_Toc124749954"/>
      <w:r>
        <w:rPr>
          <w:rFonts w:ascii="宋体" w:hAnsi="宋体" w:cs="Arial"/>
          <w:sz w:val="30"/>
        </w:rPr>
        <w:br w:type="page"/>
      </w:r>
      <w:bookmarkStart w:id="191" w:name="_Toc500167309"/>
      <w:r>
        <w:rPr>
          <w:rFonts w:ascii="宋体" w:hAnsi="宋体" w:cs="Arial" w:hint="eastAsia"/>
          <w:sz w:val="30"/>
        </w:rPr>
        <w:lastRenderedPageBreak/>
        <w:t>基金托管协议的效力</w:t>
      </w:r>
      <w:bookmarkEnd w:id="187"/>
      <w:bookmarkEnd w:id="188"/>
      <w:bookmarkEnd w:id="189"/>
      <w:bookmarkEnd w:id="190"/>
      <w:bookmarkEnd w:id="191"/>
    </w:p>
    <w:p w:rsidR="002F7D95" w:rsidRDefault="00926BAB">
      <w:pPr>
        <w:spacing w:line="360" w:lineRule="auto"/>
        <w:ind w:firstLineChars="200" w:firstLine="480"/>
        <w:rPr>
          <w:rFonts w:ascii="宋体" w:hAnsi="宋体"/>
          <w:sz w:val="24"/>
        </w:rPr>
      </w:pPr>
      <w:r>
        <w:rPr>
          <w:rFonts w:ascii="宋体" w:hAnsi="宋体" w:hint="eastAsia"/>
          <w:sz w:val="24"/>
        </w:rPr>
        <w:t>（一）基金管理人在向中国证监会申请发售基金份额时提交的本基金托管协议草案，该等草案系经托管协议当事人双方盖章以及双方法定代表人或授权代表签字或盖章，协议当事人双方可能不时根据中国证监会的意见修改托管协议草案。托管协议以中国证监会注册的文本为正式文本。</w:t>
      </w:r>
    </w:p>
    <w:p w:rsidR="002F7D95" w:rsidRDefault="00926BAB">
      <w:pPr>
        <w:spacing w:line="360" w:lineRule="auto"/>
        <w:ind w:firstLineChars="200" w:firstLine="480"/>
        <w:rPr>
          <w:rFonts w:ascii="宋体" w:hAnsi="宋体"/>
          <w:sz w:val="24"/>
          <w:szCs w:val="30"/>
        </w:rPr>
      </w:pPr>
      <w:r>
        <w:rPr>
          <w:rFonts w:ascii="宋体" w:hAnsi="宋体" w:hint="eastAsia"/>
          <w:sz w:val="24"/>
        </w:rPr>
        <w:t>（二）基金托管协议自《基金合同》成立之日起成立，自《基金合同》生效之日起生效。基金托管协议的有效期自其生效之日起至该基金财产清算结果报中国证监会备案并公告之日止。</w:t>
      </w:r>
    </w:p>
    <w:p w:rsidR="002F7D95" w:rsidRDefault="00926BAB">
      <w:pPr>
        <w:spacing w:line="360" w:lineRule="auto"/>
        <w:ind w:firstLineChars="200" w:firstLine="480"/>
        <w:rPr>
          <w:rFonts w:ascii="宋体" w:hAnsi="宋体"/>
          <w:sz w:val="24"/>
        </w:rPr>
      </w:pPr>
      <w:r>
        <w:rPr>
          <w:rFonts w:ascii="宋体" w:hAnsi="宋体" w:hint="eastAsia"/>
          <w:sz w:val="24"/>
        </w:rPr>
        <w:t>（三）基金托管协议自生效之日对托管协议当事人具有同等的法律约束力。</w:t>
      </w:r>
    </w:p>
    <w:p w:rsidR="002F7D95" w:rsidRDefault="00926BAB">
      <w:pPr>
        <w:spacing w:line="360" w:lineRule="auto"/>
        <w:ind w:firstLineChars="200" w:firstLine="480"/>
        <w:rPr>
          <w:rFonts w:ascii="宋体" w:hAnsi="宋体"/>
          <w:sz w:val="24"/>
        </w:rPr>
      </w:pPr>
      <w:r>
        <w:rPr>
          <w:rFonts w:ascii="宋体" w:hAnsi="宋体" w:hint="eastAsia"/>
          <w:sz w:val="24"/>
        </w:rPr>
        <w:t>（四）基金托管协议正本一式叁份，</w:t>
      </w:r>
      <w:r>
        <w:rPr>
          <w:bCs/>
          <w:sz w:val="24"/>
        </w:rPr>
        <w:t>除上报有关监管机构一式</w:t>
      </w:r>
      <w:r>
        <w:rPr>
          <w:rFonts w:hint="eastAsia"/>
          <w:bCs/>
          <w:sz w:val="24"/>
        </w:rPr>
        <w:t>壹</w:t>
      </w:r>
      <w:r>
        <w:rPr>
          <w:bCs/>
          <w:sz w:val="24"/>
        </w:rPr>
        <w:t>份外，</w:t>
      </w:r>
      <w:r>
        <w:rPr>
          <w:rFonts w:ascii="宋体" w:hAnsi="宋体" w:hint="eastAsia"/>
          <w:sz w:val="24"/>
        </w:rPr>
        <w:t>基金管理人和基金托管人分别持有壹份，每份具有同等的法律效力。</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92" w:name="_Toc123626186"/>
      <w:bookmarkStart w:id="193" w:name="_Toc124749242"/>
      <w:bookmarkStart w:id="194" w:name="_Toc124749955"/>
      <w:bookmarkStart w:id="195" w:name="_Toc125361092"/>
      <w:r>
        <w:rPr>
          <w:rFonts w:ascii="宋体" w:hAnsi="宋体" w:cs="Arial"/>
          <w:sz w:val="30"/>
        </w:rPr>
        <w:br w:type="page"/>
      </w:r>
      <w:bookmarkStart w:id="196" w:name="_Toc500167310"/>
      <w:r>
        <w:rPr>
          <w:rFonts w:ascii="宋体" w:hAnsi="宋体" w:cs="Arial" w:hint="eastAsia"/>
          <w:sz w:val="30"/>
        </w:rPr>
        <w:lastRenderedPageBreak/>
        <w:t>基金托管协议的签订</w:t>
      </w:r>
      <w:bookmarkEnd w:id="192"/>
      <w:bookmarkEnd w:id="193"/>
      <w:bookmarkEnd w:id="194"/>
      <w:bookmarkEnd w:id="195"/>
      <w:bookmarkEnd w:id="196"/>
    </w:p>
    <w:p w:rsidR="002F7D95" w:rsidRDefault="00926BAB">
      <w:pPr>
        <w:spacing w:line="360" w:lineRule="auto"/>
        <w:ind w:firstLineChars="200" w:firstLine="480"/>
      </w:pPr>
      <w:r>
        <w:rPr>
          <w:rFonts w:ascii="宋体" w:hAnsi="宋体" w:hint="eastAsia"/>
          <w:sz w:val="24"/>
        </w:rPr>
        <w:t>本托管协议经基金管理人和基金托管人认可后，由该双方当事人在基金托管协议上盖章，并由各自的法定代表人或授权代表签字或盖章，并注明基金托管协议的签订地点和签订日期。</w:t>
      </w:r>
    </w:p>
    <w:sectPr w:rsidR="002F7D95">
      <w:headerReference w:type="default" r:id="rId16"/>
      <w:pgSz w:w="11906" w:h="16838"/>
      <w:pgMar w:top="1440"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3463" w:rsidRDefault="00003463">
      <w:r>
        <w:separator/>
      </w:r>
    </w:p>
  </w:endnote>
  <w:endnote w:type="continuationSeparator" w:id="0">
    <w:p w:rsidR="00003463" w:rsidRDefault="0000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8"/>
      <w:framePr w:wrap="around" w:vAnchor="text" w:hAnchor="margin" w:xAlign="right" w:y="1"/>
      <w:rPr>
        <w:rStyle w:val="ac"/>
      </w:rPr>
    </w:pPr>
    <w:r>
      <w:fldChar w:fldCharType="begin"/>
    </w:r>
    <w:r>
      <w:rPr>
        <w:rStyle w:val="ac"/>
      </w:rPr>
      <w:instrText xml:space="preserve">PAGE  </w:instrText>
    </w:r>
    <w:r>
      <w:fldChar w:fldCharType="end"/>
    </w:r>
  </w:p>
  <w:p w:rsidR="009F5020" w:rsidRDefault="009F5020">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8"/>
      <w:ind w:right="360"/>
      <w:jc w:val="center"/>
    </w:pPr>
    <w:r>
      <w:fldChar w:fldCharType="begin"/>
    </w:r>
    <w:r>
      <w:rPr>
        <w:rStyle w:val="ac"/>
      </w:rPr>
      <w:instrText xml:space="preserve"> PAGE </w:instrText>
    </w:r>
    <w:r>
      <w:fldChar w:fldCharType="separate"/>
    </w:r>
    <w:r>
      <w:rPr>
        <w:rStyle w:val="ac"/>
      </w:rP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8"/>
      <w:jc w:val="center"/>
    </w:pPr>
  </w:p>
  <w:p w:rsidR="009F5020" w:rsidRDefault="009F5020">
    <w:pPr>
      <w:pStyle w:val="a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8"/>
      <w:jc w:val="center"/>
    </w:pPr>
    <w:r>
      <w:fldChar w:fldCharType="begin"/>
    </w:r>
    <w:r>
      <w:instrText>PAGE   \* MERGEFORMAT</w:instrText>
    </w:r>
    <w:r>
      <w:fldChar w:fldCharType="separate"/>
    </w:r>
    <w:r w:rsidR="00EB4447" w:rsidRPr="00EB4447">
      <w:rPr>
        <w:noProof/>
        <w:lang w:val="zh-CN"/>
      </w:rPr>
      <w:t>28</w:t>
    </w:r>
    <w:r>
      <w:rPr>
        <w:lang w:val="zh-CN"/>
      </w:rPr>
      <w:fldChar w:fldCharType="end"/>
    </w:r>
  </w:p>
  <w:p w:rsidR="009F5020" w:rsidRDefault="009F5020">
    <w:pPr>
      <w:pStyle w:val="a8"/>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3463" w:rsidRDefault="00003463">
      <w:r>
        <w:separator/>
      </w:r>
    </w:p>
  </w:footnote>
  <w:footnote w:type="continuationSeparator" w:id="0">
    <w:p w:rsidR="00003463" w:rsidRDefault="000034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9"/>
    </w:pPr>
    <w:proofErr w:type="gramStart"/>
    <w:r>
      <w:rPr>
        <w:rFonts w:hint="eastAsia"/>
        <w:sz w:val="21"/>
        <w:szCs w:val="21"/>
      </w:rPr>
      <w:t>创金合</w:t>
    </w:r>
    <w:proofErr w:type="gramEnd"/>
    <w:r>
      <w:rPr>
        <w:rFonts w:hint="eastAsia"/>
        <w:sz w:val="21"/>
        <w:szCs w:val="21"/>
      </w:rPr>
      <w:t>信量化多因子股票型证券投资基金募集申请材料－托管协议（草案）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9"/>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9"/>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5020" w:rsidRDefault="009F5020">
    <w:pPr>
      <w:pStyle w:val="a9"/>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952C2D"/>
    <w:multiLevelType w:val="multilevel"/>
    <w:tmpl w:val="5F952C2D"/>
    <w:lvl w:ilvl="0">
      <w:start w:val="1"/>
      <w:numFmt w:val="chineseCountingThousand"/>
      <w:suff w:val="nothing"/>
      <w:lvlText w:val="%1、"/>
      <w:lvlJc w:val="center"/>
      <w:pPr>
        <w:ind w:left="0" w:firstLine="288"/>
      </w:pPr>
      <w:rPr>
        <w:rFonts w:hint="eastAsia"/>
        <w:sz w:val="30"/>
        <w:szCs w:val="30"/>
      </w:rPr>
    </w:lvl>
    <w:lvl w:ilvl="1">
      <w:start w:val="1"/>
      <w:numFmt w:val="japaneseCounting"/>
      <w:lvlText w:val="（%2）"/>
      <w:lvlJc w:val="left"/>
      <w:pPr>
        <w:tabs>
          <w:tab w:val="left" w:pos="720"/>
        </w:tabs>
        <w:ind w:left="720" w:hanging="720"/>
      </w:pPr>
      <w:rPr>
        <w:rFonts w:hint="default"/>
      </w:rPr>
    </w:lvl>
    <w:lvl w:ilvl="2">
      <w:start w:val="1"/>
      <w:numFmt w:val="decimal"/>
      <w:lvlText w:val="%3."/>
      <w:lvlJc w:val="left"/>
      <w:pPr>
        <w:tabs>
          <w:tab w:val="left" w:pos="360"/>
        </w:tabs>
        <w:ind w:left="0" w:firstLine="0"/>
      </w:pPr>
      <w:rPr>
        <w:rFonts w:hint="eastAsia"/>
      </w:rPr>
    </w:lvl>
    <w:lvl w:ilvl="3">
      <w:start w:val="1"/>
      <w:numFmt w:val="decimal"/>
      <w:lvlText w:val="（%4）"/>
      <w:lvlJc w:val="left"/>
      <w:pPr>
        <w:tabs>
          <w:tab w:val="left" w:pos="720"/>
        </w:tabs>
        <w:ind w:left="0" w:firstLine="0"/>
      </w:pPr>
      <w:rPr>
        <w:rFonts w:ascii="Times New Roman" w:eastAsia="宋体" w:hAnsi="Times New Roman" w:hint="default"/>
        <w:sz w:val="21"/>
      </w:rPr>
    </w:lvl>
    <w:lvl w:ilvl="4">
      <w:start w:val="1"/>
      <w:numFmt w:val="none"/>
      <w:lvlText w:val=""/>
      <w:lvlJc w:val="left"/>
      <w:pPr>
        <w:tabs>
          <w:tab w:val="left" w:pos="360"/>
        </w:tabs>
        <w:ind w:left="0" w:firstLine="0"/>
      </w:pPr>
      <w:rPr>
        <w:rFonts w:hint="eastAsia"/>
        <w:sz w:val="24"/>
      </w:rPr>
    </w:lvl>
    <w:lvl w:ilvl="5">
      <w:start w:val="1"/>
      <w:numFmt w:val="upperLetter"/>
      <w:lvlText w:val="%6."/>
      <w:lvlJc w:val="left"/>
      <w:pPr>
        <w:tabs>
          <w:tab w:val="left" w:pos="927"/>
        </w:tabs>
        <w:ind w:left="0" w:firstLine="567"/>
      </w:pPr>
      <w:rPr>
        <w:rFonts w:hint="eastAsia"/>
        <w:sz w:val="24"/>
      </w:rPr>
    </w:lvl>
    <w:lvl w:ilvl="6">
      <w:start w:val="1"/>
      <w:numFmt w:val="none"/>
      <w:lvlText w:val=""/>
      <w:lvlJc w:val="left"/>
      <w:pPr>
        <w:tabs>
          <w:tab w:val="left" w:pos="3827"/>
        </w:tabs>
        <w:ind w:left="3827" w:hanging="1276"/>
      </w:pPr>
      <w:rPr>
        <w:rFonts w:hint="eastAsia"/>
      </w:rPr>
    </w:lvl>
    <w:lvl w:ilvl="7">
      <w:start w:val="1"/>
      <w:numFmt w:val="none"/>
      <w:lvlText w:val=""/>
      <w:lvlJc w:val="left"/>
      <w:pPr>
        <w:tabs>
          <w:tab w:val="left" w:pos="4394"/>
        </w:tabs>
        <w:ind w:left="4394" w:hanging="1418"/>
      </w:pPr>
      <w:rPr>
        <w:rFonts w:hint="eastAsia"/>
      </w:rPr>
    </w:lvl>
    <w:lvl w:ilvl="8">
      <w:start w:val="1"/>
      <w:numFmt w:val="none"/>
      <w:lvlText w:val=""/>
      <w:lvlJc w:val="left"/>
      <w:pPr>
        <w:tabs>
          <w:tab w:val="left" w:pos="5102"/>
        </w:tabs>
        <w:ind w:left="5102" w:hanging="170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郑雅雯">
    <w15:presenceInfo w15:providerId="AD" w15:userId="S-1-5-21-177282679-2308344715-3549297629-28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463"/>
    <w:rsid w:val="00003CCA"/>
    <w:rsid w:val="00006C55"/>
    <w:rsid w:val="00015B68"/>
    <w:rsid w:val="00025AFE"/>
    <w:rsid w:val="00031B54"/>
    <w:rsid w:val="00032090"/>
    <w:rsid w:val="00032B9F"/>
    <w:rsid w:val="00033028"/>
    <w:rsid w:val="00034A26"/>
    <w:rsid w:val="0003660D"/>
    <w:rsid w:val="000420B5"/>
    <w:rsid w:val="00043D9A"/>
    <w:rsid w:val="00043EF1"/>
    <w:rsid w:val="00055102"/>
    <w:rsid w:val="000644AD"/>
    <w:rsid w:val="00064F30"/>
    <w:rsid w:val="00066A41"/>
    <w:rsid w:val="000753CE"/>
    <w:rsid w:val="00076804"/>
    <w:rsid w:val="0009070C"/>
    <w:rsid w:val="000936DD"/>
    <w:rsid w:val="000A3531"/>
    <w:rsid w:val="000A70EC"/>
    <w:rsid w:val="000B25C3"/>
    <w:rsid w:val="000B2FDA"/>
    <w:rsid w:val="000C36C1"/>
    <w:rsid w:val="000C3A51"/>
    <w:rsid w:val="000D0D83"/>
    <w:rsid w:val="000D5102"/>
    <w:rsid w:val="000F4D11"/>
    <w:rsid w:val="000F5450"/>
    <w:rsid w:val="000F60FC"/>
    <w:rsid w:val="000F6FEF"/>
    <w:rsid w:val="00100356"/>
    <w:rsid w:val="00101EB3"/>
    <w:rsid w:val="00103AB0"/>
    <w:rsid w:val="00103F36"/>
    <w:rsid w:val="00110C5C"/>
    <w:rsid w:val="00112F59"/>
    <w:rsid w:val="00123204"/>
    <w:rsid w:val="001272DB"/>
    <w:rsid w:val="00133740"/>
    <w:rsid w:val="00134B07"/>
    <w:rsid w:val="001352D0"/>
    <w:rsid w:val="00143307"/>
    <w:rsid w:val="00144D45"/>
    <w:rsid w:val="00147860"/>
    <w:rsid w:val="001573EF"/>
    <w:rsid w:val="0016592D"/>
    <w:rsid w:val="00165C20"/>
    <w:rsid w:val="00165E0A"/>
    <w:rsid w:val="001712BB"/>
    <w:rsid w:val="00172A27"/>
    <w:rsid w:val="00177390"/>
    <w:rsid w:val="00181CFB"/>
    <w:rsid w:val="001824C9"/>
    <w:rsid w:val="001829BB"/>
    <w:rsid w:val="00186DAF"/>
    <w:rsid w:val="00195D4B"/>
    <w:rsid w:val="001A3731"/>
    <w:rsid w:val="001A3EE3"/>
    <w:rsid w:val="001A5628"/>
    <w:rsid w:val="001B1C4C"/>
    <w:rsid w:val="001B316E"/>
    <w:rsid w:val="001B7620"/>
    <w:rsid w:val="001C2129"/>
    <w:rsid w:val="001C23E2"/>
    <w:rsid w:val="001C6A3B"/>
    <w:rsid w:val="001C6AEF"/>
    <w:rsid w:val="001E38B5"/>
    <w:rsid w:val="001F0BDA"/>
    <w:rsid w:val="001F362B"/>
    <w:rsid w:val="001F4CFD"/>
    <w:rsid w:val="00203F62"/>
    <w:rsid w:val="002049A8"/>
    <w:rsid w:val="002049BD"/>
    <w:rsid w:val="00204AFD"/>
    <w:rsid w:val="00205BC3"/>
    <w:rsid w:val="0020698E"/>
    <w:rsid w:val="0022139B"/>
    <w:rsid w:val="0023761A"/>
    <w:rsid w:val="00237E87"/>
    <w:rsid w:val="00240482"/>
    <w:rsid w:val="00241F9E"/>
    <w:rsid w:val="0024680C"/>
    <w:rsid w:val="0025103B"/>
    <w:rsid w:val="00255DCD"/>
    <w:rsid w:val="00257CFB"/>
    <w:rsid w:val="00265B96"/>
    <w:rsid w:val="002704D3"/>
    <w:rsid w:val="00270B1A"/>
    <w:rsid w:val="0028587F"/>
    <w:rsid w:val="002A134E"/>
    <w:rsid w:val="002A7E0D"/>
    <w:rsid w:val="002B0320"/>
    <w:rsid w:val="002B0B7A"/>
    <w:rsid w:val="002B0E87"/>
    <w:rsid w:val="002B2199"/>
    <w:rsid w:val="002B5AC1"/>
    <w:rsid w:val="002C53A3"/>
    <w:rsid w:val="002C6FCA"/>
    <w:rsid w:val="002D2272"/>
    <w:rsid w:val="002D4218"/>
    <w:rsid w:val="002E1458"/>
    <w:rsid w:val="002E22B8"/>
    <w:rsid w:val="002E3339"/>
    <w:rsid w:val="002E5726"/>
    <w:rsid w:val="002F1D6E"/>
    <w:rsid w:val="002F4313"/>
    <w:rsid w:val="002F7CB0"/>
    <w:rsid w:val="002F7D95"/>
    <w:rsid w:val="003073BF"/>
    <w:rsid w:val="0031045E"/>
    <w:rsid w:val="00310B8B"/>
    <w:rsid w:val="003156BD"/>
    <w:rsid w:val="003176AC"/>
    <w:rsid w:val="0032463D"/>
    <w:rsid w:val="00332A91"/>
    <w:rsid w:val="00334859"/>
    <w:rsid w:val="00340540"/>
    <w:rsid w:val="003414F3"/>
    <w:rsid w:val="00341911"/>
    <w:rsid w:val="00343BBE"/>
    <w:rsid w:val="00346868"/>
    <w:rsid w:val="00351A2F"/>
    <w:rsid w:val="00352107"/>
    <w:rsid w:val="00352AF7"/>
    <w:rsid w:val="00355729"/>
    <w:rsid w:val="003629F6"/>
    <w:rsid w:val="00362AAF"/>
    <w:rsid w:val="0036553F"/>
    <w:rsid w:val="00365690"/>
    <w:rsid w:val="00366055"/>
    <w:rsid w:val="00366361"/>
    <w:rsid w:val="00372215"/>
    <w:rsid w:val="00382131"/>
    <w:rsid w:val="0038418D"/>
    <w:rsid w:val="003858C1"/>
    <w:rsid w:val="00385D49"/>
    <w:rsid w:val="00386394"/>
    <w:rsid w:val="003923A3"/>
    <w:rsid w:val="0039408E"/>
    <w:rsid w:val="00397C97"/>
    <w:rsid w:val="003A02F5"/>
    <w:rsid w:val="003A4227"/>
    <w:rsid w:val="003A48BE"/>
    <w:rsid w:val="003A6289"/>
    <w:rsid w:val="003A62B6"/>
    <w:rsid w:val="003A6772"/>
    <w:rsid w:val="003B00D4"/>
    <w:rsid w:val="003C428C"/>
    <w:rsid w:val="003D1E57"/>
    <w:rsid w:val="003D7251"/>
    <w:rsid w:val="003E039D"/>
    <w:rsid w:val="003E0B74"/>
    <w:rsid w:val="003E20F2"/>
    <w:rsid w:val="003E38E5"/>
    <w:rsid w:val="003E5AD0"/>
    <w:rsid w:val="003F073D"/>
    <w:rsid w:val="003F077A"/>
    <w:rsid w:val="003F128C"/>
    <w:rsid w:val="003F35FF"/>
    <w:rsid w:val="003F6DD6"/>
    <w:rsid w:val="003F7B92"/>
    <w:rsid w:val="003F7C1D"/>
    <w:rsid w:val="00410298"/>
    <w:rsid w:val="00411F16"/>
    <w:rsid w:val="00414931"/>
    <w:rsid w:val="004151D4"/>
    <w:rsid w:val="00415F3D"/>
    <w:rsid w:val="00422287"/>
    <w:rsid w:val="004275A1"/>
    <w:rsid w:val="004373D3"/>
    <w:rsid w:val="004410DD"/>
    <w:rsid w:val="00443B22"/>
    <w:rsid w:val="00456FD8"/>
    <w:rsid w:val="0046410C"/>
    <w:rsid w:val="004653EE"/>
    <w:rsid w:val="00470191"/>
    <w:rsid w:val="004829C8"/>
    <w:rsid w:val="004854B9"/>
    <w:rsid w:val="00492703"/>
    <w:rsid w:val="004A0298"/>
    <w:rsid w:val="004B0928"/>
    <w:rsid w:val="004B5564"/>
    <w:rsid w:val="004C22D8"/>
    <w:rsid w:val="004C496A"/>
    <w:rsid w:val="004D0710"/>
    <w:rsid w:val="004D250E"/>
    <w:rsid w:val="004D3D64"/>
    <w:rsid w:val="004D408D"/>
    <w:rsid w:val="004D4B19"/>
    <w:rsid w:val="004D5FB0"/>
    <w:rsid w:val="004E3C03"/>
    <w:rsid w:val="004E620D"/>
    <w:rsid w:val="004E68EF"/>
    <w:rsid w:val="004E6C5C"/>
    <w:rsid w:val="004F723F"/>
    <w:rsid w:val="004F72F3"/>
    <w:rsid w:val="005036A0"/>
    <w:rsid w:val="00503F0C"/>
    <w:rsid w:val="005045DC"/>
    <w:rsid w:val="00507955"/>
    <w:rsid w:val="00507ABF"/>
    <w:rsid w:val="00510D07"/>
    <w:rsid w:val="00511259"/>
    <w:rsid w:val="00513D5D"/>
    <w:rsid w:val="0052181C"/>
    <w:rsid w:val="00535D99"/>
    <w:rsid w:val="0054302A"/>
    <w:rsid w:val="0054410F"/>
    <w:rsid w:val="00545E14"/>
    <w:rsid w:val="005520E9"/>
    <w:rsid w:val="0056127F"/>
    <w:rsid w:val="005640C1"/>
    <w:rsid w:val="005720D2"/>
    <w:rsid w:val="00572D60"/>
    <w:rsid w:val="00573908"/>
    <w:rsid w:val="005741E7"/>
    <w:rsid w:val="00583305"/>
    <w:rsid w:val="0058672E"/>
    <w:rsid w:val="0058719D"/>
    <w:rsid w:val="005879B3"/>
    <w:rsid w:val="00591107"/>
    <w:rsid w:val="00592F7A"/>
    <w:rsid w:val="00594DF6"/>
    <w:rsid w:val="00597829"/>
    <w:rsid w:val="005A68A3"/>
    <w:rsid w:val="005A758C"/>
    <w:rsid w:val="005B2B50"/>
    <w:rsid w:val="005C1953"/>
    <w:rsid w:val="005C2810"/>
    <w:rsid w:val="005C2D62"/>
    <w:rsid w:val="005C3B7B"/>
    <w:rsid w:val="005C5C62"/>
    <w:rsid w:val="005D0492"/>
    <w:rsid w:val="005E08B8"/>
    <w:rsid w:val="005E40C6"/>
    <w:rsid w:val="005E41C9"/>
    <w:rsid w:val="005E4F29"/>
    <w:rsid w:val="005E62CF"/>
    <w:rsid w:val="006006FA"/>
    <w:rsid w:val="00602AED"/>
    <w:rsid w:val="00610366"/>
    <w:rsid w:val="00613F3D"/>
    <w:rsid w:val="0061676C"/>
    <w:rsid w:val="00622DB2"/>
    <w:rsid w:val="00624297"/>
    <w:rsid w:val="00635835"/>
    <w:rsid w:val="00636A50"/>
    <w:rsid w:val="00650048"/>
    <w:rsid w:val="00651632"/>
    <w:rsid w:val="00655F63"/>
    <w:rsid w:val="006569BA"/>
    <w:rsid w:val="00657862"/>
    <w:rsid w:val="006626CA"/>
    <w:rsid w:val="006726C8"/>
    <w:rsid w:val="00676C60"/>
    <w:rsid w:val="00685A48"/>
    <w:rsid w:val="0068653D"/>
    <w:rsid w:val="006968CE"/>
    <w:rsid w:val="006A18FB"/>
    <w:rsid w:val="006A2307"/>
    <w:rsid w:val="006A718A"/>
    <w:rsid w:val="006A77A3"/>
    <w:rsid w:val="006A791B"/>
    <w:rsid w:val="006B344B"/>
    <w:rsid w:val="006B6B83"/>
    <w:rsid w:val="006D0533"/>
    <w:rsid w:val="006D2043"/>
    <w:rsid w:val="006D4009"/>
    <w:rsid w:val="006D4A34"/>
    <w:rsid w:val="006D6428"/>
    <w:rsid w:val="006D6998"/>
    <w:rsid w:val="006E21D9"/>
    <w:rsid w:val="006E4D32"/>
    <w:rsid w:val="006F0E36"/>
    <w:rsid w:val="006F63BC"/>
    <w:rsid w:val="00700AAC"/>
    <w:rsid w:val="00703AF1"/>
    <w:rsid w:val="007044AF"/>
    <w:rsid w:val="00704DF5"/>
    <w:rsid w:val="0071311B"/>
    <w:rsid w:val="0071437A"/>
    <w:rsid w:val="00715E7C"/>
    <w:rsid w:val="0071628E"/>
    <w:rsid w:val="00720CFD"/>
    <w:rsid w:val="00723248"/>
    <w:rsid w:val="00724114"/>
    <w:rsid w:val="0073410E"/>
    <w:rsid w:val="00736CA4"/>
    <w:rsid w:val="007373CA"/>
    <w:rsid w:val="00740238"/>
    <w:rsid w:val="00741948"/>
    <w:rsid w:val="00747E4B"/>
    <w:rsid w:val="007502A2"/>
    <w:rsid w:val="00750393"/>
    <w:rsid w:val="0076499F"/>
    <w:rsid w:val="007652D1"/>
    <w:rsid w:val="0077551B"/>
    <w:rsid w:val="007800A1"/>
    <w:rsid w:val="00781587"/>
    <w:rsid w:val="00787583"/>
    <w:rsid w:val="00793EF2"/>
    <w:rsid w:val="00797C4E"/>
    <w:rsid w:val="007A0C54"/>
    <w:rsid w:val="007B4B26"/>
    <w:rsid w:val="007B6871"/>
    <w:rsid w:val="007C3B53"/>
    <w:rsid w:val="007C4BD1"/>
    <w:rsid w:val="007D2090"/>
    <w:rsid w:val="007D749D"/>
    <w:rsid w:val="007E0C31"/>
    <w:rsid w:val="007E333B"/>
    <w:rsid w:val="007E3D3D"/>
    <w:rsid w:val="007E43B5"/>
    <w:rsid w:val="007E7C4F"/>
    <w:rsid w:val="007F034B"/>
    <w:rsid w:val="007F0C19"/>
    <w:rsid w:val="007F247E"/>
    <w:rsid w:val="007F28D9"/>
    <w:rsid w:val="007F6E82"/>
    <w:rsid w:val="00800FB7"/>
    <w:rsid w:val="00802188"/>
    <w:rsid w:val="00805B9E"/>
    <w:rsid w:val="00807FB7"/>
    <w:rsid w:val="00812BE5"/>
    <w:rsid w:val="008154D3"/>
    <w:rsid w:val="008253B3"/>
    <w:rsid w:val="0082695F"/>
    <w:rsid w:val="00833140"/>
    <w:rsid w:val="008338CA"/>
    <w:rsid w:val="0084067A"/>
    <w:rsid w:val="0084436A"/>
    <w:rsid w:val="00844C9C"/>
    <w:rsid w:val="008459ED"/>
    <w:rsid w:val="0085186B"/>
    <w:rsid w:val="00851CCC"/>
    <w:rsid w:val="008568FC"/>
    <w:rsid w:val="008601BE"/>
    <w:rsid w:val="0086693C"/>
    <w:rsid w:val="008674C8"/>
    <w:rsid w:val="00874700"/>
    <w:rsid w:val="008804A1"/>
    <w:rsid w:val="0088434D"/>
    <w:rsid w:val="00891EB2"/>
    <w:rsid w:val="00895547"/>
    <w:rsid w:val="00895C7E"/>
    <w:rsid w:val="008965CB"/>
    <w:rsid w:val="008A132F"/>
    <w:rsid w:val="008A5896"/>
    <w:rsid w:val="008A6EBE"/>
    <w:rsid w:val="008B09A7"/>
    <w:rsid w:val="008B3D6E"/>
    <w:rsid w:val="008B5CF6"/>
    <w:rsid w:val="008C00C0"/>
    <w:rsid w:val="008D12F6"/>
    <w:rsid w:val="008E3396"/>
    <w:rsid w:val="008F2833"/>
    <w:rsid w:val="008F2D05"/>
    <w:rsid w:val="008F5260"/>
    <w:rsid w:val="008F6C85"/>
    <w:rsid w:val="009001DB"/>
    <w:rsid w:val="00901289"/>
    <w:rsid w:val="00903487"/>
    <w:rsid w:val="00905D82"/>
    <w:rsid w:val="00906401"/>
    <w:rsid w:val="00906BFA"/>
    <w:rsid w:val="0090718E"/>
    <w:rsid w:val="009110FF"/>
    <w:rsid w:val="00912F5E"/>
    <w:rsid w:val="009140AF"/>
    <w:rsid w:val="00914AAA"/>
    <w:rsid w:val="0091624B"/>
    <w:rsid w:val="00916547"/>
    <w:rsid w:val="00920F95"/>
    <w:rsid w:val="00926BAB"/>
    <w:rsid w:val="00932383"/>
    <w:rsid w:val="0093410A"/>
    <w:rsid w:val="00942634"/>
    <w:rsid w:val="00942AAA"/>
    <w:rsid w:val="009436E0"/>
    <w:rsid w:val="009466B6"/>
    <w:rsid w:val="00953E92"/>
    <w:rsid w:val="00954316"/>
    <w:rsid w:val="00956DC2"/>
    <w:rsid w:val="00960410"/>
    <w:rsid w:val="009614A9"/>
    <w:rsid w:val="00963FFF"/>
    <w:rsid w:val="00964A49"/>
    <w:rsid w:val="00967CFB"/>
    <w:rsid w:val="00967EF9"/>
    <w:rsid w:val="00972979"/>
    <w:rsid w:val="009766F7"/>
    <w:rsid w:val="00987E3A"/>
    <w:rsid w:val="00990535"/>
    <w:rsid w:val="00990BC8"/>
    <w:rsid w:val="00993959"/>
    <w:rsid w:val="00997781"/>
    <w:rsid w:val="009A0C79"/>
    <w:rsid w:val="009A3C95"/>
    <w:rsid w:val="009A6132"/>
    <w:rsid w:val="009A7141"/>
    <w:rsid w:val="009B004E"/>
    <w:rsid w:val="009B005B"/>
    <w:rsid w:val="009B1EE7"/>
    <w:rsid w:val="009B55CD"/>
    <w:rsid w:val="009B58E9"/>
    <w:rsid w:val="009B7D4C"/>
    <w:rsid w:val="009C0440"/>
    <w:rsid w:val="009C1C6E"/>
    <w:rsid w:val="009D0947"/>
    <w:rsid w:val="009D0B77"/>
    <w:rsid w:val="009D4ACD"/>
    <w:rsid w:val="009D4B75"/>
    <w:rsid w:val="009E0333"/>
    <w:rsid w:val="009E4489"/>
    <w:rsid w:val="009E5562"/>
    <w:rsid w:val="009E6F93"/>
    <w:rsid w:val="009F2D81"/>
    <w:rsid w:val="009F5020"/>
    <w:rsid w:val="00A02DCC"/>
    <w:rsid w:val="00A07E1C"/>
    <w:rsid w:val="00A11024"/>
    <w:rsid w:val="00A117A3"/>
    <w:rsid w:val="00A12219"/>
    <w:rsid w:val="00A12C6F"/>
    <w:rsid w:val="00A13340"/>
    <w:rsid w:val="00A144FF"/>
    <w:rsid w:val="00A17306"/>
    <w:rsid w:val="00A2337F"/>
    <w:rsid w:val="00A245F5"/>
    <w:rsid w:val="00A24743"/>
    <w:rsid w:val="00A31CB4"/>
    <w:rsid w:val="00A35239"/>
    <w:rsid w:val="00A362BB"/>
    <w:rsid w:val="00A37660"/>
    <w:rsid w:val="00A41754"/>
    <w:rsid w:val="00A47983"/>
    <w:rsid w:val="00A56763"/>
    <w:rsid w:val="00A609F9"/>
    <w:rsid w:val="00A63B80"/>
    <w:rsid w:val="00A66812"/>
    <w:rsid w:val="00A74B17"/>
    <w:rsid w:val="00A75E1C"/>
    <w:rsid w:val="00A82F91"/>
    <w:rsid w:val="00A956DE"/>
    <w:rsid w:val="00A97FD7"/>
    <w:rsid w:val="00AA0BE0"/>
    <w:rsid w:val="00AA1C28"/>
    <w:rsid w:val="00AA319C"/>
    <w:rsid w:val="00AA7735"/>
    <w:rsid w:val="00AB1D2D"/>
    <w:rsid w:val="00AD4916"/>
    <w:rsid w:val="00AF1357"/>
    <w:rsid w:val="00AF1593"/>
    <w:rsid w:val="00AF67DA"/>
    <w:rsid w:val="00B00405"/>
    <w:rsid w:val="00B0224A"/>
    <w:rsid w:val="00B02A13"/>
    <w:rsid w:val="00B03EE7"/>
    <w:rsid w:val="00B06D32"/>
    <w:rsid w:val="00B10A8C"/>
    <w:rsid w:val="00B13194"/>
    <w:rsid w:val="00B143D4"/>
    <w:rsid w:val="00B20440"/>
    <w:rsid w:val="00B23432"/>
    <w:rsid w:val="00B237FF"/>
    <w:rsid w:val="00B24B0A"/>
    <w:rsid w:val="00B30E46"/>
    <w:rsid w:val="00B34311"/>
    <w:rsid w:val="00B357B3"/>
    <w:rsid w:val="00B35D29"/>
    <w:rsid w:val="00B426C1"/>
    <w:rsid w:val="00B57106"/>
    <w:rsid w:val="00B57D76"/>
    <w:rsid w:val="00B60276"/>
    <w:rsid w:val="00B614AB"/>
    <w:rsid w:val="00B648DD"/>
    <w:rsid w:val="00B70425"/>
    <w:rsid w:val="00B74627"/>
    <w:rsid w:val="00B77B55"/>
    <w:rsid w:val="00B906CC"/>
    <w:rsid w:val="00B90868"/>
    <w:rsid w:val="00B91637"/>
    <w:rsid w:val="00B9163C"/>
    <w:rsid w:val="00B926DB"/>
    <w:rsid w:val="00B94356"/>
    <w:rsid w:val="00B96B79"/>
    <w:rsid w:val="00BA2898"/>
    <w:rsid w:val="00BA38D8"/>
    <w:rsid w:val="00BA4993"/>
    <w:rsid w:val="00BB02EE"/>
    <w:rsid w:val="00BB5AC6"/>
    <w:rsid w:val="00BC0BF8"/>
    <w:rsid w:val="00BC3231"/>
    <w:rsid w:val="00BC4DD0"/>
    <w:rsid w:val="00BC537A"/>
    <w:rsid w:val="00BC58E9"/>
    <w:rsid w:val="00BC6B4B"/>
    <w:rsid w:val="00BC7F88"/>
    <w:rsid w:val="00BD055D"/>
    <w:rsid w:val="00BD68C0"/>
    <w:rsid w:val="00BE5DF9"/>
    <w:rsid w:val="00BF1D56"/>
    <w:rsid w:val="00BF3B58"/>
    <w:rsid w:val="00C04361"/>
    <w:rsid w:val="00C07935"/>
    <w:rsid w:val="00C10DE9"/>
    <w:rsid w:val="00C14C4A"/>
    <w:rsid w:val="00C1559B"/>
    <w:rsid w:val="00C20842"/>
    <w:rsid w:val="00C20B02"/>
    <w:rsid w:val="00C26DD5"/>
    <w:rsid w:val="00C36920"/>
    <w:rsid w:val="00C44DF6"/>
    <w:rsid w:val="00C46BEB"/>
    <w:rsid w:val="00C57EC3"/>
    <w:rsid w:val="00C611A0"/>
    <w:rsid w:val="00C624D7"/>
    <w:rsid w:val="00C63270"/>
    <w:rsid w:val="00C63D59"/>
    <w:rsid w:val="00C717FE"/>
    <w:rsid w:val="00C72B8D"/>
    <w:rsid w:val="00C76FF1"/>
    <w:rsid w:val="00C77EE3"/>
    <w:rsid w:val="00C815E7"/>
    <w:rsid w:val="00C84C02"/>
    <w:rsid w:val="00C85EF0"/>
    <w:rsid w:val="00C867AD"/>
    <w:rsid w:val="00C87974"/>
    <w:rsid w:val="00C9214D"/>
    <w:rsid w:val="00C93448"/>
    <w:rsid w:val="00C97BF0"/>
    <w:rsid w:val="00CA4039"/>
    <w:rsid w:val="00CA7ABA"/>
    <w:rsid w:val="00CC2889"/>
    <w:rsid w:val="00CC5FE3"/>
    <w:rsid w:val="00CC674B"/>
    <w:rsid w:val="00CC6DDD"/>
    <w:rsid w:val="00CD0255"/>
    <w:rsid w:val="00CD03C0"/>
    <w:rsid w:val="00CD62A5"/>
    <w:rsid w:val="00CD71D0"/>
    <w:rsid w:val="00CD7524"/>
    <w:rsid w:val="00CE06DA"/>
    <w:rsid w:val="00CE15B7"/>
    <w:rsid w:val="00CE1CA8"/>
    <w:rsid w:val="00CF0913"/>
    <w:rsid w:val="00CF1127"/>
    <w:rsid w:val="00CF37A6"/>
    <w:rsid w:val="00CF3FB7"/>
    <w:rsid w:val="00CF47F9"/>
    <w:rsid w:val="00CF760C"/>
    <w:rsid w:val="00D05872"/>
    <w:rsid w:val="00D06244"/>
    <w:rsid w:val="00D06888"/>
    <w:rsid w:val="00D07AFC"/>
    <w:rsid w:val="00D1271D"/>
    <w:rsid w:val="00D241E7"/>
    <w:rsid w:val="00D25170"/>
    <w:rsid w:val="00D278DB"/>
    <w:rsid w:val="00D33CCF"/>
    <w:rsid w:val="00D4057E"/>
    <w:rsid w:val="00D46067"/>
    <w:rsid w:val="00D46A32"/>
    <w:rsid w:val="00D534FC"/>
    <w:rsid w:val="00D65CD4"/>
    <w:rsid w:val="00D6693E"/>
    <w:rsid w:val="00D73414"/>
    <w:rsid w:val="00D818DD"/>
    <w:rsid w:val="00D82B9A"/>
    <w:rsid w:val="00D90C41"/>
    <w:rsid w:val="00D9125E"/>
    <w:rsid w:val="00D92576"/>
    <w:rsid w:val="00D9311A"/>
    <w:rsid w:val="00DA13F3"/>
    <w:rsid w:val="00DA1655"/>
    <w:rsid w:val="00DA37F6"/>
    <w:rsid w:val="00DA39A7"/>
    <w:rsid w:val="00DB2717"/>
    <w:rsid w:val="00DB3755"/>
    <w:rsid w:val="00DB5020"/>
    <w:rsid w:val="00DB66D1"/>
    <w:rsid w:val="00DC1E4D"/>
    <w:rsid w:val="00DC4E24"/>
    <w:rsid w:val="00DC63EE"/>
    <w:rsid w:val="00DD074E"/>
    <w:rsid w:val="00DD11EF"/>
    <w:rsid w:val="00DD18B3"/>
    <w:rsid w:val="00DD21D4"/>
    <w:rsid w:val="00DD503F"/>
    <w:rsid w:val="00DD5AD6"/>
    <w:rsid w:val="00DE198F"/>
    <w:rsid w:val="00DE7179"/>
    <w:rsid w:val="00DE7D9B"/>
    <w:rsid w:val="00DF3578"/>
    <w:rsid w:val="00DF4105"/>
    <w:rsid w:val="00DF56D7"/>
    <w:rsid w:val="00E029F0"/>
    <w:rsid w:val="00E03205"/>
    <w:rsid w:val="00E15093"/>
    <w:rsid w:val="00E22166"/>
    <w:rsid w:val="00E23727"/>
    <w:rsid w:val="00E23DBD"/>
    <w:rsid w:val="00E30812"/>
    <w:rsid w:val="00E30CD7"/>
    <w:rsid w:val="00E31F77"/>
    <w:rsid w:val="00E3222F"/>
    <w:rsid w:val="00E334C8"/>
    <w:rsid w:val="00E35D6C"/>
    <w:rsid w:val="00E435EB"/>
    <w:rsid w:val="00E50C88"/>
    <w:rsid w:val="00E53331"/>
    <w:rsid w:val="00E54387"/>
    <w:rsid w:val="00E57991"/>
    <w:rsid w:val="00E64A51"/>
    <w:rsid w:val="00E70BD1"/>
    <w:rsid w:val="00E746BC"/>
    <w:rsid w:val="00E7659E"/>
    <w:rsid w:val="00E81BA2"/>
    <w:rsid w:val="00E83200"/>
    <w:rsid w:val="00E8412F"/>
    <w:rsid w:val="00E85EDD"/>
    <w:rsid w:val="00E912B0"/>
    <w:rsid w:val="00E932EE"/>
    <w:rsid w:val="00E93755"/>
    <w:rsid w:val="00E9784B"/>
    <w:rsid w:val="00EA122B"/>
    <w:rsid w:val="00EA1658"/>
    <w:rsid w:val="00EA295C"/>
    <w:rsid w:val="00EA2A48"/>
    <w:rsid w:val="00EA2AE7"/>
    <w:rsid w:val="00EA3422"/>
    <w:rsid w:val="00EA526C"/>
    <w:rsid w:val="00EA55ED"/>
    <w:rsid w:val="00EA5E56"/>
    <w:rsid w:val="00EA6750"/>
    <w:rsid w:val="00EA7C98"/>
    <w:rsid w:val="00EB01BD"/>
    <w:rsid w:val="00EB31CC"/>
    <w:rsid w:val="00EB40DB"/>
    <w:rsid w:val="00EB4447"/>
    <w:rsid w:val="00EC3A1A"/>
    <w:rsid w:val="00EC583E"/>
    <w:rsid w:val="00EC71EC"/>
    <w:rsid w:val="00ED30D2"/>
    <w:rsid w:val="00ED77D5"/>
    <w:rsid w:val="00ED784E"/>
    <w:rsid w:val="00EE0360"/>
    <w:rsid w:val="00EE112A"/>
    <w:rsid w:val="00EE3447"/>
    <w:rsid w:val="00EF3164"/>
    <w:rsid w:val="00EF3407"/>
    <w:rsid w:val="00F00412"/>
    <w:rsid w:val="00F0798F"/>
    <w:rsid w:val="00F1575F"/>
    <w:rsid w:val="00F177AB"/>
    <w:rsid w:val="00F21830"/>
    <w:rsid w:val="00F21CFA"/>
    <w:rsid w:val="00F2698F"/>
    <w:rsid w:val="00F331B0"/>
    <w:rsid w:val="00F334B8"/>
    <w:rsid w:val="00F334CF"/>
    <w:rsid w:val="00F406B9"/>
    <w:rsid w:val="00F500CA"/>
    <w:rsid w:val="00F52AD4"/>
    <w:rsid w:val="00F56C9A"/>
    <w:rsid w:val="00F578C6"/>
    <w:rsid w:val="00F61BF1"/>
    <w:rsid w:val="00F61E28"/>
    <w:rsid w:val="00F65405"/>
    <w:rsid w:val="00F6671F"/>
    <w:rsid w:val="00F76C68"/>
    <w:rsid w:val="00F802AA"/>
    <w:rsid w:val="00F81EB8"/>
    <w:rsid w:val="00F826D4"/>
    <w:rsid w:val="00F84551"/>
    <w:rsid w:val="00F92399"/>
    <w:rsid w:val="00F9595C"/>
    <w:rsid w:val="00FB2E43"/>
    <w:rsid w:val="00FB409A"/>
    <w:rsid w:val="00FC0BBA"/>
    <w:rsid w:val="00FC3A58"/>
    <w:rsid w:val="00FD2663"/>
    <w:rsid w:val="00FD71EA"/>
    <w:rsid w:val="00FE0109"/>
    <w:rsid w:val="00FE0D65"/>
    <w:rsid w:val="00FE3E3C"/>
    <w:rsid w:val="00FE63B7"/>
    <w:rsid w:val="00FF14F6"/>
    <w:rsid w:val="00FF7493"/>
    <w:rsid w:val="126357B9"/>
    <w:rsid w:val="18D30754"/>
    <w:rsid w:val="2C4507C2"/>
    <w:rsid w:val="31803E45"/>
    <w:rsid w:val="405D45A6"/>
    <w:rsid w:val="495A7582"/>
    <w:rsid w:val="53803173"/>
    <w:rsid w:val="54AD7884"/>
    <w:rsid w:val="5FA91901"/>
    <w:rsid w:val="6088270E"/>
    <w:rsid w:val="71395EF0"/>
    <w:rsid w:val="77D111BC"/>
    <w:rsid w:val="7F564F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06001CA-34BF-48A1-B80F-86042813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uiPriority="99"/>
    <w:lsdException w:name="FollowedHyperlink" w:qFormat="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120" w:after="120" w:line="578" w:lineRule="auto"/>
      <w:outlineLvl w:val="0"/>
    </w:pPr>
    <w:rPr>
      <w:b/>
      <w:bCs/>
      <w:kern w:val="44"/>
      <w:sz w:val="28"/>
      <w:szCs w:val="44"/>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qFormat/>
    <w:rPr>
      <w:rFonts w:ascii="宋体"/>
      <w:sz w:val="18"/>
      <w:szCs w:val="18"/>
    </w:rPr>
  </w:style>
  <w:style w:type="paragraph" w:styleId="a4">
    <w:name w:val="annotation text"/>
    <w:basedOn w:val="a"/>
    <w:link w:val="Char0"/>
    <w:qFormat/>
    <w:pPr>
      <w:jc w:val="left"/>
    </w:pPr>
  </w:style>
  <w:style w:type="paragraph" w:styleId="a5">
    <w:name w:val="Body Text Indent"/>
    <w:basedOn w:val="a"/>
    <w:pPr>
      <w:spacing w:after="120"/>
      <w:ind w:leftChars="200" w:left="420"/>
    </w:pPr>
    <w:rPr>
      <w:szCs w:val="20"/>
    </w:rPr>
  </w:style>
  <w:style w:type="paragraph" w:styleId="a6">
    <w:name w:val="Plain Text"/>
    <w:basedOn w:val="a"/>
    <w:qFormat/>
    <w:pPr>
      <w:adjustRightInd w:val="0"/>
      <w:spacing w:line="360" w:lineRule="atLeast"/>
      <w:textAlignment w:val="baseline"/>
    </w:pPr>
    <w:rPr>
      <w:rFonts w:ascii="宋体" w:hAnsi="Courier New"/>
      <w:szCs w:val="20"/>
    </w:rPr>
  </w:style>
  <w:style w:type="paragraph" w:styleId="20">
    <w:name w:val="Body Text Indent 2"/>
    <w:basedOn w:val="a"/>
    <w:pPr>
      <w:spacing w:after="120" w:line="360" w:lineRule="auto"/>
      <w:ind w:firstLineChars="200" w:firstLine="480"/>
    </w:pPr>
    <w:rPr>
      <w:rFonts w:ascii="宋体" w:hAnsi="宋体"/>
      <w:color w:val="FF0000"/>
      <w:sz w:val="24"/>
    </w:rPr>
  </w:style>
  <w:style w:type="paragraph" w:styleId="a7">
    <w:name w:val="Balloon Text"/>
    <w:basedOn w:val="a"/>
    <w:semiHidden/>
    <w:qFormat/>
    <w:rPr>
      <w:sz w:val="18"/>
      <w:szCs w:val="18"/>
    </w:rPr>
  </w:style>
  <w:style w:type="paragraph" w:styleId="a8">
    <w:name w:val="footer"/>
    <w:basedOn w:val="a"/>
    <w:link w:val="Char1"/>
    <w:uiPriority w:val="99"/>
    <w:qFormat/>
    <w:pPr>
      <w:tabs>
        <w:tab w:val="center" w:pos="4153"/>
        <w:tab w:val="right" w:pos="8306"/>
      </w:tabs>
      <w:snapToGrid w:val="0"/>
      <w:jc w:val="left"/>
    </w:pPr>
    <w:rPr>
      <w:sz w:val="18"/>
      <w:szCs w:val="18"/>
    </w:rPr>
  </w:style>
  <w:style w:type="paragraph" w:styleId="a9">
    <w:name w:val="header"/>
    <w:basedOn w:val="a"/>
    <w:link w:val="Char2"/>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pPr>
      <w:spacing w:before="360"/>
      <w:jc w:val="left"/>
    </w:pPr>
    <w:rPr>
      <w:rFonts w:ascii="Arial" w:hAnsi="Arial" w:cs="Arial"/>
      <w:b/>
      <w:bCs/>
      <w:caps/>
      <w:sz w:val="24"/>
    </w:rPr>
  </w:style>
  <w:style w:type="paragraph" w:styleId="21">
    <w:name w:val="toc 2"/>
    <w:basedOn w:val="a"/>
    <w:next w:val="a"/>
    <w:uiPriority w:val="39"/>
    <w:unhideWhenUsed/>
    <w:pPr>
      <w:ind w:leftChars="200" w:left="420"/>
    </w:pPr>
  </w:style>
  <w:style w:type="paragraph" w:styleId="aa">
    <w:name w:val="Title"/>
    <w:basedOn w:val="a"/>
    <w:next w:val="a"/>
    <w:link w:val="Char3"/>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semiHidden/>
    <w:qFormat/>
    <w:rPr>
      <w:b/>
      <w:bCs/>
    </w:rPr>
  </w:style>
  <w:style w:type="character" w:styleId="ac">
    <w:name w:val="page number"/>
    <w:basedOn w:val="a0"/>
    <w:qFormat/>
  </w:style>
  <w:style w:type="character" w:styleId="ad">
    <w:name w:val="FollowedHyperlink"/>
    <w:qFormat/>
    <w:rPr>
      <w:color w:val="800080"/>
      <w:u w:val="single"/>
    </w:rPr>
  </w:style>
  <w:style w:type="character" w:styleId="ae">
    <w:name w:val="Hyperlink"/>
    <w:uiPriority w:val="99"/>
    <w:rPr>
      <w:color w:val="0000FF"/>
      <w:u w:val="single"/>
    </w:rPr>
  </w:style>
  <w:style w:type="character" w:styleId="af">
    <w:name w:val="annotation reference"/>
    <w:rPr>
      <w:sz w:val="21"/>
      <w:szCs w:val="21"/>
    </w:rPr>
  </w:style>
  <w:style w:type="paragraph" w:customStyle="1" w:styleId="CharChar5">
    <w:name w:val="Char Char5"/>
    <w:basedOn w:val="a"/>
    <w:qFormat/>
    <w:rPr>
      <w:szCs w:val="20"/>
    </w:rPr>
  </w:style>
  <w:style w:type="paragraph" w:customStyle="1" w:styleId="CharCharCharChar1">
    <w:name w:val="Char Char Char Char1"/>
    <w:basedOn w:val="a"/>
    <w:qFormat/>
    <w:rPr>
      <w:szCs w:val="20"/>
    </w:rPr>
  </w:style>
  <w:style w:type="paragraph" w:customStyle="1" w:styleId="CharCharCharChar">
    <w:name w:val="Char Char Char Char"/>
    <w:basedOn w:val="a"/>
    <w:pPr>
      <w:tabs>
        <w:tab w:val="left" w:pos="360"/>
      </w:tabs>
    </w:pPr>
    <w:rPr>
      <w:sz w:val="24"/>
    </w:rPr>
  </w:style>
  <w:style w:type="paragraph" w:customStyle="1" w:styleId="11">
    <w:name w:val="修订1"/>
    <w:hidden/>
    <w:uiPriority w:val="99"/>
    <w:semiHidden/>
    <w:qFormat/>
    <w:rPr>
      <w:kern w:val="2"/>
      <w:sz w:val="21"/>
      <w:szCs w:val="24"/>
    </w:rPr>
  </w:style>
  <w:style w:type="character" w:customStyle="1" w:styleId="Char">
    <w:name w:val="文档结构图 Char"/>
    <w:link w:val="a3"/>
    <w:qFormat/>
    <w:rPr>
      <w:rFonts w:ascii="宋体"/>
      <w:kern w:val="2"/>
      <w:sz w:val="18"/>
      <w:szCs w:val="18"/>
    </w:rPr>
  </w:style>
  <w:style w:type="character" w:customStyle="1" w:styleId="Char0">
    <w:name w:val="批注文字 Char"/>
    <w:link w:val="a4"/>
    <w:rPr>
      <w:kern w:val="2"/>
      <w:sz w:val="21"/>
      <w:szCs w:val="24"/>
    </w:rPr>
  </w:style>
  <w:style w:type="paragraph" w:customStyle="1" w:styleId="22">
    <w:name w:val="修订2"/>
    <w:hidden/>
    <w:uiPriority w:val="99"/>
    <w:unhideWhenUsed/>
    <w:rPr>
      <w:kern w:val="2"/>
      <w:sz w:val="21"/>
      <w:szCs w:val="24"/>
    </w:rPr>
  </w:style>
  <w:style w:type="character" w:customStyle="1" w:styleId="Char1">
    <w:name w:val="页脚 Char"/>
    <w:link w:val="a8"/>
    <w:uiPriority w:val="99"/>
    <w:rPr>
      <w:kern w:val="2"/>
      <w:sz w:val="18"/>
      <w:szCs w:val="18"/>
    </w:rPr>
  </w:style>
  <w:style w:type="character" w:customStyle="1" w:styleId="Char2">
    <w:name w:val="页眉 Char"/>
    <w:link w:val="a9"/>
    <w:uiPriority w:val="99"/>
    <w:rPr>
      <w:kern w:val="2"/>
      <w:sz w:val="18"/>
      <w:szCs w:val="18"/>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2Char">
    <w:name w:val="标题 2 Char"/>
    <w:basedOn w:val="a0"/>
    <w:link w:val="2"/>
    <w:rPr>
      <w:rFonts w:ascii="Arial" w:eastAsia="黑体" w:hAnsi="Arial"/>
      <w:b/>
      <w:bCs/>
      <w:kern w:val="2"/>
      <w:sz w:val="32"/>
      <w:szCs w:val="32"/>
    </w:rPr>
  </w:style>
  <w:style w:type="character" w:customStyle="1" w:styleId="Char3">
    <w:name w:val="标题 Char"/>
    <w:basedOn w:val="a0"/>
    <w:link w:val="aa"/>
    <w:rPr>
      <w:rFonts w:asciiTheme="majorHAnsi"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999F49-C5FE-460B-8436-188E57ECD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42</Pages>
  <Words>3757</Words>
  <Characters>21420</Characters>
  <Application>Microsoft Office Word</Application>
  <DocSecurity>0</DocSecurity>
  <Lines>178</Lines>
  <Paragraphs>50</Paragraphs>
  <ScaleCrop>false</ScaleCrop>
  <Company>易方达基金管理有限公司</Company>
  <LinksUpToDate>false</LinksUpToDate>
  <CharactersWithSpaces>25127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XX基金管理有限公司</dc:title>
  <dc:creator>习倩</dc:creator>
  <cp:lastModifiedBy>郑雅雯</cp:lastModifiedBy>
  <cp:revision>7</cp:revision>
  <cp:lastPrinted>2019-12-23T10:21:00Z</cp:lastPrinted>
  <dcterms:created xsi:type="dcterms:W3CDTF">2021-04-23T05:32:00Z</dcterms:created>
  <dcterms:modified xsi:type="dcterms:W3CDTF">2024-04-11T05:43:00Z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