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5D7C9F" w:rsidRDefault="005D7C9F">
      <w:pPr>
        <w:tabs>
          <w:tab w:val="left" w:pos="6660"/>
        </w:tabs>
        <w:spacing w:line="360" w:lineRule="auto"/>
        <w:jc w:val="center"/>
        <w:rPr>
          <w:rFonts w:ascii="宋体" w:hAnsi="宋体" w:cs="宋体"/>
          <w:bCs/>
          <w:sz w:val="44"/>
        </w:rPr>
      </w:pPr>
    </w:p>
    <w:p w:rsidR="005D7C9F" w:rsidRDefault="005D7C9F">
      <w:pPr>
        <w:jc w:val="left"/>
        <w:rPr>
          <w:rFonts w:ascii="宋体" w:hAnsi="宋体" w:cs="宋体"/>
          <w:b/>
          <w:sz w:val="52"/>
        </w:rPr>
      </w:pPr>
    </w:p>
    <w:p w:rsidR="005D7C9F" w:rsidRDefault="005D7C9F">
      <w:pPr>
        <w:jc w:val="center"/>
        <w:rPr>
          <w:rFonts w:ascii="宋体" w:hAnsi="宋体" w:cs="宋体"/>
          <w:b/>
          <w:sz w:val="52"/>
        </w:rPr>
      </w:pPr>
    </w:p>
    <w:p w:rsidR="005D7C9F" w:rsidRDefault="002A71D1">
      <w:pPr>
        <w:jc w:val="center"/>
        <w:rPr>
          <w:rFonts w:ascii="宋体" w:hAnsi="宋体" w:cs="宋体"/>
          <w:b/>
          <w:sz w:val="52"/>
        </w:rPr>
      </w:pPr>
      <w:proofErr w:type="gramStart"/>
      <w:r>
        <w:rPr>
          <w:rFonts w:ascii="宋体" w:hAnsi="宋体" w:cs="宋体" w:hint="eastAsia"/>
          <w:b/>
          <w:sz w:val="52"/>
        </w:rPr>
        <w:t>创金合</w:t>
      </w:r>
      <w:proofErr w:type="gramEnd"/>
      <w:r>
        <w:rPr>
          <w:rFonts w:ascii="宋体" w:hAnsi="宋体" w:cs="宋体" w:hint="eastAsia"/>
          <w:b/>
          <w:sz w:val="52"/>
        </w:rPr>
        <w:t>信基金管理有限公司</w:t>
      </w:r>
    </w:p>
    <w:p w:rsidR="005D7C9F" w:rsidRDefault="005D7C9F">
      <w:pPr>
        <w:rPr>
          <w:rFonts w:ascii="宋体" w:hAnsi="宋体" w:cs="宋体"/>
          <w:b/>
        </w:rPr>
      </w:pPr>
    </w:p>
    <w:p w:rsidR="005D7C9F" w:rsidRDefault="005D7C9F">
      <w:pPr>
        <w:jc w:val="center"/>
        <w:rPr>
          <w:rFonts w:ascii="宋体" w:hAnsi="宋体" w:cs="宋体"/>
          <w:b/>
          <w:sz w:val="52"/>
        </w:rPr>
      </w:pPr>
    </w:p>
    <w:p w:rsidR="005D7C9F" w:rsidRDefault="002A71D1">
      <w:pPr>
        <w:jc w:val="center"/>
        <w:rPr>
          <w:rFonts w:ascii="宋体" w:hAnsi="宋体" w:cs="宋体"/>
          <w:b/>
          <w:sz w:val="48"/>
        </w:rPr>
      </w:pPr>
      <w:proofErr w:type="gramStart"/>
      <w:r>
        <w:rPr>
          <w:rFonts w:ascii="宋体" w:hAnsi="宋体" w:cs="宋体" w:hint="eastAsia"/>
          <w:b/>
          <w:sz w:val="48"/>
        </w:rPr>
        <w:t>创金合信恒</w:t>
      </w:r>
      <w:proofErr w:type="gramEnd"/>
      <w:r>
        <w:rPr>
          <w:rFonts w:ascii="宋体" w:hAnsi="宋体" w:cs="宋体" w:hint="eastAsia"/>
          <w:b/>
          <w:sz w:val="48"/>
        </w:rPr>
        <w:t>利超短债债券型证券投资</w:t>
      </w:r>
      <w:proofErr w:type="gramStart"/>
      <w:r>
        <w:rPr>
          <w:rFonts w:ascii="宋体" w:hAnsi="宋体" w:cs="宋体" w:hint="eastAsia"/>
          <w:b/>
          <w:sz w:val="48"/>
        </w:rPr>
        <w:t>基金</w:t>
      </w:r>
      <w:bookmarkStart w:id="0" w:name="_Toc123701382"/>
      <w:bookmarkStart w:id="1" w:name="_Toc139991725"/>
      <w:bookmarkStart w:id="2" w:name="_Toc123112223"/>
      <w:bookmarkStart w:id="3" w:name="_Toc123112262"/>
      <w:bookmarkStart w:id="4" w:name="_Toc139992300"/>
      <w:r>
        <w:rPr>
          <w:rFonts w:ascii="宋体" w:hAnsi="宋体" w:cs="宋体" w:hint="eastAsia"/>
          <w:b/>
          <w:sz w:val="48"/>
        </w:rPr>
        <w:t>基金</w:t>
      </w:r>
      <w:proofErr w:type="gramEnd"/>
      <w:r>
        <w:rPr>
          <w:rFonts w:ascii="宋体" w:hAnsi="宋体" w:cs="宋体" w:hint="eastAsia"/>
          <w:b/>
          <w:sz w:val="48"/>
        </w:rPr>
        <w:t>合同</w:t>
      </w:r>
      <w:bookmarkEnd w:id="0"/>
      <w:bookmarkEnd w:id="1"/>
      <w:bookmarkEnd w:id="2"/>
      <w:bookmarkEnd w:id="3"/>
      <w:bookmarkEnd w:id="4"/>
    </w:p>
    <w:p w:rsidR="005D7C9F" w:rsidRDefault="008835F6">
      <w:pPr>
        <w:jc w:val="center"/>
        <w:rPr>
          <w:rFonts w:ascii="宋体" w:hAnsi="宋体" w:cs="宋体"/>
          <w:b/>
          <w:sz w:val="52"/>
        </w:rPr>
      </w:pPr>
      <w:ins w:id="5" w:author="郑雅雯" w:date="2024-04-08T15:47:00Z">
        <w:r w:rsidRPr="008835F6">
          <w:rPr>
            <w:rFonts w:ascii="宋体" w:hAnsi="宋体" w:cs="宋体" w:hint="eastAsia"/>
            <w:b/>
            <w:sz w:val="52"/>
          </w:rPr>
          <w:t>（2024年4月修订）</w:t>
        </w:r>
      </w:ins>
    </w:p>
    <w:p w:rsidR="005D7C9F" w:rsidRDefault="005D7C9F">
      <w:pPr>
        <w:jc w:val="center"/>
        <w:rPr>
          <w:rFonts w:ascii="宋体" w:hAnsi="宋体" w:cs="宋体"/>
          <w:b/>
          <w:sz w:val="52"/>
        </w:rPr>
      </w:pPr>
    </w:p>
    <w:p w:rsidR="005D7C9F" w:rsidRDefault="005D7C9F">
      <w:pPr>
        <w:jc w:val="center"/>
        <w:rPr>
          <w:rFonts w:ascii="宋体" w:hAnsi="宋体" w:cs="宋体"/>
          <w:b/>
          <w:sz w:val="52"/>
        </w:rPr>
      </w:pPr>
    </w:p>
    <w:p w:rsidR="005D7C9F" w:rsidRDefault="005D7C9F">
      <w:pPr>
        <w:jc w:val="center"/>
        <w:rPr>
          <w:rFonts w:ascii="宋体" w:hAnsi="宋体" w:cs="宋体"/>
          <w:b/>
          <w:sz w:val="52"/>
        </w:rPr>
      </w:pPr>
    </w:p>
    <w:p w:rsidR="005D7C9F" w:rsidRDefault="005D7C9F">
      <w:pPr>
        <w:rPr>
          <w:rFonts w:ascii="宋体" w:hAnsi="宋体" w:cs="宋体"/>
          <w:b/>
        </w:rPr>
      </w:pPr>
    </w:p>
    <w:p w:rsidR="005D7C9F" w:rsidRDefault="002A71D1">
      <w:pPr>
        <w:jc w:val="center"/>
        <w:rPr>
          <w:rFonts w:ascii="宋体" w:hAnsi="宋体" w:cs="宋体"/>
          <w:b/>
          <w:sz w:val="36"/>
        </w:rPr>
      </w:pPr>
      <w:bookmarkStart w:id="6" w:name="_Toc139991726"/>
      <w:bookmarkStart w:id="7" w:name="_Toc123112263"/>
      <w:bookmarkStart w:id="8" w:name="_Toc123112224"/>
      <w:bookmarkStart w:id="9" w:name="_Toc139992301"/>
      <w:bookmarkStart w:id="10" w:name="_Toc123701383"/>
      <w:r>
        <w:rPr>
          <w:rFonts w:ascii="宋体" w:hAnsi="宋体" w:cs="宋体" w:hint="eastAsia"/>
          <w:b/>
          <w:sz w:val="36"/>
        </w:rPr>
        <w:t>基金管理人：</w:t>
      </w:r>
      <w:bookmarkEnd w:id="6"/>
      <w:bookmarkEnd w:id="7"/>
      <w:bookmarkEnd w:id="8"/>
      <w:bookmarkEnd w:id="9"/>
      <w:bookmarkEnd w:id="10"/>
      <w:proofErr w:type="gramStart"/>
      <w:r>
        <w:rPr>
          <w:rFonts w:ascii="宋体" w:hAnsi="宋体" w:cs="宋体" w:hint="eastAsia"/>
          <w:b/>
          <w:sz w:val="36"/>
        </w:rPr>
        <w:t>创金合</w:t>
      </w:r>
      <w:proofErr w:type="gramEnd"/>
      <w:r>
        <w:rPr>
          <w:rFonts w:ascii="宋体" w:hAnsi="宋体" w:cs="宋体" w:hint="eastAsia"/>
          <w:b/>
          <w:sz w:val="36"/>
        </w:rPr>
        <w:t xml:space="preserve">信基金管理有限公司   </w:t>
      </w:r>
    </w:p>
    <w:p w:rsidR="005D7C9F" w:rsidRDefault="002A71D1">
      <w:pPr>
        <w:jc w:val="center"/>
        <w:rPr>
          <w:rFonts w:ascii="宋体" w:hAnsi="宋体" w:cs="宋体"/>
          <w:b/>
          <w:sz w:val="36"/>
        </w:rPr>
      </w:pPr>
      <w:bookmarkStart w:id="11" w:name="_Toc123112264"/>
      <w:bookmarkStart w:id="12" w:name="_Toc123701384"/>
      <w:bookmarkStart w:id="13" w:name="_Toc139992302"/>
      <w:bookmarkStart w:id="14" w:name="_Toc139991727"/>
      <w:bookmarkStart w:id="15" w:name="_Toc123112225"/>
      <w:r>
        <w:rPr>
          <w:rFonts w:ascii="宋体" w:hAnsi="宋体" w:cs="宋体" w:hint="eastAsia"/>
          <w:b/>
          <w:sz w:val="36"/>
        </w:rPr>
        <w:t xml:space="preserve">基金托管人：中国工商银行股份有限公司          </w:t>
      </w:r>
      <w:bookmarkEnd w:id="11"/>
      <w:bookmarkEnd w:id="12"/>
      <w:bookmarkEnd w:id="13"/>
      <w:bookmarkEnd w:id="14"/>
      <w:bookmarkEnd w:id="15"/>
      <w:r>
        <w:rPr>
          <w:rFonts w:ascii="宋体" w:hAnsi="宋体" w:cs="宋体" w:hint="eastAsia"/>
          <w:b/>
          <w:sz w:val="36"/>
        </w:rPr>
        <w:t xml:space="preserve"> </w:t>
      </w:r>
    </w:p>
    <w:p w:rsidR="005D7C9F" w:rsidRDefault="005D7C9F">
      <w:pPr>
        <w:jc w:val="center"/>
        <w:rPr>
          <w:rFonts w:ascii="宋体" w:hAnsi="宋体" w:cs="宋体"/>
          <w:bCs/>
          <w:sz w:val="32"/>
        </w:rPr>
      </w:pPr>
    </w:p>
    <w:p w:rsidR="005D7C9F" w:rsidRDefault="005D7C9F">
      <w:pPr>
        <w:jc w:val="center"/>
        <w:rPr>
          <w:rFonts w:ascii="宋体" w:hAnsi="宋体" w:cs="宋体"/>
          <w:bCs/>
          <w:sz w:val="28"/>
        </w:rPr>
      </w:pPr>
      <w:bookmarkStart w:id="16" w:name="_Toc123112266"/>
      <w:bookmarkStart w:id="17" w:name="_Toc123701386"/>
      <w:bookmarkStart w:id="18" w:name="_Toc123112227"/>
      <w:bookmarkStart w:id="19" w:name="_Toc139991729"/>
    </w:p>
    <w:p w:rsidR="005D7C9F" w:rsidRDefault="00195B40">
      <w:pPr>
        <w:jc w:val="center"/>
        <w:rPr>
          <w:rFonts w:ascii="宋体" w:hAnsi="宋体" w:cs="宋体"/>
          <w:bCs/>
          <w:sz w:val="28"/>
        </w:rPr>
        <w:sectPr w:rsidR="005D7C9F">
          <w:headerReference w:type="default" r:id="rId9"/>
          <w:footerReference w:type="default" r:id="rId10"/>
          <w:headerReference w:type="first" r:id="rId11"/>
          <w:footerReference w:type="first" r:id="rId12"/>
          <w:pgSz w:w="11906" w:h="16838"/>
          <w:pgMar w:top="1440" w:right="1800" w:bottom="1440" w:left="1800" w:header="851" w:footer="992" w:gutter="0"/>
          <w:pgNumType w:start="1"/>
          <w:cols w:space="720"/>
          <w:titlePg/>
          <w:docGrid w:type="lines" w:linePitch="312"/>
        </w:sectPr>
      </w:pPr>
      <w:r>
        <w:rPr>
          <w:rFonts w:ascii="宋体" w:hAnsi="宋体" w:cs="宋体" w:hint="eastAsia"/>
          <w:b/>
          <w:bCs/>
          <w:sz w:val="30"/>
        </w:rPr>
        <w:t>二零二</w:t>
      </w:r>
      <w:del w:id="20" w:author="郑雅雯" w:date="2024-04-08T15:47:00Z">
        <w:r w:rsidDel="008835F6">
          <w:rPr>
            <w:rFonts w:ascii="宋体" w:hAnsi="宋体" w:cs="宋体" w:hint="eastAsia"/>
            <w:b/>
            <w:bCs/>
            <w:sz w:val="30"/>
          </w:rPr>
          <w:delText>一</w:delText>
        </w:r>
      </w:del>
      <w:ins w:id="21" w:author="郑雅雯" w:date="2024-04-08T15:47:00Z">
        <w:r w:rsidR="008835F6">
          <w:rPr>
            <w:rFonts w:ascii="宋体" w:hAnsi="宋体" w:cs="宋体" w:hint="eastAsia"/>
            <w:b/>
            <w:bCs/>
            <w:sz w:val="30"/>
          </w:rPr>
          <w:t>四</w:t>
        </w:r>
      </w:ins>
      <w:r>
        <w:rPr>
          <w:rFonts w:ascii="宋体" w:hAnsi="宋体" w:cs="宋体" w:hint="eastAsia"/>
          <w:b/>
          <w:bCs/>
          <w:sz w:val="30"/>
        </w:rPr>
        <w:t>年</w:t>
      </w:r>
      <w:r w:rsidR="00940ECE">
        <w:rPr>
          <w:rFonts w:ascii="宋体" w:hAnsi="宋体" w:cs="宋体" w:hint="eastAsia"/>
          <w:b/>
          <w:bCs/>
          <w:sz w:val="30"/>
        </w:rPr>
        <w:t>四</w:t>
      </w:r>
      <w:r>
        <w:rPr>
          <w:rFonts w:ascii="宋体" w:hAnsi="宋体" w:cs="宋体" w:hint="eastAsia"/>
          <w:b/>
          <w:bCs/>
          <w:sz w:val="30"/>
        </w:rPr>
        <w:t>月</w:t>
      </w:r>
    </w:p>
    <w:p w:rsidR="005D7C9F" w:rsidRDefault="002A71D1">
      <w:pPr>
        <w:jc w:val="center"/>
        <w:rPr>
          <w:rFonts w:ascii="宋体" w:hAnsi="宋体" w:cs="宋体"/>
          <w:bCs/>
          <w:sz w:val="28"/>
        </w:rPr>
      </w:pPr>
      <w:r>
        <w:rPr>
          <w:rFonts w:ascii="宋体" w:hAnsi="宋体" w:cs="宋体" w:hint="eastAsia"/>
          <w:bCs/>
          <w:sz w:val="28"/>
        </w:rPr>
        <w:lastRenderedPageBreak/>
        <w:t>目    录</w:t>
      </w:r>
      <w:bookmarkEnd w:id="16"/>
      <w:bookmarkEnd w:id="17"/>
      <w:bookmarkEnd w:id="18"/>
      <w:bookmarkEnd w:id="19"/>
    </w:p>
    <w:p w:rsidR="00E412A8" w:rsidRPr="00E412A8" w:rsidRDefault="002A71D1">
      <w:pPr>
        <w:pStyle w:val="10"/>
        <w:rPr>
          <w:rFonts w:asciiTheme="minorEastAsia" w:eastAsiaTheme="minorEastAsia" w:hAnsiTheme="minorEastAsia" w:cstheme="minorBidi"/>
          <w:noProof/>
          <w:sz w:val="24"/>
          <w:szCs w:val="24"/>
        </w:rPr>
      </w:pPr>
      <w:r w:rsidRPr="00E412A8">
        <w:rPr>
          <w:rFonts w:asciiTheme="minorEastAsia" w:eastAsiaTheme="minorEastAsia" w:hAnsiTheme="minorEastAsia" w:cs="宋体" w:hint="eastAsia"/>
          <w:bCs/>
          <w:sz w:val="24"/>
          <w:szCs w:val="24"/>
        </w:rPr>
        <w:fldChar w:fldCharType="begin"/>
      </w:r>
      <w:r w:rsidRPr="00E412A8">
        <w:rPr>
          <w:rFonts w:asciiTheme="minorEastAsia" w:eastAsiaTheme="minorEastAsia" w:hAnsiTheme="minorEastAsia" w:cs="宋体" w:hint="eastAsia"/>
          <w:bCs/>
          <w:sz w:val="24"/>
          <w:szCs w:val="24"/>
        </w:rPr>
        <w:instrText xml:space="preserve"> TOC \o "1-1" \h \z \u </w:instrText>
      </w:r>
      <w:r w:rsidRPr="00E412A8">
        <w:rPr>
          <w:rFonts w:asciiTheme="minorEastAsia" w:eastAsiaTheme="minorEastAsia" w:hAnsiTheme="minorEastAsia" w:cs="宋体" w:hint="eastAsia"/>
          <w:bCs/>
          <w:sz w:val="24"/>
          <w:szCs w:val="24"/>
        </w:rPr>
        <w:fldChar w:fldCharType="separate"/>
      </w:r>
      <w:hyperlink w:anchor="_Toc70077071" w:history="1">
        <w:r w:rsidR="00E412A8" w:rsidRPr="00E412A8">
          <w:rPr>
            <w:rStyle w:val="af0"/>
            <w:rFonts w:asciiTheme="minorEastAsia" w:eastAsiaTheme="minorEastAsia" w:hAnsiTheme="minorEastAsia" w:cs="宋体" w:hint="eastAsia"/>
            <w:noProof/>
            <w:sz w:val="24"/>
            <w:szCs w:val="24"/>
          </w:rPr>
          <w:t>第一部分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前言</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_Toc70077071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1</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2" w:history="1">
        <w:r w:rsidR="00E412A8" w:rsidRPr="00E412A8">
          <w:rPr>
            <w:rStyle w:val="af0"/>
            <w:rFonts w:asciiTheme="minorEastAsia" w:eastAsiaTheme="minorEastAsia" w:hAnsiTheme="minorEastAsia" w:cs="宋体" w:hint="eastAsia"/>
            <w:noProof/>
            <w:sz w:val="24"/>
            <w:szCs w:val="24"/>
          </w:rPr>
          <w:t>第二部分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释义</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_Toc70077072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3</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3" w:history="1">
        <w:r w:rsidR="00E412A8" w:rsidRPr="00E412A8">
          <w:rPr>
            <w:rStyle w:val="af0"/>
            <w:rFonts w:asciiTheme="minorEastAsia" w:eastAsiaTheme="minorEastAsia" w:hAnsiTheme="minorEastAsia" w:cs="宋体" w:hint="eastAsia"/>
            <w:noProof/>
            <w:sz w:val="24"/>
            <w:szCs w:val="24"/>
          </w:rPr>
          <w:t>第三部分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基金的基本情况</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_Toc70077073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8</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4" w:history="1">
        <w:r w:rsidR="00E412A8" w:rsidRPr="00E412A8">
          <w:rPr>
            <w:rStyle w:val="af0"/>
            <w:rFonts w:asciiTheme="minorEastAsia" w:eastAsiaTheme="minorEastAsia" w:hAnsiTheme="minorEastAsia" w:cs="宋体" w:hint="eastAsia"/>
            <w:noProof/>
            <w:sz w:val="24"/>
            <w:szCs w:val="24"/>
          </w:rPr>
          <w:t>第四部分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基金份额的发售</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_Toc70077074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10</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5" w:history="1">
        <w:r w:rsidR="00E412A8" w:rsidRPr="00E412A8">
          <w:rPr>
            <w:rStyle w:val="af0"/>
            <w:rFonts w:asciiTheme="minorEastAsia" w:eastAsiaTheme="minorEastAsia" w:hAnsiTheme="minorEastAsia" w:cs="宋体" w:hint="eastAsia"/>
            <w:noProof/>
            <w:sz w:val="24"/>
            <w:szCs w:val="24"/>
          </w:rPr>
          <w:t>第五部分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基金备案</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_Toc70077075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12</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6" w:history="1">
        <w:r w:rsidR="00E412A8" w:rsidRPr="00E412A8">
          <w:rPr>
            <w:rStyle w:val="af0"/>
            <w:rFonts w:asciiTheme="minorEastAsia" w:eastAsiaTheme="minorEastAsia" w:hAnsiTheme="minorEastAsia" w:cs="宋体" w:hint="eastAsia"/>
            <w:noProof/>
            <w:sz w:val="24"/>
            <w:szCs w:val="24"/>
          </w:rPr>
          <w:t>第六部分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基金份额的申购与赎回</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_Toc70077076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13</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7" w:history="1">
        <w:r w:rsidR="00E412A8" w:rsidRPr="00E412A8">
          <w:rPr>
            <w:rStyle w:val="af0"/>
            <w:rFonts w:asciiTheme="minorEastAsia" w:eastAsiaTheme="minorEastAsia" w:hAnsiTheme="minorEastAsia" w:cs="宋体" w:hint="eastAsia"/>
            <w:noProof/>
            <w:sz w:val="24"/>
            <w:szCs w:val="24"/>
          </w:rPr>
          <w:t>第七部分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基金合同当事人及权利义务</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_Toc70077077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23</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8" w:history="1">
        <w:r w:rsidR="00E412A8" w:rsidRPr="00E412A8">
          <w:rPr>
            <w:rStyle w:val="af0"/>
            <w:rFonts w:asciiTheme="minorEastAsia" w:eastAsiaTheme="minorEastAsia" w:hAnsiTheme="minorEastAsia" w:cs="宋体" w:hint="eastAsia"/>
            <w:noProof/>
            <w:sz w:val="24"/>
            <w:szCs w:val="24"/>
          </w:rPr>
          <w:t>第八部分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基金份额持有人大会</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_Toc70077078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30</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79" w:history="1">
        <w:r w:rsidR="00E412A8" w:rsidRPr="00E412A8">
          <w:rPr>
            <w:rStyle w:val="af0"/>
            <w:rFonts w:asciiTheme="minorEastAsia" w:eastAsiaTheme="minorEastAsia" w:hAnsiTheme="minorEastAsia" w:cs="宋体" w:hint="eastAsia"/>
            <w:noProof/>
            <w:sz w:val="24"/>
            <w:szCs w:val="24"/>
          </w:rPr>
          <w:t>第九部分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基金管理人、基金托管人的更换条件和程序</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_Toc70077079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39</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0" w:history="1">
        <w:r w:rsidR="00E412A8" w:rsidRPr="00E412A8">
          <w:rPr>
            <w:rStyle w:val="af0"/>
            <w:rFonts w:asciiTheme="minorEastAsia" w:eastAsiaTheme="minorEastAsia" w:hAnsiTheme="minorEastAsia" w:cs="宋体" w:hint="eastAsia"/>
            <w:noProof/>
            <w:sz w:val="24"/>
            <w:szCs w:val="24"/>
          </w:rPr>
          <w:t>第十部分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基金的托管</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_Toc70077080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42</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1" w:history="1">
        <w:r w:rsidR="00E412A8" w:rsidRPr="00E412A8">
          <w:rPr>
            <w:rStyle w:val="af0"/>
            <w:rFonts w:asciiTheme="minorEastAsia" w:eastAsiaTheme="minorEastAsia" w:hAnsiTheme="minorEastAsia" w:cs="宋体" w:hint="eastAsia"/>
            <w:noProof/>
            <w:sz w:val="24"/>
            <w:szCs w:val="24"/>
          </w:rPr>
          <w:t>第十一部分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基金份额的登记</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_Toc70077081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43</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2" w:history="1">
        <w:r w:rsidR="00E412A8" w:rsidRPr="00E412A8">
          <w:rPr>
            <w:rStyle w:val="af0"/>
            <w:rFonts w:asciiTheme="minorEastAsia" w:eastAsiaTheme="minorEastAsia" w:hAnsiTheme="minorEastAsia" w:cs="宋体" w:hint="eastAsia"/>
            <w:noProof/>
            <w:sz w:val="24"/>
            <w:szCs w:val="24"/>
          </w:rPr>
          <w:t>第十二部分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基金的投资</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_Toc70077082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45</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3" w:history="1">
        <w:r w:rsidR="00E412A8" w:rsidRPr="00E412A8">
          <w:rPr>
            <w:rStyle w:val="af0"/>
            <w:rFonts w:asciiTheme="minorEastAsia" w:eastAsiaTheme="minorEastAsia" w:hAnsiTheme="minorEastAsia" w:cs="宋体" w:hint="eastAsia"/>
            <w:noProof/>
            <w:sz w:val="24"/>
            <w:szCs w:val="24"/>
          </w:rPr>
          <w:t>第十三部分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基金的财产</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_Toc70077083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51</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4" w:history="1">
        <w:r w:rsidR="00E412A8" w:rsidRPr="00E412A8">
          <w:rPr>
            <w:rStyle w:val="af0"/>
            <w:rFonts w:asciiTheme="minorEastAsia" w:eastAsiaTheme="minorEastAsia" w:hAnsiTheme="minorEastAsia" w:cs="宋体" w:hint="eastAsia"/>
            <w:noProof/>
            <w:sz w:val="24"/>
            <w:szCs w:val="24"/>
          </w:rPr>
          <w:t>第十四部分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基金资产估值</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_Toc70077084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52</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5" w:history="1">
        <w:r w:rsidR="00E412A8" w:rsidRPr="00E412A8">
          <w:rPr>
            <w:rStyle w:val="af0"/>
            <w:rFonts w:asciiTheme="minorEastAsia" w:eastAsiaTheme="minorEastAsia" w:hAnsiTheme="minorEastAsia" w:cs="宋体" w:hint="eastAsia"/>
            <w:noProof/>
            <w:sz w:val="24"/>
            <w:szCs w:val="24"/>
          </w:rPr>
          <w:t>第十五部分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基金费用与税收</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_Toc70077085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58</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6" w:history="1">
        <w:r w:rsidR="00E412A8" w:rsidRPr="00E412A8">
          <w:rPr>
            <w:rStyle w:val="af0"/>
            <w:rFonts w:asciiTheme="minorEastAsia" w:eastAsiaTheme="minorEastAsia" w:hAnsiTheme="minorEastAsia" w:cs="宋体" w:hint="eastAsia"/>
            <w:noProof/>
            <w:sz w:val="24"/>
            <w:szCs w:val="24"/>
          </w:rPr>
          <w:t>第十六部分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基金的收益与分配</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_Toc70077086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61</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7" w:history="1">
        <w:r w:rsidR="00E412A8" w:rsidRPr="00E412A8">
          <w:rPr>
            <w:rStyle w:val="af0"/>
            <w:rFonts w:asciiTheme="minorEastAsia" w:eastAsiaTheme="minorEastAsia" w:hAnsiTheme="minorEastAsia" w:cs="宋体" w:hint="eastAsia"/>
            <w:noProof/>
            <w:sz w:val="24"/>
            <w:szCs w:val="24"/>
          </w:rPr>
          <w:t>第十七部分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基金的会计与审计</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_Toc70077087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63</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8" w:history="1">
        <w:r w:rsidR="00E412A8" w:rsidRPr="00E412A8">
          <w:rPr>
            <w:rStyle w:val="af0"/>
            <w:rFonts w:asciiTheme="minorEastAsia" w:eastAsiaTheme="minorEastAsia" w:hAnsiTheme="minorEastAsia" w:cs="宋体" w:hint="eastAsia"/>
            <w:noProof/>
            <w:sz w:val="24"/>
            <w:szCs w:val="24"/>
          </w:rPr>
          <w:t>第十八部分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基金的信息披露</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_Toc70077088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64</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89" w:history="1">
        <w:r w:rsidR="00E412A8" w:rsidRPr="00E412A8">
          <w:rPr>
            <w:rStyle w:val="af0"/>
            <w:rFonts w:asciiTheme="minorEastAsia" w:eastAsiaTheme="minorEastAsia" w:hAnsiTheme="minorEastAsia" w:cs="宋体" w:hint="eastAsia"/>
            <w:noProof/>
            <w:sz w:val="24"/>
            <w:szCs w:val="24"/>
          </w:rPr>
          <w:t>第十九部分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基金合同的变更、终止与基金财产的清算</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_Toc70077089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71</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90" w:history="1">
        <w:r w:rsidR="00E412A8" w:rsidRPr="00E412A8">
          <w:rPr>
            <w:rStyle w:val="af0"/>
            <w:rFonts w:asciiTheme="minorEastAsia" w:eastAsiaTheme="minorEastAsia" w:hAnsiTheme="minorEastAsia" w:cs="宋体" w:hint="eastAsia"/>
            <w:noProof/>
            <w:sz w:val="24"/>
            <w:szCs w:val="24"/>
          </w:rPr>
          <w:t>第二十部分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违约责任</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_Toc70077090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73</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91" w:history="1">
        <w:r w:rsidR="00E412A8" w:rsidRPr="00E412A8">
          <w:rPr>
            <w:rStyle w:val="af0"/>
            <w:rFonts w:asciiTheme="minorEastAsia" w:eastAsiaTheme="minorEastAsia" w:hAnsiTheme="minorEastAsia" w:cs="宋体" w:hint="eastAsia"/>
            <w:noProof/>
            <w:sz w:val="24"/>
            <w:szCs w:val="24"/>
          </w:rPr>
          <w:t>第二十一部分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争议的处理和适用的法律</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_Toc70077091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74</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92" w:history="1">
        <w:r w:rsidR="00E412A8" w:rsidRPr="00E412A8">
          <w:rPr>
            <w:rStyle w:val="af0"/>
            <w:rFonts w:asciiTheme="minorEastAsia" w:eastAsiaTheme="minorEastAsia" w:hAnsiTheme="minorEastAsia" w:cs="宋体" w:hint="eastAsia"/>
            <w:noProof/>
            <w:sz w:val="24"/>
            <w:szCs w:val="24"/>
          </w:rPr>
          <w:t>第二十二部分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基金合同的效力</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_Toc70077092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75</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93" w:history="1">
        <w:r w:rsidR="00E412A8" w:rsidRPr="00E412A8">
          <w:rPr>
            <w:rStyle w:val="af0"/>
            <w:rFonts w:asciiTheme="minorEastAsia" w:eastAsiaTheme="minorEastAsia" w:hAnsiTheme="minorEastAsia" w:cs="宋体" w:hint="eastAsia"/>
            <w:noProof/>
            <w:sz w:val="24"/>
            <w:szCs w:val="24"/>
          </w:rPr>
          <w:t>第二十三部分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其他事项</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_Toc70077093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76</w:t>
        </w:r>
        <w:r w:rsidR="00E412A8" w:rsidRPr="00E412A8">
          <w:rPr>
            <w:rFonts w:asciiTheme="minorEastAsia" w:eastAsiaTheme="minorEastAsia" w:hAnsiTheme="minorEastAsia"/>
            <w:noProof/>
            <w:webHidden/>
            <w:sz w:val="24"/>
            <w:szCs w:val="24"/>
          </w:rPr>
          <w:fldChar w:fldCharType="end"/>
        </w:r>
      </w:hyperlink>
    </w:p>
    <w:p w:rsidR="00E412A8" w:rsidRPr="00E412A8" w:rsidRDefault="00AA736D">
      <w:pPr>
        <w:pStyle w:val="10"/>
        <w:rPr>
          <w:rFonts w:asciiTheme="minorEastAsia" w:eastAsiaTheme="minorEastAsia" w:hAnsiTheme="minorEastAsia" w:cstheme="minorBidi"/>
          <w:noProof/>
          <w:sz w:val="24"/>
          <w:szCs w:val="24"/>
        </w:rPr>
      </w:pPr>
      <w:hyperlink w:anchor="_Toc70077094" w:history="1">
        <w:r w:rsidR="00E412A8" w:rsidRPr="00E412A8">
          <w:rPr>
            <w:rStyle w:val="af0"/>
            <w:rFonts w:asciiTheme="minorEastAsia" w:eastAsiaTheme="minorEastAsia" w:hAnsiTheme="minorEastAsia" w:cs="宋体" w:hint="eastAsia"/>
            <w:noProof/>
            <w:sz w:val="24"/>
            <w:szCs w:val="24"/>
          </w:rPr>
          <w:t>第二十四部分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基金合同的内容摘要</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_Toc70077094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77</w:t>
        </w:r>
        <w:r w:rsidR="00E412A8" w:rsidRPr="00E412A8">
          <w:rPr>
            <w:rFonts w:asciiTheme="minorEastAsia" w:eastAsiaTheme="minorEastAsia" w:hAnsiTheme="minorEastAsia"/>
            <w:noProof/>
            <w:webHidden/>
            <w:sz w:val="24"/>
            <w:szCs w:val="24"/>
          </w:rPr>
          <w:fldChar w:fldCharType="end"/>
        </w:r>
      </w:hyperlink>
    </w:p>
    <w:p w:rsidR="005D7C9F" w:rsidRDefault="002A71D1">
      <w:pPr>
        <w:pStyle w:val="1"/>
        <w:spacing w:before="0" w:after="0"/>
        <w:rPr>
          <w:rFonts w:hAnsi="宋体" w:cs="宋体"/>
          <w:b w:val="0"/>
          <w:bCs/>
          <w:color w:val="auto"/>
          <w:kern w:val="2"/>
        </w:rPr>
      </w:pPr>
      <w:r w:rsidRPr="00E412A8">
        <w:rPr>
          <w:rFonts w:asciiTheme="minorEastAsia" w:eastAsiaTheme="minorEastAsia" w:hAnsiTheme="minorEastAsia" w:cs="宋体" w:hint="eastAsia"/>
          <w:b w:val="0"/>
          <w:bCs/>
          <w:color w:val="auto"/>
          <w:kern w:val="2"/>
          <w:szCs w:val="24"/>
        </w:rPr>
        <w:fldChar w:fldCharType="end"/>
      </w:r>
      <w:bookmarkStart w:id="22" w:name="_Toc32639"/>
      <w:bookmarkStart w:id="23" w:name="_Toc23386"/>
      <w:bookmarkStart w:id="24" w:name="_Toc8727"/>
      <w:bookmarkStart w:id="25" w:name="_Toc6306"/>
      <w:bookmarkStart w:id="26" w:name="_Toc30935"/>
      <w:bookmarkStart w:id="27" w:name="_Toc15517"/>
      <w:bookmarkStart w:id="28" w:name="_Toc29629"/>
      <w:bookmarkStart w:id="29" w:name="_Toc4966"/>
      <w:bookmarkStart w:id="30" w:name="_Toc141703880"/>
      <w:bookmarkStart w:id="31" w:name="_Toc139991730"/>
      <w:bookmarkStart w:id="32" w:name="_Toc26897"/>
      <w:bookmarkStart w:id="33" w:name="_Toc4867"/>
      <w:bookmarkStart w:id="34" w:name="_Toc123112268"/>
      <w:bookmarkStart w:id="35" w:name="_Toc123112229"/>
      <w:bookmarkStart w:id="36" w:name="_Toc123701389"/>
      <w:bookmarkStart w:id="37" w:name="_Toc233456271"/>
    </w:p>
    <w:p w:rsidR="005D7C9F" w:rsidRDefault="005D7C9F"/>
    <w:p w:rsidR="005D7C9F" w:rsidRDefault="005D7C9F"/>
    <w:p w:rsidR="005D7C9F" w:rsidRDefault="002A71D1">
      <w:pPr>
        <w:tabs>
          <w:tab w:val="left" w:pos="3080"/>
        </w:tabs>
        <w:sectPr w:rsidR="005D7C9F">
          <w:headerReference w:type="default" r:id="rId13"/>
          <w:footerReference w:type="default" r:id="rId14"/>
          <w:pgSz w:w="11906" w:h="16838"/>
          <w:pgMar w:top="1440" w:right="1800" w:bottom="1440" w:left="1800" w:header="851" w:footer="992" w:gutter="0"/>
          <w:pgNumType w:start="1"/>
          <w:cols w:space="720"/>
          <w:docGrid w:type="lines" w:linePitch="312"/>
        </w:sectPr>
      </w:pPr>
      <w:r>
        <w:tab/>
      </w:r>
    </w:p>
    <w:p w:rsidR="005D7C9F" w:rsidRDefault="002A71D1">
      <w:pPr>
        <w:pStyle w:val="1"/>
        <w:spacing w:before="0" w:after="0"/>
        <w:jc w:val="center"/>
        <w:rPr>
          <w:rFonts w:hAnsi="宋体" w:cs="宋体"/>
          <w:color w:val="auto"/>
          <w:sz w:val="30"/>
        </w:rPr>
      </w:pPr>
      <w:bookmarkStart w:id="38" w:name="_Toc70077071"/>
      <w:r>
        <w:rPr>
          <w:rFonts w:hAnsi="宋体" w:cs="宋体" w:hint="eastAsia"/>
          <w:color w:val="auto"/>
          <w:sz w:val="30"/>
        </w:rPr>
        <w:lastRenderedPageBreak/>
        <w:t>第一部分  前言</w:t>
      </w:r>
      <w:bookmarkEnd w:id="22"/>
      <w:bookmarkEnd w:id="23"/>
      <w:bookmarkEnd w:id="24"/>
      <w:bookmarkEnd w:id="25"/>
      <w:bookmarkEnd w:id="26"/>
      <w:bookmarkEnd w:id="27"/>
      <w:bookmarkEnd w:id="28"/>
      <w:bookmarkEnd w:id="29"/>
      <w:bookmarkEnd w:id="30"/>
      <w:bookmarkEnd w:id="31"/>
      <w:bookmarkEnd w:id="32"/>
      <w:bookmarkEnd w:id="33"/>
      <w:bookmarkEnd w:id="38"/>
    </w:p>
    <w:p w:rsidR="005D7C9F" w:rsidRDefault="005D7C9F">
      <w:pPr>
        <w:rPr>
          <w:rFonts w:ascii="宋体" w:hAnsi="宋体" w:cs="宋体"/>
          <w:bCs/>
        </w:rPr>
      </w:pPr>
      <w:bookmarkStart w:id="39" w:name="_Toc139991731"/>
    </w:p>
    <w:p w:rsidR="005D7C9F" w:rsidRDefault="002A71D1">
      <w:pPr>
        <w:spacing w:line="360" w:lineRule="auto"/>
        <w:ind w:firstLineChars="200" w:firstLine="480"/>
        <w:rPr>
          <w:rFonts w:ascii="宋体" w:hAnsi="宋体" w:cs="宋体"/>
          <w:bCs/>
          <w:sz w:val="24"/>
        </w:rPr>
      </w:pPr>
      <w:bookmarkStart w:id="40" w:name="_Toc258829399"/>
      <w:bookmarkEnd w:id="34"/>
      <w:bookmarkEnd w:id="35"/>
      <w:bookmarkEnd w:id="36"/>
      <w:bookmarkEnd w:id="39"/>
      <w:r>
        <w:rPr>
          <w:rFonts w:ascii="宋体" w:hAnsi="宋体" w:cs="宋体" w:hint="eastAsia"/>
          <w:bCs/>
          <w:sz w:val="24"/>
        </w:rPr>
        <w:t>一、订立本基金合同的目的、依据和原则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1、订立本基金合同的目的是保护投资人合法权益，明确基金合同当事人的权利义务，规范基金运作。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订立本基金合同的依据是《中华人民共和国合同法》（以下简称“《合同法》”）、《中华人民共和国证券投资基金法》（以下简称“《基金法》”）、《公开募集证券投资基金运作管理办法》（以下简称“《运作办法》”）、《证券投资基金销售管理办法》（以下简称“《销售办法》”）、《公开募集证券投资基金信息披露管理办法》（以下简称“《信息披露办法》”）</w:t>
      </w:r>
      <w:r>
        <w:rPr>
          <w:rFonts w:ascii="Cambria" w:hAnsi="Cambria" w:cs="宋体" w:hint="eastAsia"/>
          <w:bCs/>
          <w:sz w:val="24"/>
        </w:rPr>
        <w:t>、《公开募集开放式证券投资基金流动性风险管理规定》（以下简称“《流动性风险管理规定》”）</w:t>
      </w:r>
      <w:r>
        <w:rPr>
          <w:rFonts w:ascii="宋体" w:hAnsi="宋体" w:cs="宋体" w:hint="eastAsia"/>
          <w:bCs/>
          <w:sz w:val="24"/>
        </w:rPr>
        <w:t>和其他有关法律法规。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3、订立本基金合同的原则是平等自愿、诚实信用、充分保护投资人合法权益。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5D7C9F" w:rsidRDefault="005D7C9F">
      <w:pPr>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w:t>
      </w:r>
      <w:proofErr w:type="gramStart"/>
      <w:r>
        <w:rPr>
          <w:rFonts w:ascii="宋体" w:hAnsi="宋体" w:cs="宋体" w:hint="eastAsia"/>
          <w:bCs/>
          <w:sz w:val="24"/>
        </w:rPr>
        <w:t>创金合信恒</w:t>
      </w:r>
      <w:proofErr w:type="gramEnd"/>
      <w:r>
        <w:rPr>
          <w:rFonts w:ascii="宋体" w:hAnsi="宋体" w:cs="宋体" w:hint="eastAsia"/>
          <w:bCs/>
          <w:sz w:val="24"/>
        </w:rPr>
        <w:t>利超短债债券型证券投资基金由基金管理人依照《基金法》、基金合同及其他有关规定募集，并经中国证券监督管理委员会（以下简称“中国证监会”）注册。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中国证监会对本基金募集的注册，并不表明其对本基金的投资价值、市场前景和收益做出实质性判断或保证，也不表明投资于本基金没有风险。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基金管理人依照恪尽职守、诚实信用、谨慎勤勉的原则管理和运用基金财产，但不保证投资于本基金一定盈利，也不保证最低收益。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投资者应当认真阅读基金合同、基金招募说明书、基金产品资料概要等信息披露文件，自主判断基金的投资价值，自主做出投资决策，自行承担投资风险。</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w:t>
      </w:r>
      <w:r>
        <w:rPr>
          <w:rFonts w:ascii="宋体" w:hAnsi="宋体" w:cs="宋体"/>
          <w:bCs/>
          <w:sz w:val="24"/>
        </w:rPr>
        <w:t>、</w:t>
      </w:r>
      <w:r>
        <w:rPr>
          <w:rFonts w:ascii="宋体" w:hAnsi="宋体" w:cs="宋体" w:hint="eastAsia"/>
          <w:bCs/>
          <w:sz w:val="24"/>
        </w:rPr>
        <w:t>基金管理人、基金托管人在本基金合同之外披露涉及本基金的信息，其内容涉及界定基金合同当事人之间权利义务关系的，如与基金合同有冲突，以基金合同为准。</w:t>
      </w:r>
    </w:p>
    <w:p w:rsidR="00A379B3" w:rsidRDefault="00A379B3" w:rsidP="00E412A8">
      <w:pPr>
        <w:spacing w:line="360" w:lineRule="auto"/>
        <w:ind w:firstLineChars="200" w:firstLine="480"/>
        <w:rPr>
          <w:rFonts w:ascii="宋体" w:hAnsi="宋体" w:cs="宋体"/>
          <w:bCs/>
          <w:sz w:val="24"/>
        </w:rPr>
      </w:pPr>
    </w:p>
    <w:p w:rsidR="005D7C9F" w:rsidRDefault="00A379B3" w:rsidP="00E412A8">
      <w:pPr>
        <w:spacing w:line="360" w:lineRule="auto"/>
        <w:ind w:firstLineChars="200" w:firstLine="480"/>
        <w:rPr>
          <w:rFonts w:ascii="宋体" w:hAnsi="宋体" w:cs="宋体"/>
          <w:bCs/>
          <w:sz w:val="24"/>
        </w:rPr>
      </w:pPr>
      <w:r w:rsidRPr="00A379B3">
        <w:rPr>
          <w:rFonts w:ascii="宋体" w:hAnsi="宋体" w:cs="宋体" w:hint="eastAsia"/>
          <w:bCs/>
          <w:sz w:val="24"/>
        </w:rPr>
        <w:t>五、当本基金持有特定资产且存在潜在大额赎回申请时，基金管理人履行相应程序后，可以</w:t>
      </w:r>
      <w:proofErr w:type="gramStart"/>
      <w:r w:rsidRPr="00A379B3">
        <w:rPr>
          <w:rFonts w:ascii="宋体" w:hAnsi="宋体" w:cs="宋体" w:hint="eastAsia"/>
          <w:bCs/>
          <w:sz w:val="24"/>
        </w:rPr>
        <w:t>启用侧袋机制</w:t>
      </w:r>
      <w:proofErr w:type="gramEnd"/>
      <w:r w:rsidRPr="00A379B3">
        <w:rPr>
          <w:rFonts w:ascii="宋体" w:hAnsi="宋体" w:cs="宋体" w:hint="eastAsia"/>
          <w:bCs/>
          <w:sz w:val="24"/>
        </w:rPr>
        <w:t>，具体详见基金合同和招募说明书的有关章节。</w:t>
      </w:r>
      <w:proofErr w:type="gramStart"/>
      <w:r w:rsidRPr="00A379B3">
        <w:rPr>
          <w:rFonts w:ascii="宋体" w:hAnsi="宋体" w:cs="宋体" w:hint="eastAsia"/>
          <w:bCs/>
          <w:sz w:val="24"/>
        </w:rPr>
        <w:t>侧袋机制</w:t>
      </w:r>
      <w:proofErr w:type="gramEnd"/>
      <w:r w:rsidRPr="00A379B3">
        <w:rPr>
          <w:rFonts w:ascii="宋体" w:hAnsi="宋体" w:cs="宋体" w:hint="eastAsia"/>
          <w:bCs/>
          <w:sz w:val="24"/>
        </w:rPr>
        <w:t>实施期间，基金管理人将对基金简称进行特殊标识，并不</w:t>
      </w:r>
      <w:proofErr w:type="gramStart"/>
      <w:r w:rsidRPr="00A379B3">
        <w:rPr>
          <w:rFonts w:ascii="宋体" w:hAnsi="宋体" w:cs="宋体" w:hint="eastAsia"/>
          <w:bCs/>
          <w:sz w:val="24"/>
        </w:rPr>
        <w:t>办理侧袋账户</w:t>
      </w:r>
      <w:proofErr w:type="gramEnd"/>
      <w:r w:rsidRPr="00A379B3">
        <w:rPr>
          <w:rFonts w:ascii="宋体" w:hAnsi="宋体" w:cs="宋体" w:hint="eastAsia"/>
          <w:bCs/>
          <w:sz w:val="24"/>
        </w:rPr>
        <w:t>的申购赎回。</w:t>
      </w:r>
      <w:proofErr w:type="gramStart"/>
      <w:r w:rsidRPr="00A379B3">
        <w:rPr>
          <w:rFonts w:ascii="宋体" w:hAnsi="宋体" w:cs="宋体" w:hint="eastAsia"/>
          <w:bCs/>
          <w:sz w:val="24"/>
        </w:rPr>
        <w:t>请基金</w:t>
      </w:r>
      <w:proofErr w:type="gramEnd"/>
      <w:r w:rsidRPr="00A379B3">
        <w:rPr>
          <w:rFonts w:ascii="宋体" w:hAnsi="宋体" w:cs="宋体" w:hint="eastAsia"/>
          <w:bCs/>
          <w:sz w:val="24"/>
        </w:rPr>
        <w:t>份额持有人仔细阅读相关内容并关注本基金启用</w:t>
      </w:r>
      <w:proofErr w:type="gramStart"/>
      <w:r w:rsidRPr="00A379B3">
        <w:rPr>
          <w:rFonts w:ascii="宋体" w:hAnsi="宋体" w:cs="宋体" w:hint="eastAsia"/>
          <w:bCs/>
          <w:sz w:val="24"/>
        </w:rPr>
        <w:t>侧袋机制</w:t>
      </w:r>
      <w:proofErr w:type="gramEnd"/>
      <w:r w:rsidRPr="00A379B3">
        <w:rPr>
          <w:rFonts w:ascii="宋体" w:hAnsi="宋体" w:cs="宋体" w:hint="eastAsia"/>
          <w:bCs/>
          <w:sz w:val="24"/>
        </w:rPr>
        <w:t>时的特定风险。</w:t>
      </w:r>
    </w:p>
    <w:p w:rsidR="00A379B3" w:rsidRDefault="00A379B3" w:rsidP="00E412A8">
      <w:pPr>
        <w:spacing w:line="360" w:lineRule="auto"/>
        <w:ind w:firstLineChars="200" w:firstLine="480"/>
        <w:rPr>
          <w:rFonts w:ascii="宋体" w:hAnsi="宋体" w:cs="宋体"/>
          <w:bCs/>
          <w:sz w:val="24"/>
        </w:rPr>
      </w:pPr>
    </w:p>
    <w:p w:rsidR="005D7C9F" w:rsidRDefault="00A379B3">
      <w:pPr>
        <w:spacing w:line="360" w:lineRule="auto"/>
        <w:ind w:firstLineChars="200" w:firstLine="480"/>
        <w:rPr>
          <w:rFonts w:ascii="宋体" w:hAnsi="宋体" w:cs="宋体"/>
          <w:bCs/>
          <w:sz w:val="24"/>
        </w:rPr>
      </w:pPr>
      <w:r>
        <w:rPr>
          <w:rFonts w:ascii="宋体" w:hAnsi="宋体" w:cs="宋体" w:hint="eastAsia"/>
          <w:bCs/>
          <w:sz w:val="24"/>
        </w:rPr>
        <w:t>六</w:t>
      </w:r>
      <w:r w:rsidR="002A71D1">
        <w:rPr>
          <w:rFonts w:ascii="宋体" w:hAnsi="宋体" w:cs="宋体"/>
          <w:bCs/>
          <w:sz w:val="24"/>
        </w:rPr>
        <w:t>、</w:t>
      </w:r>
      <w:r w:rsidR="002A71D1">
        <w:rPr>
          <w:rFonts w:ascii="宋体" w:hAnsi="宋体" w:cs="宋体" w:hint="eastAsia"/>
          <w:bCs/>
          <w:sz w:val="24"/>
        </w:rPr>
        <w:t>本基金按照中国法律法规成立并运作，</w:t>
      </w:r>
      <w:proofErr w:type="gramStart"/>
      <w:r w:rsidR="002A71D1">
        <w:rPr>
          <w:rFonts w:ascii="宋体" w:hAnsi="宋体" w:cs="宋体" w:hint="eastAsia"/>
          <w:bCs/>
          <w:sz w:val="24"/>
        </w:rPr>
        <w:t>若基金</w:t>
      </w:r>
      <w:proofErr w:type="gramEnd"/>
      <w:r w:rsidR="002A71D1">
        <w:rPr>
          <w:rFonts w:ascii="宋体" w:hAnsi="宋体" w:cs="宋体" w:hint="eastAsia"/>
          <w:bCs/>
          <w:sz w:val="24"/>
        </w:rPr>
        <w:t>合同的内容与届时有效的法律法规的强制性规定不一致，应当以届时有效的法律法规的规定为准。</w:t>
      </w:r>
    </w:p>
    <w:p w:rsidR="005D7C9F" w:rsidRDefault="005D7C9F">
      <w:pPr>
        <w:spacing w:line="360" w:lineRule="auto"/>
        <w:ind w:firstLineChars="200" w:firstLine="480"/>
        <w:rPr>
          <w:rFonts w:ascii="宋体" w:hAnsi="宋体" w:cs="宋体"/>
          <w:bCs/>
          <w:sz w:val="24"/>
        </w:rPr>
      </w:pPr>
    </w:p>
    <w:p w:rsidR="005D7C9F" w:rsidDel="005E1186" w:rsidRDefault="00A379B3">
      <w:pPr>
        <w:spacing w:line="360" w:lineRule="auto"/>
        <w:ind w:firstLineChars="200" w:firstLine="480"/>
        <w:rPr>
          <w:del w:id="41" w:author="郑雅雯" w:date="2024-04-08T15:48:00Z"/>
          <w:rFonts w:ascii="宋体" w:hAnsi="宋体" w:cs="宋体"/>
          <w:bCs/>
          <w:sz w:val="24"/>
        </w:rPr>
      </w:pPr>
      <w:del w:id="42" w:author="郑雅雯" w:date="2024-04-08T15:48:00Z">
        <w:r w:rsidDel="005E1186">
          <w:rPr>
            <w:rFonts w:ascii="宋体" w:hAnsi="宋体" w:cs="宋体" w:hint="eastAsia"/>
            <w:bCs/>
            <w:sz w:val="24"/>
          </w:rPr>
          <w:delText>七</w:delText>
        </w:r>
        <w:r w:rsidR="002A71D1" w:rsidDel="005E1186">
          <w:rPr>
            <w:rFonts w:ascii="宋体" w:hAnsi="宋体" w:cs="宋体" w:hint="eastAsia"/>
            <w:bCs/>
            <w:sz w:val="24"/>
          </w:rPr>
          <w:delText>、本基金合同关于基金产品资料概要的编制、披露及更新等内容，将不晚于2020年9月1日起执行。</w:delText>
        </w:r>
      </w:del>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43" w:name="_Toc19592"/>
      <w:bookmarkStart w:id="44" w:name="_Toc15067"/>
      <w:bookmarkStart w:id="45" w:name="_Toc819"/>
      <w:bookmarkStart w:id="46" w:name="_Toc24860"/>
      <w:bookmarkStart w:id="47" w:name="_Toc2465"/>
      <w:bookmarkStart w:id="48" w:name="_Toc22864"/>
      <w:bookmarkStart w:id="49" w:name="_Toc6617"/>
      <w:bookmarkStart w:id="50" w:name="_Toc3224"/>
      <w:bookmarkStart w:id="51" w:name="_Toc13020"/>
      <w:bookmarkStart w:id="52" w:name="_Toc21301"/>
      <w:bookmarkStart w:id="53" w:name="_Toc70077072"/>
      <w:r>
        <w:rPr>
          <w:rFonts w:hAnsi="宋体" w:cs="宋体" w:hint="eastAsia"/>
          <w:color w:val="auto"/>
          <w:sz w:val="30"/>
        </w:rPr>
        <w:lastRenderedPageBreak/>
        <w:t>第二部分</w:t>
      </w:r>
      <w:r>
        <w:rPr>
          <w:rFonts w:hAnsi="宋体" w:cs="宋体"/>
          <w:color w:val="auto"/>
          <w:sz w:val="30"/>
        </w:rPr>
        <w:t xml:space="preserve">  释义</w:t>
      </w:r>
      <w:bookmarkEnd w:id="37"/>
      <w:bookmarkEnd w:id="40"/>
      <w:bookmarkEnd w:id="43"/>
      <w:bookmarkEnd w:id="44"/>
      <w:bookmarkEnd w:id="45"/>
      <w:bookmarkEnd w:id="46"/>
      <w:bookmarkEnd w:id="47"/>
      <w:bookmarkEnd w:id="48"/>
      <w:bookmarkEnd w:id="49"/>
      <w:bookmarkEnd w:id="50"/>
      <w:bookmarkEnd w:id="51"/>
      <w:bookmarkEnd w:id="52"/>
      <w:bookmarkEnd w:id="53"/>
    </w:p>
    <w:p w:rsidR="005D7C9F" w:rsidRDefault="005D7C9F">
      <w:pPr>
        <w:autoSpaceDE w:val="0"/>
        <w:autoSpaceDN w:val="0"/>
        <w:adjustRightInd w:val="0"/>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在本基金合同中，除非文意另有所指，下列词语或简称具有如下含义：</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1、基金或本基金：</w:t>
      </w:r>
      <w:proofErr w:type="gramStart"/>
      <w:r>
        <w:rPr>
          <w:rFonts w:ascii="宋体" w:hAnsi="宋体" w:cs="宋体"/>
          <w:bCs/>
          <w:sz w:val="24"/>
        </w:rPr>
        <w:t>指创金合信恒</w:t>
      </w:r>
      <w:proofErr w:type="gramEnd"/>
      <w:r>
        <w:rPr>
          <w:rFonts w:ascii="宋体" w:hAnsi="宋体" w:cs="宋体"/>
          <w:bCs/>
          <w:sz w:val="24"/>
        </w:rPr>
        <w:t>利超短债债券型证券投资基金</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指创金</w:t>
      </w:r>
      <w:proofErr w:type="gramEnd"/>
      <w:r>
        <w:rPr>
          <w:rFonts w:ascii="宋体" w:hAnsi="宋体" w:cs="宋体"/>
          <w:bCs/>
          <w:sz w:val="24"/>
        </w:rPr>
        <w:t>合信基金管理有限公司</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3、基金托管人：指</w:t>
      </w:r>
      <w:r>
        <w:rPr>
          <w:rFonts w:ascii="宋体" w:hAnsi="宋体" w:cs="宋体" w:hint="eastAsia"/>
          <w:bCs/>
          <w:sz w:val="24"/>
        </w:rPr>
        <w:t>中国工商银行股份有限公司</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4、基金合同、《基金合同》或本基金合同、本合同：指《创金合信恒利超短债债券型证券投资基金</w:t>
      </w:r>
      <w:r>
        <w:rPr>
          <w:rFonts w:ascii="宋体" w:hAnsi="宋体" w:cs="宋体" w:hint="eastAsia"/>
          <w:bCs/>
          <w:sz w:val="24"/>
        </w:rPr>
        <w:t>基金合同》及对本基金合同的任何有效修订和补充</w:t>
      </w:r>
    </w:p>
    <w:p w:rsidR="005D7C9F" w:rsidRDefault="002A71D1">
      <w:pPr>
        <w:spacing w:line="360" w:lineRule="auto"/>
        <w:ind w:firstLineChars="200" w:firstLine="480"/>
        <w:rPr>
          <w:rFonts w:ascii="宋体" w:hAnsi="宋体" w:cs="宋体"/>
          <w:bCs/>
          <w:sz w:val="24"/>
        </w:rPr>
      </w:pPr>
      <w:r>
        <w:rPr>
          <w:rFonts w:ascii="宋体" w:hAnsi="宋体" w:cs="宋体"/>
          <w:bCs/>
          <w:sz w:val="24"/>
        </w:rPr>
        <w:t>5、托管协议：指基金管理人与基金托管人就本基金签订之《创金合信恒利超短债债券型证券投资基金</w:t>
      </w:r>
      <w:r>
        <w:rPr>
          <w:rFonts w:ascii="宋体" w:hAnsi="宋体" w:cs="宋体" w:hint="eastAsia"/>
          <w:bCs/>
          <w:sz w:val="24"/>
        </w:rPr>
        <w:t>托管协议》及对该托管协议的任何有效修订和补充</w:t>
      </w:r>
    </w:p>
    <w:p w:rsidR="005D7C9F" w:rsidRDefault="002A71D1">
      <w:pPr>
        <w:spacing w:line="360" w:lineRule="auto"/>
        <w:ind w:firstLineChars="200" w:firstLine="480"/>
        <w:rPr>
          <w:rFonts w:ascii="宋体" w:hAnsi="宋体" w:cs="宋体"/>
          <w:bCs/>
          <w:sz w:val="24"/>
        </w:rPr>
      </w:pPr>
      <w:r>
        <w:rPr>
          <w:rFonts w:ascii="宋体" w:hAnsi="宋体" w:cs="宋体"/>
          <w:bCs/>
          <w:sz w:val="24"/>
        </w:rPr>
        <w:t>6、招募说明书：指《创金合信恒利超短债债券型证券投资基金</w:t>
      </w:r>
      <w:r>
        <w:rPr>
          <w:rFonts w:ascii="宋体" w:hAnsi="宋体" w:cs="宋体" w:hint="eastAsia"/>
          <w:bCs/>
          <w:sz w:val="24"/>
        </w:rPr>
        <w:t>招募说明书》及其更新</w:t>
      </w:r>
    </w:p>
    <w:p w:rsidR="005D7C9F" w:rsidRDefault="002A71D1">
      <w:pPr>
        <w:spacing w:line="360" w:lineRule="auto"/>
        <w:ind w:firstLineChars="200" w:firstLine="480"/>
        <w:rPr>
          <w:rFonts w:ascii="宋体" w:hAnsi="宋体" w:cs="宋体"/>
          <w:bCs/>
          <w:sz w:val="24"/>
        </w:rPr>
      </w:pPr>
      <w:r>
        <w:rPr>
          <w:rFonts w:ascii="宋体" w:hAnsi="宋体" w:cs="宋体"/>
          <w:bCs/>
          <w:sz w:val="24"/>
        </w:rPr>
        <w:t>7、基金份额发售公告：指《创金合信恒利超短债债券型证券投资基金</w:t>
      </w:r>
      <w:r>
        <w:rPr>
          <w:rFonts w:ascii="宋体" w:hAnsi="宋体" w:cs="宋体" w:hint="eastAsia"/>
          <w:bCs/>
          <w:sz w:val="24"/>
        </w:rPr>
        <w:t>基金份额发售公告》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8、法律法规：指中国现行有效并公布实施的法律、行政法规、规范性文件、司法解释、行政规章以及其他对基金合同当事人有约束力的决定、决议、通知等</w:t>
      </w:r>
    </w:p>
    <w:p w:rsidR="005D7C9F" w:rsidRDefault="002A71D1">
      <w:pPr>
        <w:spacing w:line="360" w:lineRule="auto"/>
        <w:ind w:firstLineChars="200" w:firstLine="480"/>
        <w:rPr>
          <w:rFonts w:ascii="宋体" w:hAnsi="宋体" w:cs="宋体"/>
          <w:bCs/>
          <w:sz w:val="24"/>
        </w:rPr>
      </w:pPr>
      <w:r>
        <w:rPr>
          <w:rFonts w:ascii="宋体" w:hAnsi="宋体" w:cs="宋体"/>
          <w:bCs/>
          <w:sz w:val="24"/>
        </w:rPr>
        <w:t>9、《基金法》：指2012年12月28日经第十一届全国人民代表大会常务委员会第三十次会议通过，自2013年6月1日起实施，并经2015年4月24日第十二届全国人民代表大会常务委员会第十四次会议《全国人民代表大会常务委员会关于修改&lt;</w:t>
      </w:r>
      <w:r>
        <w:rPr>
          <w:rFonts w:ascii="宋体" w:hAnsi="宋体" w:cs="宋体" w:hint="eastAsia"/>
          <w:bCs/>
          <w:sz w:val="24"/>
        </w:rPr>
        <w:t>中华人民共和国港口法</w:t>
      </w:r>
      <w:r>
        <w:rPr>
          <w:rFonts w:ascii="宋体" w:hAnsi="宋体" w:cs="宋体"/>
          <w:bCs/>
          <w:sz w:val="24"/>
        </w:rPr>
        <w:t>&gt;</w:t>
      </w:r>
      <w:r>
        <w:rPr>
          <w:rFonts w:ascii="宋体" w:hAnsi="宋体" w:cs="宋体" w:hint="eastAsia"/>
          <w:bCs/>
          <w:sz w:val="24"/>
        </w:rPr>
        <w:t>等七部法律的决定》修改的《中华人民共和国证券投资基金法》及颁布机关对其不时做出的修订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10、《销售办法》：指中国证监会2013年3月15日颁布、同年6月1日实施的《证券投资基金销售管理办法》及颁布机关对其不时做出的修订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11、《信息披露办法》：指中国证监会</w:t>
      </w:r>
      <w:r>
        <w:rPr>
          <w:rFonts w:ascii="宋体" w:hAnsi="宋体" w:cs="宋体" w:hint="eastAsia"/>
          <w:bCs/>
          <w:sz w:val="24"/>
        </w:rPr>
        <w:t>2019年7月26日</w:t>
      </w:r>
      <w:r>
        <w:rPr>
          <w:rFonts w:ascii="宋体" w:hAnsi="宋体" w:cs="宋体"/>
          <w:bCs/>
          <w:sz w:val="24"/>
        </w:rPr>
        <w:t>颁布、同年</w:t>
      </w:r>
      <w:r>
        <w:rPr>
          <w:rFonts w:ascii="宋体" w:hAnsi="宋体" w:cs="宋体" w:hint="eastAsia"/>
          <w:bCs/>
          <w:sz w:val="24"/>
        </w:rPr>
        <w:t>9</w:t>
      </w:r>
      <w:r>
        <w:rPr>
          <w:rFonts w:ascii="宋体" w:hAnsi="宋体" w:cs="宋体"/>
          <w:bCs/>
          <w:sz w:val="24"/>
        </w:rPr>
        <w:t>月1日实施的《公开募集证券投资基金信息披露管理办法》及颁布机关对其不时做出的修订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12、《运作办法》：指中国证监会2014年7月7日颁布、同年8月8日实施的《公开募集证券投资基金运作管理办法》及颁布机关对其不时做出的修订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13、《流动性风险管理规定》：指中国证监会2017年8月31日颁布、同年10</w:t>
      </w:r>
      <w:r>
        <w:rPr>
          <w:rFonts w:ascii="宋体" w:hAnsi="宋体" w:cs="宋体"/>
          <w:bCs/>
          <w:sz w:val="24"/>
        </w:rPr>
        <w:lastRenderedPageBreak/>
        <w:t>月1日实施的《公开募集开放式证券投资基金流动性风险管理规定》及颁布机关</w:t>
      </w:r>
      <w:r>
        <w:rPr>
          <w:rFonts w:ascii="宋体" w:hAnsi="宋体" w:cs="宋体" w:hint="eastAsia"/>
          <w:bCs/>
          <w:sz w:val="24"/>
        </w:rPr>
        <w:t>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14</w:t>
      </w:r>
      <w:r>
        <w:rPr>
          <w:rFonts w:ascii="宋体" w:hAnsi="宋体" w:cs="宋体" w:hint="eastAsia"/>
          <w:bCs/>
          <w:sz w:val="24"/>
        </w:rPr>
        <w:t>、中国证监会：指中国证券监督管理委员会</w:t>
      </w:r>
    </w:p>
    <w:p w:rsidR="005D7C9F" w:rsidRDefault="002A71D1">
      <w:pPr>
        <w:spacing w:line="360" w:lineRule="auto"/>
        <w:ind w:firstLineChars="200" w:firstLine="480"/>
        <w:rPr>
          <w:rFonts w:ascii="宋体" w:hAnsi="宋体" w:cs="宋体"/>
          <w:bCs/>
          <w:sz w:val="24"/>
        </w:rPr>
      </w:pPr>
      <w:r>
        <w:rPr>
          <w:rFonts w:ascii="宋体" w:hAnsi="宋体" w:cs="宋体"/>
          <w:bCs/>
          <w:sz w:val="24"/>
        </w:rPr>
        <w:t>15</w:t>
      </w:r>
      <w:r>
        <w:rPr>
          <w:rFonts w:ascii="宋体" w:hAnsi="宋体" w:cs="宋体" w:hint="eastAsia"/>
          <w:bCs/>
          <w:sz w:val="24"/>
        </w:rPr>
        <w:t>、银行业监督管理机构：指中国人民银行和</w:t>
      </w:r>
      <w:r>
        <w:rPr>
          <w:rFonts w:ascii="宋体" w:hAnsi="宋体" w:cs="宋体"/>
          <w:bCs/>
          <w:sz w:val="24"/>
        </w:rPr>
        <w:t>/或中国银行业监督管理委员会</w:t>
      </w:r>
    </w:p>
    <w:p w:rsidR="005D7C9F" w:rsidRDefault="002A71D1">
      <w:pPr>
        <w:spacing w:line="360" w:lineRule="auto"/>
        <w:ind w:firstLineChars="200" w:firstLine="480"/>
        <w:rPr>
          <w:rFonts w:ascii="宋体" w:hAnsi="宋体" w:cs="宋体"/>
          <w:bCs/>
          <w:sz w:val="24"/>
        </w:rPr>
      </w:pPr>
      <w:r>
        <w:rPr>
          <w:rFonts w:ascii="宋体" w:hAnsi="宋体" w:cs="宋体"/>
          <w:bCs/>
          <w:sz w:val="24"/>
        </w:rPr>
        <w:t>16</w:t>
      </w:r>
      <w:r>
        <w:rPr>
          <w:rFonts w:ascii="宋体" w:hAnsi="宋体" w:cs="宋体" w:hint="eastAsia"/>
          <w:bCs/>
          <w:sz w:val="24"/>
        </w:rPr>
        <w:t>、基金合同当事人：指受基金合同约束，根据基金合同享有权利并承担义务的法律主体，包括基金管理人、基金托管人和基金份额持有人</w:t>
      </w:r>
    </w:p>
    <w:p w:rsidR="005D7C9F" w:rsidRDefault="002A71D1">
      <w:pPr>
        <w:spacing w:line="360" w:lineRule="auto"/>
        <w:ind w:firstLineChars="200" w:firstLine="480"/>
        <w:rPr>
          <w:rFonts w:ascii="宋体" w:hAnsi="宋体" w:cs="宋体"/>
          <w:bCs/>
          <w:sz w:val="24"/>
        </w:rPr>
      </w:pPr>
      <w:r>
        <w:rPr>
          <w:rFonts w:ascii="宋体" w:hAnsi="宋体" w:cs="宋体"/>
          <w:bCs/>
          <w:sz w:val="24"/>
        </w:rPr>
        <w:t>17</w:t>
      </w:r>
      <w:r>
        <w:rPr>
          <w:rFonts w:ascii="宋体" w:hAnsi="宋体" w:cs="宋体" w:hint="eastAsia"/>
          <w:bCs/>
          <w:sz w:val="24"/>
        </w:rPr>
        <w:t>、个人投资者：指依据有关法律法规规定可投资于证券投资基金的自然人</w:t>
      </w:r>
    </w:p>
    <w:p w:rsidR="005D7C9F" w:rsidRDefault="002A71D1">
      <w:pPr>
        <w:spacing w:line="360" w:lineRule="auto"/>
        <w:ind w:firstLineChars="200" w:firstLine="480"/>
        <w:rPr>
          <w:rFonts w:ascii="宋体" w:hAnsi="宋体" w:cs="宋体"/>
          <w:bCs/>
          <w:sz w:val="24"/>
        </w:rPr>
      </w:pPr>
      <w:r>
        <w:rPr>
          <w:rFonts w:ascii="宋体" w:hAnsi="宋体" w:cs="宋体"/>
          <w:bCs/>
          <w:sz w:val="24"/>
        </w:rPr>
        <w:t>18</w:t>
      </w:r>
      <w:r>
        <w:rPr>
          <w:rFonts w:ascii="宋体" w:hAnsi="宋体" w:cs="宋体" w:hint="eastAsia"/>
          <w:bCs/>
          <w:sz w:val="24"/>
        </w:rPr>
        <w:t>、机构投资者：指依法可以投资证券投资基金的、在中华人民共和国境内合法登记并存续或经有关政府部门批准设立并存续的企业法人、事业法人、社会团体或其他组织</w:t>
      </w:r>
    </w:p>
    <w:p w:rsidR="005D7C9F" w:rsidRDefault="002A71D1">
      <w:pPr>
        <w:spacing w:line="360" w:lineRule="auto"/>
        <w:ind w:firstLineChars="200" w:firstLine="480"/>
        <w:rPr>
          <w:rFonts w:ascii="宋体" w:hAnsi="宋体" w:cs="宋体"/>
          <w:bCs/>
          <w:sz w:val="24"/>
        </w:rPr>
      </w:pPr>
      <w:r>
        <w:rPr>
          <w:rFonts w:ascii="宋体" w:hAnsi="宋体" w:cs="宋体"/>
          <w:bCs/>
          <w:sz w:val="24"/>
        </w:rPr>
        <w:t>19</w:t>
      </w:r>
      <w:r>
        <w:rPr>
          <w:rFonts w:ascii="宋体" w:hAnsi="宋体" w:cs="宋体" w:hint="eastAsia"/>
          <w:bCs/>
          <w:sz w:val="24"/>
        </w:rPr>
        <w:t>、合格境外机构投资者：指符合相关法律法规规定可以投资于在中国境内依法募集的证券投资基金的中国境外的机构投资者</w:t>
      </w:r>
    </w:p>
    <w:p w:rsidR="005D7C9F" w:rsidRDefault="002A71D1">
      <w:pPr>
        <w:spacing w:line="360" w:lineRule="auto"/>
        <w:ind w:firstLineChars="200" w:firstLine="480"/>
        <w:rPr>
          <w:rFonts w:ascii="宋体" w:hAnsi="宋体" w:cs="宋体"/>
          <w:bCs/>
          <w:sz w:val="24"/>
        </w:rPr>
      </w:pPr>
      <w:r>
        <w:rPr>
          <w:rFonts w:ascii="宋体" w:hAnsi="宋体" w:cs="宋体"/>
          <w:bCs/>
          <w:sz w:val="24"/>
        </w:rPr>
        <w:t>20</w:t>
      </w:r>
      <w:r>
        <w:rPr>
          <w:rFonts w:ascii="宋体" w:hAnsi="宋体" w:cs="宋体" w:hint="eastAsia"/>
          <w:bCs/>
          <w:sz w:val="24"/>
        </w:rPr>
        <w:t>、投资人、投资者：指个人投资者、机构投资者和合格境外机构投资者以及法律法规或中国证监会允许购买证券投资基金的其他投资人的合称</w:t>
      </w:r>
    </w:p>
    <w:p w:rsidR="005D7C9F" w:rsidRDefault="002A71D1">
      <w:pPr>
        <w:spacing w:line="360" w:lineRule="auto"/>
        <w:ind w:firstLineChars="200" w:firstLine="480"/>
        <w:rPr>
          <w:rFonts w:ascii="宋体" w:hAnsi="宋体" w:cs="宋体"/>
          <w:bCs/>
          <w:sz w:val="24"/>
        </w:rPr>
      </w:pPr>
      <w:r>
        <w:rPr>
          <w:rFonts w:ascii="宋体" w:hAnsi="宋体" w:cs="宋体"/>
          <w:bCs/>
          <w:sz w:val="24"/>
        </w:rPr>
        <w:t>21</w:t>
      </w:r>
      <w:r>
        <w:rPr>
          <w:rFonts w:ascii="宋体" w:hAnsi="宋体" w:cs="宋体" w:hint="eastAsia"/>
          <w:bCs/>
          <w:sz w:val="24"/>
        </w:rPr>
        <w:t>、基金份额持有人：指依基金合同和招募说明书合法取得基金份额的投资人</w:t>
      </w:r>
    </w:p>
    <w:p w:rsidR="005D7C9F" w:rsidRDefault="002A71D1">
      <w:pPr>
        <w:spacing w:line="360" w:lineRule="auto"/>
        <w:ind w:firstLineChars="200" w:firstLine="480"/>
        <w:rPr>
          <w:rFonts w:ascii="宋体" w:hAnsi="宋体" w:cs="宋体"/>
          <w:bCs/>
          <w:sz w:val="24"/>
        </w:rPr>
      </w:pPr>
      <w:r>
        <w:rPr>
          <w:rFonts w:ascii="宋体" w:hAnsi="宋体" w:cs="宋体"/>
          <w:bCs/>
          <w:sz w:val="24"/>
        </w:rPr>
        <w:t>22</w:t>
      </w:r>
      <w:r>
        <w:rPr>
          <w:rFonts w:ascii="宋体" w:hAnsi="宋体" w:cs="宋体" w:hint="eastAsia"/>
          <w:bCs/>
          <w:sz w:val="24"/>
        </w:rPr>
        <w:t>、基金销售业务：指基金管理人或销售机构宣传推介基金，发售基金份额，办理基金份额的申购、赎回、转换、转托管及定期定额投资等业务</w:t>
      </w:r>
    </w:p>
    <w:p w:rsidR="005D7C9F" w:rsidRDefault="002A71D1">
      <w:pPr>
        <w:spacing w:line="360" w:lineRule="auto"/>
        <w:ind w:firstLineChars="200" w:firstLine="480"/>
        <w:rPr>
          <w:rFonts w:ascii="宋体" w:hAnsi="宋体" w:cs="宋体"/>
          <w:bCs/>
          <w:sz w:val="24"/>
        </w:rPr>
      </w:pPr>
      <w:r>
        <w:rPr>
          <w:rFonts w:ascii="宋体" w:hAnsi="宋体" w:cs="宋体"/>
          <w:bCs/>
          <w:sz w:val="24"/>
        </w:rPr>
        <w:t>23</w:t>
      </w:r>
      <w:r>
        <w:rPr>
          <w:rFonts w:ascii="宋体" w:hAnsi="宋体" w:cs="宋体" w:hint="eastAsia"/>
          <w:bCs/>
          <w:sz w:val="24"/>
        </w:rPr>
        <w:t>、销售机构：</w:t>
      </w:r>
      <w:proofErr w:type="gramStart"/>
      <w:r>
        <w:rPr>
          <w:rFonts w:ascii="宋体" w:hAnsi="宋体" w:cs="宋体" w:hint="eastAsia"/>
          <w:bCs/>
          <w:sz w:val="24"/>
        </w:rPr>
        <w:t>指创金</w:t>
      </w:r>
      <w:proofErr w:type="gramEnd"/>
      <w:r>
        <w:rPr>
          <w:rFonts w:ascii="宋体" w:hAnsi="宋体" w:cs="宋体" w:hint="eastAsia"/>
          <w:bCs/>
          <w:sz w:val="24"/>
        </w:rPr>
        <w:t>合信基金管理有限公司以及符合《销售办法》和中国证监会规定的其他条件，取得基金销售业务资格并与基金管理人签订了基金销售服务协议，办理基金销售业务的机构</w:t>
      </w:r>
    </w:p>
    <w:p w:rsidR="005D7C9F" w:rsidRDefault="002A71D1">
      <w:pPr>
        <w:spacing w:line="360" w:lineRule="auto"/>
        <w:ind w:firstLineChars="200" w:firstLine="480"/>
        <w:rPr>
          <w:rFonts w:ascii="宋体" w:hAnsi="宋体" w:cs="宋体"/>
          <w:bCs/>
          <w:sz w:val="24"/>
        </w:rPr>
      </w:pPr>
      <w:r>
        <w:rPr>
          <w:rFonts w:ascii="宋体" w:hAnsi="宋体" w:cs="宋体"/>
          <w:bCs/>
          <w:sz w:val="24"/>
        </w:rPr>
        <w:t>24</w:t>
      </w:r>
      <w:r>
        <w:rPr>
          <w:rFonts w:ascii="宋体" w:hAnsi="宋体" w:cs="宋体"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rsidR="005D7C9F" w:rsidRDefault="002A71D1">
      <w:pPr>
        <w:spacing w:line="360" w:lineRule="auto"/>
        <w:ind w:firstLineChars="200" w:firstLine="480"/>
        <w:rPr>
          <w:rFonts w:ascii="宋体" w:hAnsi="宋体" w:cs="宋体"/>
          <w:bCs/>
          <w:sz w:val="24"/>
        </w:rPr>
      </w:pPr>
      <w:r>
        <w:rPr>
          <w:rFonts w:ascii="宋体" w:hAnsi="宋体" w:cs="宋体"/>
          <w:bCs/>
          <w:sz w:val="24"/>
        </w:rPr>
        <w:t>25</w:t>
      </w:r>
      <w:r>
        <w:rPr>
          <w:rFonts w:ascii="宋体" w:hAnsi="宋体" w:cs="宋体" w:hint="eastAsia"/>
          <w:bCs/>
          <w:sz w:val="24"/>
        </w:rPr>
        <w:t>、登记机构：</w:t>
      </w:r>
      <w:proofErr w:type="gramStart"/>
      <w:r>
        <w:rPr>
          <w:rFonts w:ascii="宋体" w:hAnsi="宋体" w:cs="宋体" w:hint="eastAsia"/>
          <w:bCs/>
          <w:sz w:val="24"/>
        </w:rPr>
        <w:t>指办理</w:t>
      </w:r>
      <w:proofErr w:type="gramEnd"/>
      <w:r>
        <w:rPr>
          <w:rFonts w:ascii="宋体" w:hAnsi="宋体" w:cs="宋体" w:hint="eastAsia"/>
          <w:bCs/>
          <w:sz w:val="24"/>
        </w:rPr>
        <w:t>登记业务的机构。基金的登记机构为创金合信基金管理有限公司或</w:t>
      </w:r>
      <w:proofErr w:type="gramStart"/>
      <w:r>
        <w:rPr>
          <w:rFonts w:ascii="宋体" w:hAnsi="宋体" w:cs="宋体" w:hint="eastAsia"/>
          <w:bCs/>
          <w:sz w:val="24"/>
        </w:rPr>
        <w:t>接受创金合</w:t>
      </w:r>
      <w:proofErr w:type="gramEnd"/>
      <w:r>
        <w:rPr>
          <w:rFonts w:ascii="宋体" w:hAnsi="宋体" w:cs="宋体" w:hint="eastAsia"/>
          <w:bCs/>
          <w:sz w:val="24"/>
        </w:rPr>
        <w:t>信基金管理有限公司委托代为办理登记业务的机构</w:t>
      </w:r>
    </w:p>
    <w:p w:rsidR="005D7C9F" w:rsidRDefault="002A71D1">
      <w:pPr>
        <w:spacing w:line="360" w:lineRule="auto"/>
        <w:ind w:firstLineChars="200" w:firstLine="480"/>
        <w:rPr>
          <w:rFonts w:ascii="宋体" w:hAnsi="宋体" w:cs="宋体"/>
          <w:bCs/>
          <w:sz w:val="24"/>
        </w:rPr>
      </w:pPr>
      <w:r>
        <w:rPr>
          <w:rFonts w:ascii="宋体" w:hAnsi="宋体" w:cs="宋体"/>
          <w:bCs/>
          <w:sz w:val="24"/>
        </w:rPr>
        <w:t>26</w:t>
      </w:r>
      <w:r>
        <w:rPr>
          <w:rFonts w:ascii="宋体" w:hAnsi="宋体" w:cs="宋体" w:hint="eastAsia"/>
          <w:bCs/>
          <w:sz w:val="24"/>
        </w:rPr>
        <w:t>、基金账户：指登记机构为投资人开立的、记录其持有的、基金管理人所管理的基金份额余额及其变动情况的账户</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27</w:t>
      </w:r>
      <w:r>
        <w:rPr>
          <w:rFonts w:ascii="宋体" w:hAnsi="宋体" w:cs="宋体" w:hint="eastAsia"/>
          <w:bCs/>
          <w:sz w:val="24"/>
        </w:rPr>
        <w:t>、基金交易账户：指销售机构为投资人开立的、记录投资人通过该销售机构办理认购、申购、赎回、转换、转托管及定期定额投资等业务而引起的基金份额变动及结余情况的账户</w:t>
      </w:r>
    </w:p>
    <w:p w:rsidR="005D7C9F" w:rsidRDefault="002A71D1">
      <w:pPr>
        <w:spacing w:line="360" w:lineRule="auto"/>
        <w:ind w:firstLineChars="200" w:firstLine="480"/>
        <w:rPr>
          <w:rFonts w:ascii="宋体" w:hAnsi="宋体" w:cs="宋体"/>
          <w:bCs/>
          <w:sz w:val="24"/>
        </w:rPr>
      </w:pPr>
      <w:r>
        <w:rPr>
          <w:rFonts w:ascii="宋体" w:hAnsi="宋体" w:cs="宋体"/>
          <w:bCs/>
          <w:sz w:val="24"/>
        </w:rPr>
        <w:t>28</w:t>
      </w:r>
      <w:r>
        <w:rPr>
          <w:rFonts w:ascii="宋体" w:hAnsi="宋体" w:cs="宋体" w:hint="eastAsia"/>
          <w:bCs/>
          <w:sz w:val="24"/>
        </w:rPr>
        <w:t>、基金合同生效日：指基金募集达到法律法规规定及基金合同规定的条件，基金管理人向中国证监会办理基金备案手续完毕，并获得中国证监会书面确认的日期</w:t>
      </w:r>
    </w:p>
    <w:p w:rsidR="005D7C9F" w:rsidRDefault="002A71D1">
      <w:pPr>
        <w:spacing w:line="360" w:lineRule="auto"/>
        <w:ind w:firstLineChars="200" w:firstLine="480"/>
        <w:rPr>
          <w:rFonts w:ascii="宋体" w:hAnsi="宋体" w:cs="宋体"/>
          <w:bCs/>
          <w:sz w:val="24"/>
        </w:rPr>
      </w:pPr>
      <w:r>
        <w:rPr>
          <w:rFonts w:ascii="宋体" w:hAnsi="宋体" w:cs="宋体"/>
          <w:bCs/>
          <w:sz w:val="24"/>
        </w:rPr>
        <w:t>29</w:t>
      </w:r>
      <w:r>
        <w:rPr>
          <w:rFonts w:ascii="宋体" w:hAnsi="宋体" w:cs="宋体" w:hint="eastAsia"/>
          <w:bCs/>
          <w:sz w:val="24"/>
        </w:rPr>
        <w:t>、基金合同终止日：指基金合同规定的基金合同终止事由出现后，基金财产清算完毕，清算结果报中国证监会备案并予以公告的日期</w:t>
      </w:r>
    </w:p>
    <w:p w:rsidR="005D7C9F" w:rsidRDefault="002A71D1">
      <w:pPr>
        <w:spacing w:line="360" w:lineRule="auto"/>
        <w:ind w:firstLineChars="200" w:firstLine="480"/>
        <w:rPr>
          <w:rFonts w:ascii="宋体" w:hAnsi="宋体" w:cs="宋体"/>
          <w:bCs/>
          <w:sz w:val="24"/>
        </w:rPr>
      </w:pPr>
      <w:r>
        <w:rPr>
          <w:rFonts w:ascii="宋体" w:hAnsi="宋体" w:cs="宋体"/>
          <w:bCs/>
          <w:sz w:val="24"/>
        </w:rPr>
        <w:t>30</w:t>
      </w:r>
      <w:r>
        <w:rPr>
          <w:rFonts w:ascii="宋体" w:hAnsi="宋体" w:cs="宋体" w:hint="eastAsia"/>
          <w:bCs/>
          <w:sz w:val="24"/>
        </w:rPr>
        <w:t>、基金募集期：指自基金份额发售之日起至发售结束之日止的期间，最长不得超过三个月</w:t>
      </w:r>
    </w:p>
    <w:p w:rsidR="005D7C9F" w:rsidRDefault="002A71D1">
      <w:pPr>
        <w:spacing w:line="360" w:lineRule="auto"/>
        <w:ind w:firstLineChars="200" w:firstLine="480"/>
        <w:rPr>
          <w:rFonts w:ascii="宋体" w:hAnsi="宋体" w:cs="宋体"/>
          <w:bCs/>
          <w:sz w:val="24"/>
        </w:rPr>
      </w:pPr>
      <w:r>
        <w:rPr>
          <w:rFonts w:ascii="宋体" w:hAnsi="宋体" w:cs="宋体"/>
          <w:bCs/>
          <w:sz w:val="24"/>
        </w:rPr>
        <w:t>31</w:t>
      </w:r>
      <w:r>
        <w:rPr>
          <w:rFonts w:ascii="宋体" w:hAnsi="宋体" w:cs="宋体" w:hint="eastAsia"/>
          <w:bCs/>
          <w:sz w:val="24"/>
        </w:rPr>
        <w:t>、存续期：指基金合同生效日至终止日之间的不定期期限</w:t>
      </w:r>
    </w:p>
    <w:p w:rsidR="005D7C9F" w:rsidRDefault="002A71D1">
      <w:pPr>
        <w:spacing w:line="360" w:lineRule="auto"/>
        <w:ind w:firstLineChars="200" w:firstLine="480"/>
        <w:rPr>
          <w:rFonts w:ascii="宋体" w:hAnsi="宋体" w:cs="宋体"/>
          <w:bCs/>
          <w:sz w:val="24"/>
        </w:rPr>
      </w:pPr>
      <w:r>
        <w:rPr>
          <w:rFonts w:ascii="宋体" w:hAnsi="宋体" w:cs="宋体"/>
          <w:bCs/>
          <w:sz w:val="24"/>
        </w:rPr>
        <w:t>32</w:t>
      </w:r>
      <w:r>
        <w:rPr>
          <w:rFonts w:ascii="宋体" w:hAnsi="宋体" w:cs="宋体" w:hint="eastAsia"/>
          <w:bCs/>
          <w:sz w:val="24"/>
        </w:rPr>
        <w:t>、工作日：指上海证券交易所、深圳证券交易所的正常交易日</w:t>
      </w:r>
    </w:p>
    <w:p w:rsidR="005D7C9F" w:rsidRDefault="002A71D1">
      <w:pPr>
        <w:spacing w:line="360" w:lineRule="auto"/>
        <w:ind w:firstLineChars="200" w:firstLine="480"/>
        <w:rPr>
          <w:rFonts w:ascii="宋体" w:hAnsi="宋体" w:cs="宋体"/>
          <w:bCs/>
          <w:sz w:val="24"/>
        </w:rPr>
      </w:pPr>
      <w:r>
        <w:rPr>
          <w:rFonts w:ascii="宋体" w:hAnsi="宋体" w:cs="宋体"/>
          <w:bCs/>
          <w:sz w:val="24"/>
        </w:rPr>
        <w:t>33</w:t>
      </w:r>
      <w:r>
        <w:rPr>
          <w:rFonts w:ascii="宋体" w:hAnsi="宋体" w:cs="宋体" w:hint="eastAsia"/>
          <w:bCs/>
          <w:sz w:val="24"/>
        </w:rPr>
        <w:t>、</w:t>
      </w:r>
      <w:r>
        <w:rPr>
          <w:rFonts w:ascii="宋体" w:hAnsi="宋体" w:cs="宋体"/>
          <w:bCs/>
          <w:sz w:val="24"/>
        </w:rPr>
        <w:t>T日：指销售机构在规定时间受理投资人申购、赎回或其他业务申请的开放日</w:t>
      </w:r>
    </w:p>
    <w:p w:rsidR="005D7C9F" w:rsidRDefault="002A71D1">
      <w:pPr>
        <w:spacing w:line="360" w:lineRule="auto"/>
        <w:ind w:firstLineChars="200" w:firstLine="480"/>
        <w:rPr>
          <w:rFonts w:ascii="宋体" w:hAnsi="宋体" w:cs="宋体"/>
          <w:bCs/>
          <w:sz w:val="24"/>
        </w:rPr>
      </w:pPr>
      <w:r>
        <w:rPr>
          <w:rFonts w:ascii="宋体" w:hAnsi="宋体" w:cs="宋体"/>
          <w:bCs/>
          <w:sz w:val="24"/>
        </w:rPr>
        <w:t>34</w:t>
      </w:r>
      <w:r>
        <w:rPr>
          <w:rFonts w:ascii="宋体" w:hAnsi="宋体" w:cs="宋体" w:hint="eastAsia"/>
          <w:bCs/>
          <w:sz w:val="24"/>
        </w:rPr>
        <w:t>、</w:t>
      </w:r>
      <w:r>
        <w:rPr>
          <w:rFonts w:ascii="宋体" w:hAnsi="宋体" w:cs="宋体"/>
          <w:bCs/>
          <w:sz w:val="24"/>
        </w:rPr>
        <w:t>T+n日：指自T日起第n</w:t>
      </w:r>
      <w:proofErr w:type="gramStart"/>
      <w:r>
        <w:rPr>
          <w:rFonts w:ascii="宋体" w:hAnsi="宋体" w:cs="宋体"/>
          <w:bCs/>
          <w:sz w:val="24"/>
        </w:rPr>
        <w:t>个</w:t>
      </w:r>
      <w:proofErr w:type="gramEnd"/>
      <w:r>
        <w:rPr>
          <w:rFonts w:ascii="宋体" w:hAnsi="宋体" w:cs="宋体"/>
          <w:bCs/>
          <w:sz w:val="24"/>
        </w:rPr>
        <w:t>工作日（不包含T日），n为自然数</w:t>
      </w:r>
    </w:p>
    <w:p w:rsidR="005D7C9F" w:rsidRDefault="002A71D1">
      <w:pPr>
        <w:spacing w:line="360" w:lineRule="auto"/>
        <w:ind w:firstLineChars="200" w:firstLine="480"/>
        <w:rPr>
          <w:rFonts w:ascii="宋体" w:hAnsi="宋体" w:cs="宋体"/>
          <w:bCs/>
          <w:sz w:val="24"/>
        </w:rPr>
      </w:pPr>
      <w:r>
        <w:rPr>
          <w:rFonts w:ascii="宋体" w:hAnsi="宋体" w:cs="宋体"/>
          <w:bCs/>
          <w:sz w:val="24"/>
          <w:szCs w:val="24"/>
        </w:rPr>
        <w:t>35</w:t>
      </w:r>
      <w:r>
        <w:rPr>
          <w:rFonts w:ascii="宋体" w:hAnsi="宋体" w:cs="宋体" w:hint="eastAsia"/>
          <w:bCs/>
          <w:sz w:val="24"/>
          <w:szCs w:val="24"/>
        </w:rPr>
        <w:t>、</w:t>
      </w:r>
      <w:r>
        <w:rPr>
          <w:rFonts w:ascii="宋体" w:hAnsi="宋体" w:cs="宋体" w:hint="eastAsia"/>
          <w:bCs/>
          <w:sz w:val="24"/>
        </w:rPr>
        <w:t>开放日：指为投资人办理基金份额申购、赎回或其他业务的工作日</w:t>
      </w:r>
    </w:p>
    <w:p w:rsidR="005D7C9F" w:rsidRDefault="002A71D1">
      <w:pPr>
        <w:spacing w:line="360" w:lineRule="auto"/>
        <w:ind w:firstLineChars="200" w:firstLine="480"/>
        <w:rPr>
          <w:rFonts w:ascii="宋体" w:hAnsi="宋体" w:cs="宋体"/>
          <w:bCs/>
          <w:sz w:val="24"/>
        </w:rPr>
      </w:pPr>
      <w:r>
        <w:rPr>
          <w:rFonts w:ascii="宋体" w:hAnsi="宋体" w:cs="宋体"/>
          <w:bCs/>
          <w:sz w:val="24"/>
        </w:rPr>
        <w:t>36</w:t>
      </w:r>
      <w:r>
        <w:rPr>
          <w:rFonts w:ascii="宋体" w:hAnsi="宋体" w:cs="宋体" w:hint="eastAsia"/>
          <w:bCs/>
          <w:sz w:val="24"/>
        </w:rPr>
        <w:t>、开放时间：指开放日基金接受申购、赎回或其他交易的时间段</w:t>
      </w:r>
    </w:p>
    <w:p w:rsidR="005D7C9F" w:rsidRDefault="002A71D1">
      <w:pPr>
        <w:spacing w:line="360" w:lineRule="auto"/>
        <w:ind w:firstLineChars="200" w:firstLine="480"/>
        <w:rPr>
          <w:rFonts w:ascii="宋体" w:hAnsi="宋体" w:cs="宋体"/>
          <w:bCs/>
          <w:sz w:val="24"/>
        </w:rPr>
      </w:pPr>
      <w:r>
        <w:rPr>
          <w:rFonts w:ascii="宋体" w:hAnsi="宋体" w:cs="宋体"/>
          <w:bCs/>
          <w:sz w:val="24"/>
        </w:rPr>
        <w:t>37</w:t>
      </w:r>
      <w:r>
        <w:rPr>
          <w:rFonts w:ascii="宋体" w:hAnsi="宋体" w:cs="宋体" w:hint="eastAsia"/>
          <w:bCs/>
          <w:sz w:val="24"/>
        </w:rPr>
        <w:t>、《业务规则》：指《创金合信基金管理有限公司开放式基金业务规则》，是规范基金管理人所管理的开放式证券投资基金登记方面的业务规则，由基金管理人和投资人共同遵守</w:t>
      </w:r>
    </w:p>
    <w:p w:rsidR="005D7C9F" w:rsidRDefault="002A71D1">
      <w:pPr>
        <w:spacing w:line="360" w:lineRule="auto"/>
        <w:ind w:firstLineChars="200" w:firstLine="480"/>
        <w:rPr>
          <w:rFonts w:ascii="宋体" w:hAnsi="宋体" w:cs="宋体"/>
          <w:bCs/>
          <w:sz w:val="24"/>
        </w:rPr>
      </w:pPr>
      <w:r>
        <w:rPr>
          <w:rFonts w:ascii="宋体" w:hAnsi="宋体" w:cs="宋体"/>
          <w:bCs/>
          <w:sz w:val="24"/>
        </w:rPr>
        <w:t>38</w:t>
      </w:r>
      <w:r>
        <w:rPr>
          <w:rFonts w:ascii="宋体" w:hAnsi="宋体" w:cs="宋体" w:hint="eastAsia"/>
          <w:bCs/>
          <w:sz w:val="24"/>
        </w:rPr>
        <w:t>、认购：指在基金募集期内，投资人根据基金合同和招募说明书的规定申请购买基金份额的行为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39</w:t>
      </w:r>
      <w:r>
        <w:rPr>
          <w:rFonts w:ascii="宋体" w:hAnsi="宋体" w:cs="宋体" w:hint="eastAsia"/>
          <w:bCs/>
          <w:sz w:val="24"/>
        </w:rPr>
        <w:t>、申购：指基金合同生效后，投资人根据基金合同和招募说明书的规定申请购买基金份额的行为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40</w:t>
      </w:r>
      <w:r>
        <w:rPr>
          <w:rFonts w:ascii="宋体" w:hAnsi="宋体" w:cs="宋体" w:hint="eastAsia"/>
          <w:bCs/>
          <w:sz w:val="24"/>
        </w:rPr>
        <w:t>、赎回：指基金合同生效后，基金份额持有人按基金合同和招募说明书规定的条件要求将基金份额兑换为现金的行为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41</w:t>
      </w:r>
      <w:r>
        <w:rPr>
          <w:rFonts w:ascii="宋体" w:hAnsi="宋体" w:cs="宋体" w:hint="eastAsia"/>
          <w:bCs/>
          <w:sz w:val="24"/>
        </w:rPr>
        <w:t>、基金转换：指基金份额持有人按照本基金合同和基金管理人届时有效公告规定的条件，申请将其持有基金管理人管理的、某一基金的基金份额转换为基金管理人管理的其他</w:t>
      </w:r>
      <w:proofErr w:type="gramStart"/>
      <w:r>
        <w:rPr>
          <w:rFonts w:ascii="宋体" w:hAnsi="宋体" w:cs="宋体" w:hint="eastAsia"/>
          <w:bCs/>
          <w:sz w:val="24"/>
        </w:rPr>
        <w:t>基金基金</w:t>
      </w:r>
      <w:proofErr w:type="gramEnd"/>
      <w:r>
        <w:rPr>
          <w:rFonts w:ascii="宋体" w:hAnsi="宋体" w:cs="宋体" w:hint="eastAsia"/>
          <w:bCs/>
          <w:sz w:val="24"/>
        </w:rPr>
        <w:t>份额的行为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42</w:t>
      </w:r>
      <w:r>
        <w:rPr>
          <w:rFonts w:ascii="宋体" w:hAnsi="宋体" w:cs="宋体" w:hint="eastAsia"/>
          <w:bCs/>
          <w:sz w:val="24"/>
        </w:rPr>
        <w:t>、转托管：指基金份额持有人在本基金的不同销售机构之间实施的变更所持基金份额销售机构的操作</w:t>
      </w:r>
    </w:p>
    <w:p w:rsidR="005D7C9F" w:rsidRDefault="002A71D1">
      <w:pPr>
        <w:spacing w:line="360" w:lineRule="auto"/>
        <w:ind w:firstLineChars="200" w:firstLine="480"/>
        <w:rPr>
          <w:rFonts w:ascii="宋体" w:hAnsi="宋体" w:cs="宋体"/>
          <w:bCs/>
          <w:sz w:val="24"/>
        </w:rPr>
      </w:pPr>
      <w:r>
        <w:rPr>
          <w:rFonts w:ascii="宋体" w:hAnsi="宋体" w:cs="宋体"/>
          <w:bCs/>
          <w:sz w:val="24"/>
        </w:rPr>
        <w:t>43</w:t>
      </w:r>
      <w:r>
        <w:rPr>
          <w:rFonts w:ascii="宋体" w:hAnsi="宋体" w:cs="宋体" w:hint="eastAsia"/>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44</w:t>
      </w:r>
      <w:r>
        <w:rPr>
          <w:rFonts w:ascii="宋体" w:hAnsi="宋体" w:cs="宋体" w:hint="eastAsia"/>
          <w:bCs/>
          <w:sz w:val="24"/>
        </w:rPr>
        <w:t>、巨额赎回：指本基金单个开放日，基金净赎回申请</w:t>
      </w:r>
      <w:r>
        <w:rPr>
          <w:rFonts w:ascii="宋体" w:hAnsi="宋体" w:cs="宋体"/>
          <w:bCs/>
          <w:sz w:val="24"/>
        </w:rPr>
        <w:t>（赎回申请份额总数加上基金转换中转出申请份额总数后扣除申购申请份额总数及基金转换中转入申请份额总数后的余额）超过上一开放日基金总份额的10%</w:t>
      </w:r>
    </w:p>
    <w:p w:rsidR="005D7C9F" w:rsidRDefault="002A71D1">
      <w:pPr>
        <w:spacing w:line="360" w:lineRule="auto"/>
        <w:ind w:firstLineChars="200" w:firstLine="480"/>
        <w:rPr>
          <w:rFonts w:ascii="宋体" w:hAnsi="宋体" w:cs="宋体"/>
          <w:bCs/>
          <w:sz w:val="24"/>
        </w:rPr>
      </w:pPr>
      <w:r>
        <w:rPr>
          <w:rFonts w:ascii="宋体" w:hAnsi="宋体" w:cs="宋体"/>
          <w:bCs/>
          <w:sz w:val="24"/>
        </w:rPr>
        <w:t>45</w:t>
      </w:r>
      <w:r>
        <w:rPr>
          <w:rFonts w:ascii="宋体" w:hAnsi="宋体" w:cs="宋体" w:hint="eastAsia"/>
          <w:bCs/>
          <w:sz w:val="24"/>
        </w:rPr>
        <w:t>、元：指人民币元</w:t>
      </w:r>
    </w:p>
    <w:p w:rsidR="005D7C9F" w:rsidRDefault="002A71D1">
      <w:pPr>
        <w:spacing w:line="360" w:lineRule="auto"/>
        <w:ind w:firstLineChars="200" w:firstLine="480"/>
        <w:rPr>
          <w:rFonts w:ascii="宋体" w:hAnsi="宋体" w:cs="宋体"/>
          <w:bCs/>
          <w:sz w:val="24"/>
        </w:rPr>
      </w:pPr>
      <w:r>
        <w:rPr>
          <w:rFonts w:ascii="宋体" w:hAnsi="宋体" w:cs="宋体"/>
          <w:bCs/>
          <w:sz w:val="24"/>
        </w:rPr>
        <w:t>46</w:t>
      </w:r>
      <w:r>
        <w:rPr>
          <w:rFonts w:ascii="宋体" w:hAnsi="宋体" w:cs="宋体" w:hint="eastAsia"/>
          <w:bCs/>
          <w:sz w:val="24"/>
        </w:rPr>
        <w:t>、基金收益：指基金投资所得债券利息、买卖证券价差、银行存款利息、已实现的其他合法收入及因运用基金财产带来的成本和费用的节约</w:t>
      </w:r>
    </w:p>
    <w:p w:rsidR="005D7C9F" w:rsidRDefault="002A71D1">
      <w:pPr>
        <w:spacing w:line="360" w:lineRule="auto"/>
        <w:ind w:firstLineChars="200" w:firstLine="480"/>
        <w:rPr>
          <w:rFonts w:ascii="宋体" w:hAnsi="宋体" w:cs="宋体"/>
          <w:bCs/>
          <w:sz w:val="24"/>
        </w:rPr>
      </w:pPr>
      <w:r>
        <w:rPr>
          <w:rFonts w:ascii="宋体" w:hAnsi="宋体" w:cs="宋体"/>
          <w:bCs/>
          <w:sz w:val="24"/>
        </w:rPr>
        <w:t>47</w:t>
      </w:r>
      <w:r>
        <w:rPr>
          <w:rFonts w:ascii="宋体" w:hAnsi="宋体" w:cs="宋体" w:hint="eastAsia"/>
          <w:bCs/>
          <w:sz w:val="24"/>
        </w:rPr>
        <w:t>、基金资产总值：指基金拥有的各类有价证券、银行存款本息、基金应收申购款及其他资产的价值总和</w:t>
      </w:r>
    </w:p>
    <w:p w:rsidR="005D7C9F" w:rsidRDefault="002A71D1">
      <w:pPr>
        <w:spacing w:line="360" w:lineRule="auto"/>
        <w:ind w:firstLineChars="200" w:firstLine="480"/>
        <w:rPr>
          <w:rFonts w:ascii="宋体" w:hAnsi="宋体" w:cs="宋体"/>
          <w:bCs/>
          <w:sz w:val="24"/>
        </w:rPr>
      </w:pPr>
      <w:r>
        <w:rPr>
          <w:rFonts w:ascii="宋体" w:hAnsi="宋体" w:cs="宋体"/>
          <w:bCs/>
          <w:sz w:val="24"/>
        </w:rPr>
        <w:t>48</w:t>
      </w:r>
      <w:r>
        <w:rPr>
          <w:rFonts w:ascii="宋体" w:hAnsi="宋体" w:cs="宋体" w:hint="eastAsia"/>
          <w:bCs/>
          <w:sz w:val="24"/>
        </w:rPr>
        <w:t>、基金资产净值：指基金资产总值减去基金负债后的价值</w:t>
      </w:r>
    </w:p>
    <w:p w:rsidR="005D7C9F" w:rsidRDefault="002A71D1">
      <w:pPr>
        <w:spacing w:line="360" w:lineRule="auto"/>
        <w:ind w:firstLineChars="200" w:firstLine="480"/>
        <w:rPr>
          <w:rFonts w:ascii="宋体" w:hAnsi="宋体" w:cs="宋体"/>
          <w:bCs/>
          <w:sz w:val="24"/>
        </w:rPr>
      </w:pPr>
      <w:r>
        <w:rPr>
          <w:rFonts w:ascii="宋体" w:hAnsi="宋体" w:cs="宋体"/>
          <w:bCs/>
          <w:sz w:val="24"/>
        </w:rPr>
        <w:t>49</w:t>
      </w:r>
      <w:r>
        <w:rPr>
          <w:rFonts w:ascii="宋体" w:hAnsi="宋体" w:cs="宋体" w:hint="eastAsia"/>
          <w:bCs/>
          <w:sz w:val="24"/>
        </w:rPr>
        <w:t>、基金份额净值：指计算日基金资产净值除以计算日基金份额总数</w:t>
      </w:r>
    </w:p>
    <w:p w:rsidR="005D7C9F" w:rsidRDefault="002A71D1">
      <w:pPr>
        <w:spacing w:line="360" w:lineRule="auto"/>
        <w:ind w:firstLineChars="200" w:firstLine="480"/>
        <w:rPr>
          <w:rFonts w:ascii="宋体" w:hAnsi="宋体" w:cs="宋体"/>
          <w:bCs/>
          <w:sz w:val="24"/>
        </w:rPr>
      </w:pPr>
      <w:r>
        <w:rPr>
          <w:rFonts w:ascii="宋体" w:hAnsi="宋体" w:cs="宋体"/>
          <w:bCs/>
          <w:sz w:val="24"/>
        </w:rPr>
        <w:t>50</w:t>
      </w:r>
      <w:r>
        <w:rPr>
          <w:rFonts w:ascii="宋体" w:hAnsi="宋体" w:cs="宋体" w:hint="eastAsia"/>
          <w:bCs/>
          <w:sz w:val="24"/>
        </w:rPr>
        <w:t>、基金资产估值：指计算评估基金资产和负债的价值，以确定基金资产净值和基金份额净值的过程</w:t>
      </w:r>
    </w:p>
    <w:p w:rsidR="005D7C9F" w:rsidRDefault="002A71D1">
      <w:pPr>
        <w:spacing w:line="360" w:lineRule="auto"/>
        <w:ind w:firstLineChars="200" w:firstLine="480"/>
        <w:rPr>
          <w:rFonts w:ascii="宋体" w:hAnsi="宋体" w:cs="宋体"/>
          <w:bCs/>
          <w:sz w:val="24"/>
        </w:rPr>
      </w:pPr>
      <w:r>
        <w:rPr>
          <w:rFonts w:ascii="宋体" w:hAnsi="宋体" w:cs="宋体"/>
          <w:bCs/>
          <w:sz w:val="24"/>
        </w:rPr>
        <w:t>51</w:t>
      </w:r>
      <w:r>
        <w:rPr>
          <w:rFonts w:ascii="宋体" w:hAnsi="宋体" w:cs="宋体"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5D7C9F" w:rsidRDefault="002A71D1">
      <w:pPr>
        <w:spacing w:line="360" w:lineRule="auto"/>
        <w:ind w:firstLineChars="200" w:firstLine="480"/>
        <w:rPr>
          <w:rFonts w:ascii="宋体" w:hAnsi="宋体" w:cs="宋体"/>
          <w:bCs/>
          <w:sz w:val="24"/>
        </w:rPr>
      </w:pPr>
      <w:r>
        <w:rPr>
          <w:rFonts w:ascii="宋体" w:hAnsi="宋体" w:cs="宋体"/>
          <w:bCs/>
          <w:sz w:val="24"/>
        </w:rPr>
        <w:t>52</w:t>
      </w:r>
      <w:r>
        <w:rPr>
          <w:rFonts w:ascii="宋体" w:hAnsi="宋体" w:cs="宋体" w:hint="eastAsia"/>
          <w:bCs/>
          <w:sz w:val="24"/>
        </w:rPr>
        <w:t>、指定媒介：指中国证监会指定的用以进行信息披露的全国性报刊及指定互联网网站（包括基金管理人网站、基金托管人网站、中国证监会基金电子披露网站）等媒介</w:t>
      </w:r>
    </w:p>
    <w:p w:rsidR="005D7C9F" w:rsidRDefault="002A71D1">
      <w:pPr>
        <w:spacing w:line="360" w:lineRule="auto"/>
        <w:ind w:firstLineChars="200" w:firstLine="480"/>
        <w:rPr>
          <w:rFonts w:ascii="宋体" w:hAnsi="宋体" w:cs="宋体"/>
          <w:bCs/>
          <w:sz w:val="24"/>
        </w:rPr>
      </w:pPr>
      <w:r>
        <w:rPr>
          <w:rFonts w:ascii="宋体" w:hAnsi="宋体" w:cs="宋体"/>
          <w:bCs/>
          <w:sz w:val="24"/>
        </w:rPr>
        <w:t>53</w:t>
      </w:r>
      <w:r>
        <w:rPr>
          <w:rFonts w:ascii="宋体" w:hAnsi="宋体" w:cs="宋体" w:hint="eastAsia"/>
          <w:bCs/>
          <w:sz w:val="24"/>
        </w:rPr>
        <w:t>、不可抗力：指本基金合同当事人不能预见、不能避免且不能克服的客观事件</w:t>
      </w:r>
    </w:p>
    <w:p w:rsidR="005D7C9F" w:rsidRDefault="002A71D1">
      <w:pPr>
        <w:spacing w:line="360" w:lineRule="auto"/>
        <w:ind w:firstLineChars="200" w:firstLine="480"/>
        <w:rPr>
          <w:rFonts w:ascii="宋体" w:hAnsi="宋体" w:cs="宋体"/>
          <w:bCs/>
          <w:sz w:val="24"/>
        </w:rPr>
      </w:pPr>
      <w:r>
        <w:rPr>
          <w:rFonts w:ascii="宋体" w:hAnsi="宋体" w:cs="宋体"/>
          <w:bCs/>
          <w:sz w:val="24"/>
        </w:rPr>
        <w:t>54</w:t>
      </w:r>
      <w:r>
        <w:rPr>
          <w:rFonts w:ascii="宋体" w:hAnsi="宋体" w:cs="宋体" w:hint="eastAsia"/>
          <w:bCs/>
          <w:sz w:val="24"/>
        </w:rPr>
        <w:t>、</w:t>
      </w:r>
      <w:r>
        <w:rPr>
          <w:rFonts w:ascii="宋体" w:hAnsi="宋体" w:cs="宋体"/>
          <w:bCs/>
          <w:sz w:val="24"/>
        </w:rPr>
        <w:t>A类基金份额：指在投资人认购、申购基金时收取前端认购费、前端申购费，但不计</w:t>
      </w:r>
      <w:proofErr w:type="gramStart"/>
      <w:r>
        <w:rPr>
          <w:rFonts w:ascii="宋体" w:hAnsi="宋体" w:cs="宋体"/>
          <w:bCs/>
          <w:sz w:val="24"/>
        </w:rPr>
        <w:t>提销售</w:t>
      </w:r>
      <w:proofErr w:type="gramEnd"/>
      <w:r>
        <w:rPr>
          <w:rFonts w:ascii="宋体" w:hAnsi="宋体" w:cs="宋体"/>
          <w:bCs/>
          <w:sz w:val="24"/>
        </w:rPr>
        <w:t>服务费的基金份额类别</w:t>
      </w:r>
    </w:p>
    <w:p w:rsidR="005D7C9F" w:rsidRDefault="002A71D1">
      <w:pPr>
        <w:spacing w:line="360" w:lineRule="auto"/>
        <w:ind w:firstLineChars="200" w:firstLine="480"/>
        <w:rPr>
          <w:rFonts w:ascii="宋体" w:hAnsi="宋体" w:cs="宋体"/>
          <w:bCs/>
          <w:sz w:val="24"/>
        </w:rPr>
      </w:pPr>
      <w:r>
        <w:rPr>
          <w:rFonts w:ascii="宋体" w:hAnsi="宋体" w:cs="宋体"/>
          <w:bCs/>
          <w:sz w:val="24"/>
        </w:rPr>
        <w:t>55</w:t>
      </w:r>
      <w:r>
        <w:rPr>
          <w:rFonts w:ascii="宋体" w:hAnsi="宋体" w:cs="宋体" w:hint="eastAsia"/>
          <w:bCs/>
          <w:sz w:val="24"/>
        </w:rPr>
        <w:t>、</w:t>
      </w:r>
      <w:r>
        <w:rPr>
          <w:rFonts w:ascii="宋体" w:hAnsi="宋体" w:cs="宋体"/>
          <w:bCs/>
          <w:sz w:val="24"/>
        </w:rPr>
        <w:t>C类</w:t>
      </w:r>
      <w:r>
        <w:rPr>
          <w:rFonts w:ascii="宋体" w:hAnsi="宋体" w:cs="宋体" w:hint="eastAsia"/>
          <w:bCs/>
          <w:sz w:val="24"/>
        </w:rPr>
        <w:t>、E类</w:t>
      </w:r>
      <w:ins w:id="54" w:author="郑雅雯" w:date="2024-04-08T15:48:00Z">
        <w:r w:rsidR="005E1186">
          <w:rPr>
            <w:rFonts w:ascii="宋体" w:hAnsi="宋体" w:cs="宋体" w:hint="eastAsia"/>
            <w:bCs/>
            <w:sz w:val="24"/>
          </w:rPr>
          <w:t>、D类</w:t>
        </w:r>
      </w:ins>
      <w:proofErr w:type="gramStart"/>
      <w:r>
        <w:rPr>
          <w:rFonts w:ascii="宋体" w:hAnsi="宋体" w:cs="宋体" w:hint="eastAsia"/>
          <w:bCs/>
          <w:sz w:val="24"/>
        </w:rPr>
        <w:t>基金份额</w:t>
      </w:r>
      <w:r>
        <w:rPr>
          <w:rFonts w:ascii="宋体" w:hAnsi="宋体" w:cs="宋体"/>
          <w:bCs/>
          <w:sz w:val="24"/>
        </w:rPr>
        <w:t>基金份额</w:t>
      </w:r>
      <w:proofErr w:type="gramEnd"/>
      <w:r>
        <w:rPr>
          <w:rFonts w:ascii="宋体" w:hAnsi="宋体" w:cs="宋体"/>
          <w:bCs/>
          <w:sz w:val="24"/>
        </w:rPr>
        <w:t>：指不收取认购费、申购费，而是从</w:t>
      </w:r>
      <w:r>
        <w:rPr>
          <w:rFonts w:ascii="宋体" w:hAnsi="宋体" w:cs="宋体"/>
          <w:bCs/>
          <w:sz w:val="24"/>
        </w:rPr>
        <w:lastRenderedPageBreak/>
        <w:t>本类别基金资产中计</w:t>
      </w:r>
      <w:proofErr w:type="gramStart"/>
      <w:r>
        <w:rPr>
          <w:rFonts w:ascii="宋体" w:hAnsi="宋体" w:cs="宋体"/>
          <w:bCs/>
          <w:sz w:val="24"/>
        </w:rPr>
        <w:t>提销售</w:t>
      </w:r>
      <w:proofErr w:type="gramEnd"/>
      <w:r>
        <w:rPr>
          <w:rFonts w:ascii="宋体" w:hAnsi="宋体" w:cs="宋体"/>
          <w:bCs/>
          <w:sz w:val="24"/>
        </w:rPr>
        <w:t>服务费的基金份额类别</w:t>
      </w:r>
    </w:p>
    <w:p w:rsidR="005D7C9F" w:rsidRDefault="002A71D1">
      <w:pPr>
        <w:spacing w:line="360" w:lineRule="auto"/>
        <w:ind w:firstLineChars="200" w:firstLine="480"/>
        <w:rPr>
          <w:rFonts w:ascii="宋体" w:hAnsi="宋体" w:cs="宋体"/>
          <w:bCs/>
          <w:sz w:val="24"/>
        </w:rPr>
      </w:pPr>
      <w:r>
        <w:rPr>
          <w:rFonts w:ascii="宋体" w:hAnsi="宋体" w:cs="宋体"/>
          <w:bCs/>
          <w:sz w:val="24"/>
        </w:rPr>
        <w:t>56</w:t>
      </w:r>
      <w:r>
        <w:rPr>
          <w:rFonts w:ascii="宋体" w:hAnsi="宋体" w:cs="宋体" w:hint="eastAsia"/>
          <w:bCs/>
          <w:sz w:val="24"/>
        </w:rPr>
        <w:t>、基金份额折算：指基金管理人根据基金运作的需要，在基金资产净值不变的前提下，按照一定比例调整基金份额总额及基金份额净值</w:t>
      </w:r>
    </w:p>
    <w:p w:rsidR="005D7C9F" w:rsidRDefault="002A71D1">
      <w:pPr>
        <w:spacing w:line="360" w:lineRule="auto"/>
        <w:ind w:firstLineChars="200" w:firstLine="480"/>
        <w:rPr>
          <w:rFonts w:ascii="宋体" w:hAnsi="宋体" w:cs="宋体"/>
          <w:bCs/>
          <w:sz w:val="24"/>
        </w:rPr>
      </w:pPr>
      <w:r>
        <w:rPr>
          <w:rFonts w:ascii="宋体" w:hAnsi="宋体" w:cs="宋体"/>
          <w:bCs/>
          <w:sz w:val="24"/>
        </w:rPr>
        <w:t>57</w:t>
      </w:r>
      <w:r>
        <w:rPr>
          <w:rFonts w:ascii="宋体" w:hAnsi="宋体" w:cs="宋体" w:hint="eastAsia"/>
          <w:bCs/>
          <w:sz w:val="24"/>
        </w:rPr>
        <w:t>、货币市场工具：指</w:t>
      </w:r>
      <w:r>
        <w:rPr>
          <w:rFonts w:ascii="宋体" w:hAnsi="宋体" w:cs="宋体"/>
          <w:bCs/>
          <w:sz w:val="24"/>
        </w:rPr>
        <w:t>现金，期限在1年以内（含1年）的银行存款、债券回购、中央银行票据、同业存单，剩余期限在397天以内（含397天）的债券、非金融企业债务融资工具</w:t>
      </w:r>
      <w:r>
        <w:rPr>
          <w:rFonts w:ascii="宋体" w:hAnsi="宋体" w:cs="宋体" w:hint="eastAsia"/>
          <w:bCs/>
          <w:sz w:val="24"/>
        </w:rPr>
        <w:t>、资产支持证券，</w:t>
      </w:r>
      <w:r>
        <w:rPr>
          <w:rFonts w:ascii="宋体" w:hAnsi="宋体" w:cs="宋体"/>
          <w:bCs/>
          <w:sz w:val="24"/>
        </w:rPr>
        <w:t>以及法律法规、中国证监会或中国人民银行认可的其他具有良好流动性的货币市场工具</w:t>
      </w:r>
    </w:p>
    <w:p w:rsidR="005D7C9F" w:rsidRDefault="002A71D1">
      <w:pPr>
        <w:spacing w:line="360" w:lineRule="auto"/>
        <w:ind w:firstLineChars="200" w:firstLine="480"/>
        <w:rPr>
          <w:rFonts w:ascii="宋体" w:hAnsi="宋体" w:cs="宋体"/>
          <w:bCs/>
          <w:sz w:val="24"/>
        </w:rPr>
      </w:pPr>
      <w:r>
        <w:rPr>
          <w:rFonts w:ascii="宋体" w:hAnsi="宋体" w:cs="宋体"/>
          <w:bCs/>
          <w:sz w:val="24"/>
        </w:rPr>
        <w:t>58</w:t>
      </w:r>
      <w:r>
        <w:rPr>
          <w:rFonts w:ascii="宋体" w:hAnsi="宋体" w:cs="宋体" w:hint="eastAsia"/>
          <w:bCs/>
          <w:sz w:val="24"/>
        </w:rPr>
        <w:t>、流动性受限资产：指由于法律法规、监管、合同或操作障碍等原因无法以合理价格予以变现的资产，包括但不限于到期日在</w:t>
      </w:r>
      <w:r>
        <w:rPr>
          <w:rFonts w:ascii="宋体" w:hAnsi="宋体" w:cs="宋体"/>
          <w:bCs/>
          <w:sz w:val="24"/>
        </w:rPr>
        <w:t>10个交易日以上的逆回购与银行定期存款（</w:t>
      </w:r>
      <w:proofErr w:type="gramStart"/>
      <w:r>
        <w:rPr>
          <w:rFonts w:ascii="宋体" w:hAnsi="宋体" w:cs="宋体"/>
          <w:bCs/>
          <w:sz w:val="24"/>
        </w:rPr>
        <w:t>含协议</w:t>
      </w:r>
      <w:proofErr w:type="gramEnd"/>
      <w:r>
        <w:rPr>
          <w:rFonts w:ascii="宋体" w:hAnsi="宋体" w:cs="宋体"/>
          <w:bCs/>
          <w:sz w:val="24"/>
        </w:rPr>
        <w:t>约定有条件提前支取的银行存款）、</w:t>
      </w:r>
      <w:r>
        <w:rPr>
          <w:rFonts w:ascii="宋体" w:hAnsi="宋体" w:cs="宋体" w:hint="eastAsia"/>
          <w:bCs/>
          <w:sz w:val="24"/>
        </w:rPr>
        <w:t>资产支持证券、因发行人债务违约无法进行转让或交易的债券等</w:t>
      </w:r>
    </w:p>
    <w:p w:rsidR="00751629" w:rsidRDefault="002A71D1" w:rsidP="00751629">
      <w:pPr>
        <w:spacing w:line="360" w:lineRule="auto"/>
        <w:ind w:firstLineChars="200" w:firstLine="480"/>
        <w:rPr>
          <w:rFonts w:ascii="宋体" w:hAnsi="宋体" w:cs="宋体"/>
          <w:bCs/>
          <w:sz w:val="24"/>
        </w:rPr>
      </w:pPr>
      <w:r>
        <w:rPr>
          <w:rFonts w:ascii="宋体" w:hAnsi="宋体" w:cs="宋体"/>
          <w:bCs/>
          <w:sz w:val="24"/>
        </w:rPr>
        <w:t>59</w:t>
      </w:r>
      <w:r>
        <w:rPr>
          <w:rFonts w:ascii="宋体" w:hAnsi="宋体" w:cs="宋体" w:hint="eastAsia"/>
          <w:bCs/>
          <w:sz w:val="24"/>
        </w:rPr>
        <w:t>、基金产品资料概要：指《创金合信恒利超短债债券型证券投资基金基金产品资料概要》及其更新</w:t>
      </w:r>
      <w:del w:id="55" w:author="郑雅雯" w:date="2024-04-11T13:37:00Z">
        <w:r w:rsidDel="004214AB">
          <w:rPr>
            <w:rFonts w:ascii="宋体" w:hAnsi="宋体" w:cs="宋体" w:hint="eastAsia"/>
            <w:bCs/>
            <w:sz w:val="24"/>
          </w:rPr>
          <w:delText>（本基金合同关于基金产品资料概要的编制、披露及更新等内容，将不晚于2020年9月1日起执行）</w:delText>
        </w:r>
      </w:del>
    </w:p>
    <w:p w:rsidR="00751629" w:rsidRPr="00751629" w:rsidRDefault="00751629" w:rsidP="00751629">
      <w:pPr>
        <w:spacing w:line="360" w:lineRule="auto"/>
        <w:ind w:firstLineChars="200" w:firstLine="480"/>
        <w:rPr>
          <w:rFonts w:ascii="宋体" w:hAnsi="宋体" w:cs="宋体"/>
          <w:bCs/>
          <w:sz w:val="24"/>
        </w:rPr>
      </w:pPr>
      <w:r>
        <w:rPr>
          <w:rFonts w:ascii="宋体" w:hAnsi="宋体" w:cs="宋体" w:hint="eastAsia"/>
          <w:bCs/>
          <w:sz w:val="24"/>
        </w:rPr>
        <w:t>60</w:t>
      </w:r>
      <w:r w:rsidRPr="00751629">
        <w:rPr>
          <w:rFonts w:ascii="宋体" w:hAnsi="宋体" w:cs="宋体" w:hint="eastAsia"/>
          <w:bCs/>
          <w:sz w:val="24"/>
        </w:rPr>
        <w:t>、</w:t>
      </w:r>
      <w:proofErr w:type="gramStart"/>
      <w:r w:rsidRPr="00751629">
        <w:rPr>
          <w:rFonts w:ascii="宋体" w:hAnsi="宋体" w:cs="宋体" w:hint="eastAsia"/>
          <w:bCs/>
          <w:sz w:val="24"/>
        </w:rPr>
        <w:t>侧袋机制</w:t>
      </w:r>
      <w:proofErr w:type="gramEnd"/>
      <w:r w:rsidRPr="00751629">
        <w:rPr>
          <w:rFonts w:ascii="宋体" w:hAnsi="宋体" w:cs="宋体"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sidRPr="00751629">
        <w:rPr>
          <w:rFonts w:ascii="宋体" w:hAnsi="宋体" w:cs="宋体" w:hint="eastAsia"/>
          <w:bCs/>
          <w:sz w:val="24"/>
        </w:rPr>
        <w:t>侧袋机制</w:t>
      </w:r>
      <w:proofErr w:type="gramEnd"/>
      <w:r w:rsidRPr="00751629">
        <w:rPr>
          <w:rFonts w:ascii="宋体" w:hAnsi="宋体" w:cs="宋体" w:hint="eastAsia"/>
          <w:bCs/>
          <w:sz w:val="24"/>
        </w:rPr>
        <w:t>实施期间，原有账户称为主袋账户，专门账户</w:t>
      </w:r>
      <w:proofErr w:type="gramStart"/>
      <w:r w:rsidRPr="00751629">
        <w:rPr>
          <w:rFonts w:ascii="宋体" w:hAnsi="宋体" w:cs="宋体" w:hint="eastAsia"/>
          <w:bCs/>
          <w:sz w:val="24"/>
        </w:rPr>
        <w:t>称为侧袋账户</w:t>
      </w:r>
      <w:proofErr w:type="gramEnd"/>
    </w:p>
    <w:p w:rsidR="005D7C9F" w:rsidRDefault="00751629" w:rsidP="00751629">
      <w:pPr>
        <w:spacing w:line="360" w:lineRule="auto"/>
        <w:ind w:firstLineChars="200" w:firstLine="480"/>
        <w:rPr>
          <w:rFonts w:ascii="宋体" w:hAnsi="宋体" w:cs="宋体"/>
          <w:bCs/>
          <w:sz w:val="24"/>
        </w:rPr>
      </w:pPr>
      <w:r>
        <w:rPr>
          <w:rFonts w:ascii="宋体" w:hAnsi="宋体" w:cs="宋体" w:hint="eastAsia"/>
          <w:bCs/>
          <w:sz w:val="24"/>
        </w:rPr>
        <w:t>61</w:t>
      </w:r>
      <w:r w:rsidRPr="00751629">
        <w:rPr>
          <w:rFonts w:ascii="宋体" w:hAnsi="宋体" w:cs="宋体" w:hint="eastAsia"/>
          <w:bCs/>
          <w:sz w:val="24"/>
        </w:rPr>
        <w:t>、特定资产：包括：（1）无可参考的活跃市场价格且采用估值技术</w:t>
      </w:r>
      <w:proofErr w:type="gramStart"/>
      <w:r w:rsidRPr="00751629">
        <w:rPr>
          <w:rFonts w:ascii="宋体" w:hAnsi="宋体" w:cs="宋体" w:hint="eastAsia"/>
          <w:bCs/>
          <w:sz w:val="24"/>
        </w:rPr>
        <w:t>仍导致</w:t>
      </w:r>
      <w:proofErr w:type="gramEnd"/>
      <w:r w:rsidRPr="00751629">
        <w:rPr>
          <w:rFonts w:ascii="宋体" w:hAnsi="宋体" w:cs="宋体" w:hint="eastAsia"/>
          <w:bCs/>
          <w:sz w:val="24"/>
        </w:rPr>
        <w:t>公允价值存在重大不确定性的资产；（2）</w:t>
      </w:r>
      <w:proofErr w:type="gramStart"/>
      <w:r w:rsidRPr="00751629">
        <w:rPr>
          <w:rFonts w:ascii="宋体" w:hAnsi="宋体" w:cs="宋体" w:hint="eastAsia"/>
          <w:bCs/>
          <w:sz w:val="24"/>
        </w:rPr>
        <w:t>按摊余成本</w:t>
      </w:r>
      <w:proofErr w:type="gramEnd"/>
      <w:r w:rsidRPr="00751629">
        <w:rPr>
          <w:rFonts w:ascii="宋体" w:hAnsi="宋体" w:cs="宋体" w:hint="eastAsia"/>
          <w:bCs/>
          <w:sz w:val="24"/>
        </w:rPr>
        <w:t>计量且计提资产减值</w:t>
      </w:r>
      <w:proofErr w:type="gramStart"/>
      <w:r w:rsidRPr="00751629">
        <w:rPr>
          <w:rFonts w:ascii="宋体" w:hAnsi="宋体" w:cs="宋体" w:hint="eastAsia"/>
          <w:bCs/>
          <w:sz w:val="24"/>
        </w:rPr>
        <w:t>准备仍导致</w:t>
      </w:r>
      <w:proofErr w:type="gramEnd"/>
      <w:r w:rsidRPr="00751629">
        <w:rPr>
          <w:rFonts w:ascii="宋体" w:hAnsi="宋体" w:cs="宋体" w:hint="eastAsia"/>
          <w:bCs/>
          <w:sz w:val="24"/>
        </w:rPr>
        <w:t>资产价值存在重大不确定性的资产；（3）其他资产价值存在重大不确定性的资产</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56" w:name="_Toc18631"/>
      <w:bookmarkStart w:id="57" w:name="_Toc20627"/>
      <w:bookmarkStart w:id="58" w:name="_Toc6683"/>
      <w:bookmarkStart w:id="59" w:name="_Toc24571"/>
      <w:bookmarkStart w:id="60" w:name="_Toc545"/>
      <w:bookmarkStart w:id="61" w:name="_Toc13288"/>
      <w:bookmarkStart w:id="62" w:name="_Toc6149"/>
      <w:bookmarkStart w:id="63" w:name="_Toc20318"/>
      <w:bookmarkStart w:id="64" w:name="_Toc733"/>
      <w:bookmarkStart w:id="65" w:name="_Toc22708"/>
      <w:bookmarkStart w:id="66" w:name="_Toc70077073"/>
      <w:bookmarkStart w:id="67" w:name="_Toc233456272"/>
      <w:bookmarkStart w:id="68" w:name="_Toc258829400"/>
      <w:r>
        <w:rPr>
          <w:rFonts w:hAnsi="宋体" w:cs="宋体" w:hint="eastAsia"/>
          <w:color w:val="auto"/>
          <w:sz w:val="30"/>
        </w:rPr>
        <w:lastRenderedPageBreak/>
        <w:t>第三部分</w:t>
      </w:r>
      <w:r>
        <w:rPr>
          <w:rFonts w:hAnsi="宋体" w:cs="宋体"/>
          <w:color w:val="auto"/>
          <w:sz w:val="30"/>
        </w:rPr>
        <w:t xml:space="preserve">  </w:t>
      </w:r>
      <w:r>
        <w:rPr>
          <w:rFonts w:hAnsi="宋体" w:cs="宋体" w:hint="eastAsia"/>
          <w:color w:val="auto"/>
          <w:sz w:val="30"/>
        </w:rPr>
        <w:t>基金的基本情况</w:t>
      </w:r>
      <w:bookmarkStart w:id="69" w:name="_Toc79392573"/>
      <w:bookmarkEnd w:id="56"/>
      <w:bookmarkEnd w:id="57"/>
      <w:bookmarkEnd w:id="58"/>
      <w:bookmarkEnd w:id="59"/>
      <w:bookmarkEnd w:id="60"/>
      <w:bookmarkEnd w:id="61"/>
      <w:bookmarkEnd w:id="62"/>
      <w:bookmarkEnd w:id="63"/>
      <w:bookmarkEnd w:id="64"/>
      <w:bookmarkEnd w:id="65"/>
      <w:bookmarkEnd w:id="66"/>
    </w:p>
    <w:p w:rsidR="005D7C9F" w:rsidRDefault="005D7C9F">
      <w:pPr>
        <w:spacing w:line="360" w:lineRule="auto"/>
        <w:ind w:firstLine="540"/>
        <w:rPr>
          <w:rFonts w:ascii="宋体" w:hAnsi="宋体" w:cs="宋体"/>
          <w:bCs/>
          <w:sz w:val="24"/>
        </w:rPr>
      </w:pPr>
      <w:bookmarkStart w:id="70" w:name="_Hlt88031774"/>
      <w:bookmarkStart w:id="71" w:name="_Hlt88031741"/>
      <w:bookmarkEnd w:id="70"/>
    </w:p>
    <w:bookmarkEnd w:id="71"/>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一、基金名称</w:t>
      </w:r>
      <w:bookmarkEnd w:id="69"/>
    </w:p>
    <w:p w:rsidR="005D7C9F" w:rsidRDefault="002A71D1">
      <w:pPr>
        <w:spacing w:line="360" w:lineRule="auto"/>
        <w:ind w:firstLineChars="200" w:firstLine="480"/>
        <w:rPr>
          <w:rFonts w:ascii="宋体" w:hAnsi="宋体" w:cs="宋体"/>
          <w:bCs/>
          <w:sz w:val="24"/>
        </w:rPr>
      </w:pPr>
      <w:proofErr w:type="gramStart"/>
      <w:r>
        <w:rPr>
          <w:rFonts w:ascii="宋体" w:hAnsi="宋体" w:cs="宋体" w:hint="eastAsia"/>
          <w:bCs/>
          <w:sz w:val="24"/>
        </w:rPr>
        <w:t>创金合信恒</w:t>
      </w:r>
      <w:proofErr w:type="gramEnd"/>
      <w:r>
        <w:rPr>
          <w:rFonts w:ascii="宋体" w:hAnsi="宋体" w:cs="宋体" w:hint="eastAsia"/>
          <w:bCs/>
          <w:sz w:val="24"/>
        </w:rPr>
        <w:t>利超短债债券型证券投资基金</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72" w:name="_Toc79392574"/>
      <w:r>
        <w:rPr>
          <w:rFonts w:ascii="宋体" w:hAnsi="宋体" w:cs="宋体" w:hint="eastAsia"/>
          <w:bCs/>
          <w:sz w:val="24"/>
        </w:rPr>
        <w:t>二、基金的类别</w:t>
      </w:r>
      <w:bookmarkEnd w:id="72"/>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债券型证券投资基金</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73" w:name="_Toc79392575"/>
      <w:r>
        <w:rPr>
          <w:rFonts w:ascii="宋体" w:hAnsi="宋体" w:cs="宋体" w:hint="eastAsia"/>
          <w:bCs/>
          <w:sz w:val="24"/>
        </w:rPr>
        <w:t>三、基金的运作方式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契约型开放式</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四、基金的投资目标</w:t>
      </w:r>
      <w:bookmarkEnd w:id="73"/>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本基金将投资组合的平均剩余期限控制在270天以内，力争在保持投资组合较高流动性的前提下，获取超越业绩比较基准的投资回报。</w:t>
      </w:r>
    </w:p>
    <w:p w:rsidR="005D7C9F" w:rsidRDefault="005D7C9F">
      <w:pPr>
        <w:pStyle w:val="20"/>
        <w:ind w:firstLineChars="200" w:firstLine="480"/>
        <w:rPr>
          <w:rFonts w:ascii="宋体" w:eastAsia="宋体" w:hAnsi="宋体" w:cs="宋体"/>
          <w:bCs/>
          <w:sz w:val="24"/>
        </w:rPr>
      </w:pPr>
    </w:p>
    <w:p w:rsidR="005D7C9F" w:rsidRDefault="002A71D1">
      <w:pPr>
        <w:spacing w:line="360" w:lineRule="auto"/>
        <w:ind w:firstLineChars="200" w:firstLine="480"/>
        <w:rPr>
          <w:rFonts w:ascii="宋体" w:hAnsi="宋体" w:cs="宋体"/>
          <w:bCs/>
          <w:sz w:val="24"/>
        </w:rPr>
      </w:pPr>
      <w:bookmarkStart w:id="74" w:name="_Toc79392576"/>
      <w:r>
        <w:rPr>
          <w:rFonts w:ascii="宋体" w:hAnsi="宋体" w:cs="宋体" w:hint="eastAsia"/>
          <w:bCs/>
          <w:sz w:val="24"/>
        </w:rPr>
        <w:t>五、基金的最低募集份额总额</w:t>
      </w:r>
      <w:bookmarkEnd w:id="74"/>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本基金的最低募集份额总额为</w:t>
      </w:r>
      <w:r>
        <w:rPr>
          <w:rFonts w:ascii="宋体" w:hAnsi="宋体" w:cs="宋体"/>
          <w:bCs/>
          <w:sz w:val="24"/>
        </w:rPr>
        <w:t>2亿份。</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75" w:name="_Toc79392577"/>
      <w:bookmarkEnd w:id="75"/>
      <w:r>
        <w:rPr>
          <w:rFonts w:ascii="宋体" w:hAnsi="宋体" w:cs="宋体" w:hint="eastAsia"/>
          <w:bCs/>
          <w:sz w:val="24"/>
        </w:rPr>
        <w:t>六、基金份额发售面值和认购费用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份额发售面值为人民币</w:t>
      </w:r>
      <w:r>
        <w:rPr>
          <w:rFonts w:ascii="宋体" w:hAnsi="宋体" w:cs="宋体"/>
          <w:bCs/>
          <w:sz w:val="24"/>
        </w:rPr>
        <w:t>1.00元。</w:t>
      </w:r>
    </w:p>
    <w:p w:rsidR="005D7C9F" w:rsidRDefault="002A71D1">
      <w:pPr>
        <w:autoSpaceDE w:val="0"/>
        <w:autoSpaceDN w:val="0"/>
        <w:adjustRightInd w:val="0"/>
        <w:spacing w:line="360" w:lineRule="auto"/>
        <w:ind w:firstLineChars="200" w:firstLine="480"/>
        <w:jc w:val="left"/>
        <w:rPr>
          <w:rFonts w:ascii="宋体" w:hAnsi="宋体" w:cs="宋体"/>
          <w:bCs/>
          <w:sz w:val="24"/>
        </w:rPr>
      </w:pPr>
      <w:r>
        <w:rPr>
          <w:rFonts w:ascii="宋体" w:hAnsi="宋体" w:cs="宋体" w:hint="eastAsia"/>
          <w:bCs/>
          <w:sz w:val="24"/>
        </w:rPr>
        <w:t>本基金</w:t>
      </w:r>
      <w:r>
        <w:rPr>
          <w:rFonts w:ascii="宋体" w:hAnsi="宋体" w:cs="宋体"/>
          <w:bCs/>
          <w:sz w:val="24"/>
        </w:rPr>
        <w:t>具体认购费率按招募说明书的规定执行。</w:t>
      </w:r>
    </w:p>
    <w:p w:rsidR="005D7C9F" w:rsidRDefault="005D7C9F">
      <w:pPr>
        <w:autoSpaceDE w:val="0"/>
        <w:autoSpaceDN w:val="0"/>
        <w:adjustRightInd w:val="0"/>
        <w:spacing w:line="360" w:lineRule="auto"/>
        <w:ind w:firstLineChars="200" w:firstLine="480"/>
        <w:jc w:val="left"/>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76" w:name="_Toc79392578"/>
      <w:r>
        <w:rPr>
          <w:rFonts w:ascii="宋体" w:hAnsi="宋体" w:cs="宋体" w:hint="eastAsia"/>
          <w:bCs/>
          <w:sz w:val="24"/>
        </w:rPr>
        <w:t>七、基金存续期限</w:t>
      </w:r>
      <w:bookmarkEnd w:id="76"/>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不定期</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480"/>
        <w:rPr>
          <w:rFonts w:ascii="宋体" w:hAnsi="宋体" w:cs="宋体"/>
          <w:bCs/>
          <w:sz w:val="24"/>
        </w:rPr>
      </w:pPr>
      <w:r>
        <w:rPr>
          <w:rFonts w:ascii="宋体" w:hAnsi="宋体" w:cs="宋体" w:hint="eastAsia"/>
          <w:bCs/>
          <w:sz w:val="24"/>
        </w:rPr>
        <w:t>八、基金份额类别设置</w:t>
      </w:r>
    </w:p>
    <w:p w:rsidR="005D7C9F" w:rsidRDefault="002A71D1">
      <w:pPr>
        <w:spacing w:line="360" w:lineRule="auto"/>
        <w:ind w:firstLine="480"/>
        <w:rPr>
          <w:rFonts w:ascii="Cambria" w:hAnsi="Cambria"/>
          <w:sz w:val="24"/>
        </w:rPr>
      </w:pPr>
      <w:r>
        <w:rPr>
          <w:rFonts w:ascii="Cambria" w:hAnsi="Cambria" w:hint="eastAsia"/>
          <w:sz w:val="24"/>
        </w:rPr>
        <w:t>本基金根据</w:t>
      </w:r>
      <w:r>
        <w:rPr>
          <w:rFonts w:ascii="Cambria" w:hAnsi="Cambria" w:cs="宋体" w:hint="eastAsia"/>
          <w:bCs/>
          <w:sz w:val="24"/>
        </w:rPr>
        <w:t>所</w:t>
      </w:r>
      <w:r>
        <w:rPr>
          <w:rFonts w:ascii="Cambria" w:hAnsi="Cambria" w:hint="eastAsia"/>
          <w:sz w:val="24"/>
        </w:rPr>
        <w:t>收取</w:t>
      </w:r>
      <w:r>
        <w:rPr>
          <w:rFonts w:ascii="Cambria" w:hAnsi="Cambria" w:cs="宋体" w:hint="eastAsia"/>
          <w:bCs/>
          <w:sz w:val="24"/>
        </w:rPr>
        <w:t>费用</w:t>
      </w:r>
      <w:r>
        <w:rPr>
          <w:rFonts w:ascii="Cambria" w:hAnsi="Cambria" w:hint="eastAsia"/>
          <w:sz w:val="24"/>
        </w:rPr>
        <w:t>的</w:t>
      </w:r>
      <w:r>
        <w:rPr>
          <w:rFonts w:ascii="Cambria" w:hAnsi="Cambria" w:cs="宋体" w:hint="eastAsia"/>
          <w:bCs/>
          <w:sz w:val="24"/>
        </w:rPr>
        <w:t>差异</w:t>
      </w:r>
      <w:r>
        <w:rPr>
          <w:rFonts w:ascii="Cambria" w:hAnsi="Cambria" w:hint="eastAsia"/>
          <w:sz w:val="24"/>
        </w:rPr>
        <w:t>，将基金份额分为不同的类别。收取前端认购费、前端申购费，但不计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A</w:t>
      </w:r>
      <w:r>
        <w:rPr>
          <w:rFonts w:ascii="Cambria" w:hAnsi="Cambria" w:hint="eastAsia"/>
          <w:sz w:val="24"/>
        </w:rPr>
        <w:t>类基金份额；不收取认购费、申购费，而是从本类别基金资产中计</w:t>
      </w:r>
      <w:proofErr w:type="gramStart"/>
      <w:r>
        <w:rPr>
          <w:rFonts w:ascii="Cambria" w:hAnsi="Cambria" w:hint="eastAsia"/>
          <w:sz w:val="24"/>
        </w:rPr>
        <w:t>提销售</w:t>
      </w:r>
      <w:proofErr w:type="gramEnd"/>
      <w:r>
        <w:rPr>
          <w:rFonts w:ascii="Cambria" w:hAnsi="Cambria" w:hint="eastAsia"/>
          <w:sz w:val="24"/>
        </w:rPr>
        <w:t>服务费的基金份额类别</w:t>
      </w:r>
      <w:del w:id="77" w:author="郑雅雯" w:date="2024-04-11T13:38:00Z">
        <w:r w:rsidDel="004214AB">
          <w:rPr>
            <w:rFonts w:ascii="Cambria" w:hAnsi="Cambria" w:cs="宋体" w:hint="eastAsia"/>
            <w:bCs/>
            <w:sz w:val="24"/>
          </w:rPr>
          <w:delText>为</w:delText>
        </w:r>
      </w:del>
      <w:ins w:id="78" w:author="郑雅雯" w:date="2024-04-11T13:38:00Z">
        <w:r w:rsidR="004214AB">
          <w:rPr>
            <w:rFonts w:ascii="Cambria" w:hAnsi="Cambria" w:cs="宋体" w:hint="eastAsia"/>
            <w:bCs/>
            <w:sz w:val="24"/>
          </w:rPr>
          <w:t>包括</w:t>
        </w:r>
      </w:ins>
      <w:r>
        <w:rPr>
          <w:rFonts w:ascii="Cambria" w:hAnsi="Cambria"/>
          <w:sz w:val="24"/>
        </w:rPr>
        <w:lastRenderedPageBreak/>
        <w:t>C</w:t>
      </w:r>
      <w:r>
        <w:rPr>
          <w:rFonts w:ascii="Cambria" w:hAnsi="Cambria" w:hint="eastAsia"/>
          <w:sz w:val="24"/>
        </w:rPr>
        <w:t>类</w:t>
      </w:r>
      <w:ins w:id="79" w:author="郑雅雯" w:date="2024-04-11T13:38:00Z">
        <w:r w:rsidR="004214AB">
          <w:rPr>
            <w:rFonts w:ascii="Cambria" w:hAnsi="Cambria" w:hint="eastAsia"/>
            <w:sz w:val="24"/>
          </w:rPr>
          <w:t>基金份额</w:t>
        </w:r>
      </w:ins>
      <w:r>
        <w:rPr>
          <w:rFonts w:ascii="Cambria" w:hAnsi="Cambria" w:hint="eastAsia"/>
          <w:sz w:val="24"/>
        </w:rPr>
        <w:t>、</w:t>
      </w:r>
      <w:r>
        <w:rPr>
          <w:rFonts w:ascii="Cambria" w:hAnsi="Cambria" w:hint="eastAsia"/>
          <w:sz w:val="24"/>
        </w:rPr>
        <w:t>E</w:t>
      </w:r>
      <w:r>
        <w:rPr>
          <w:rFonts w:ascii="Cambria" w:hAnsi="Cambria" w:hint="eastAsia"/>
          <w:sz w:val="24"/>
        </w:rPr>
        <w:t>类基金份额</w:t>
      </w:r>
      <w:ins w:id="80" w:author="郑雅雯" w:date="2024-04-08T15:49:00Z">
        <w:r w:rsidR="005E1186" w:rsidRPr="005E1186">
          <w:rPr>
            <w:rFonts w:ascii="Cambria" w:hAnsi="Cambria" w:hint="eastAsia"/>
            <w:sz w:val="24"/>
          </w:rPr>
          <w:t>和</w:t>
        </w:r>
        <w:r w:rsidR="005E1186" w:rsidRPr="005E1186">
          <w:rPr>
            <w:rFonts w:ascii="Cambria" w:hAnsi="Cambria" w:hint="eastAsia"/>
            <w:sz w:val="24"/>
          </w:rPr>
          <w:t>D</w:t>
        </w:r>
        <w:r w:rsidR="005E1186" w:rsidRPr="005E1186">
          <w:rPr>
            <w:rFonts w:ascii="Cambria" w:hAnsi="Cambria" w:hint="eastAsia"/>
            <w:sz w:val="24"/>
          </w:rPr>
          <w:t>类基金份额</w:t>
        </w:r>
      </w:ins>
      <w:r>
        <w:rPr>
          <w:rFonts w:ascii="Cambria" w:hAnsi="Cambria" w:hint="eastAsia"/>
          <w:sz w:val="24"/>
        </w:rPr>
        <w:t>。</w:t>
      </w:r>
    </w:p>
    <w:p w:rsidR="005D7C9F" w:rsidRDefault="002A71D1">
      <w:pPr>
        <w:spacing w:line="360" w:lineRule="auto"/>
        <w:ind w:firstLine="480"/>
        <w:rPr>
          <w:rFonts w:ascii="Cambria" w:hAnsi="Cambria"/>
          <w:sz w:val="24"/>
        </w:rPr>
      </w:pPr>
      <w:r>
        <w:rPr>
          <w:rFonts w:ascii="Cambria" w:hAnsi="Cambria" w:hint="eastAsia"/>
          <w:sz w:val="24"/>
        </w:rPr>
        <w:t>本基金</w:t>
      </w:r>
      <w:r>
        <w:rPr>
          <w:rFonts w:ascii="Cambria" w:hAnsi="Cambria"/>
          <w:sz w:val="24"/>
        </w:rPr>
        <w:t>A</w:t>
      </w:r>
      <w:r>
        <w:rPr>
          <w:rFonts w:ascii="Cambria" w:hAnsi="Cambria" w:hint="eastAsia"/>
          <w:sz w:val="24"/>
        </w:rPr>
        <w:t>类基金份额、</w:t>
      </w:r>
      <w:r>
        <w:rPr>
          <w:rFonts w:ascii="Cambria" w:hAnsi="Cambria"/>
          <w:sz w:val="24"/>
        </w:rPr>
        <w:t>C</w:t>
      </w:r>
      <w:r>
        <w:rPr>
          <w:rFonts w:ascii="Cambria" w:hAnsi="Cambria" w:hint="eastAsia"/>
          <w:sz w:val="24"/>
        </w:rPr>
        <w:t>类基金份额</w:t>
      </w:r>
      <w:del w:id="81" w:author="郑雅雯" w:date="2024-04-08T15:49:00Z">
        <w:r w:rsidDel="005E1186">
          <w:rPr>
            <w:rFonts w:ascii="Cambria" w:hAnsi="Cambria" w:hint="eastAsia"/>
            <w:sz w:val="24"/>
          </w:rPr>
          <w:delText>和</w:delText>
        </w:r>
      </w:del>
      <w:ins w:id="82" w:author="郑雅雯" w:date="2024-04-08T15:49:00Z">
        <w:r w:rsidR="005E1186">
          <w:rPr>
            <w:rFonts w:ascii="Cambria" w:hAnsi="Cambria" w:hint="eastAsia"/>
            <w:sz w:val="24"/>
          </w:rPr>
          <w:t>、</w:t>
        </w:r>
      </w:ins>
      <w:r>
        <w:rPr>
          <w:rFonts w:ascii="Cambria" w:hAnsi="Cambria" w:hint="eastAsia"/>
          <w:sz w:val="24"/>
        </w:rPr>
        <w:t>E</w:t>
      </w:r>
      <w:r>
        <w:rPr>
          <w:rFonts w:ascii="Cambria" w:hAnsi="Cambria" w:hint="eastAsia"/>
          <w:sz w:val="24"/>
        </w:rPr>
        <w:t>类基金份额</w:t>
      </w:r>
      <w:ins w:id="83" w:author="郑雅雯" w:date="2024-04-08T15:49:00Z">
        <w:r w:rsidR="005E1186" w:rsidRPr="005E1186">
          <w:rPr>
            <w:rFonts w:ascii="Cambria" w:hAnsi="Cambria" w:hint="eastAsia"/>
            <w:sz w:val="24"/>
          </w:rPr>
          <w:t>和</w:t>
        </w:r>
        <w:r w:rsidR="005E1186" w:rsidRPr="005E1186">
          <w:rPr>
            <w:rFonts w:ascii="Cambria" w:hAnsi="Cambria" w:hint="eastAsia"/>
            <w:sz w:val="24"/>
          </w:rPr>
          <w:t>D</w:t>
        </w:r>
        <w:r w:rsidR="005E1186" w:rsidRPr="005E1186">
          <w:rPr>
            <w:rFonts w:ascii="Cambria" w:hAnsi="Cambria" w:hint="eastAsia"/>
            <w:sz w:val="24"/>
          </w:rPr>
          <w:t>类基金份额</w:t>
        </w:r>
      </w:ins>
      <w:r>
        <w:rPr>
          <w:rFonts w:ascii="Cambria" w:hAnsi="Cambria" w:hint="eastAsia"/>
          <w:sz w:val="24"/>
        </w:rPr>
        <w:t>分别设置代码。由于基金费用不同，本基金不同类别的基金份额将分别计算并公告</w:t>
      </w:r>
      <w:r>
        <w:rPr>
          <w:rFonts w:ascii="Cambria" w:hAnsi="Cambria" w:cs="宋体" w:hint="eastAsia"/>
          <w:bCs/>
          <w:sz w:val="24"/>
        </w:rPr>
        <w:t>各类基金份额的</w:t>
      </w:r>
      <w:r>
        <w:rPr>
          <w:rFonts w:ascii="Cambria" w:hAnsi="Cambria" w:hint="eastAsia"/>
          <w:sz w:val="24"/>
        </w:rPr>
        <w:t>基金份额净值，计算公式如下：</w:t>
      </w:r>
    </w:p>
    <w:p w:rsidR="005D7C9F" w:rsidRDefault="002A71D1">
      <w:pPr>
        <w:spacing w:line="360" w:lineRule="auto"/>
        <w:ind w:firstLine="480"/>
        <w:rPr>
          <w:rFonts w:ascii="Cambria" w:hAnsi="Cambria"/>
          <w:sz w:val="24"/>
        </w:rPr>
      </w:pPr>
      <w:r>
        <w:rPr>
          <w:rFonts w:ascii="Cambria" w:hAnsi="Cambria"/>
          <w:sz w:val="24"/>
        </w:rPr>
        <w:t>T</w:t>
      </w:r>
      <w:r>
        <w:rPr>
          <w:rFonts w:ascii="Cambria" w:hAnsi="Cambria" w:hint="eastAsia"/>
          <w:sz w:val="24"/>
        </w:rPr>
        <w:t>日某类</w:t>
      </w:r>
      <w:r>
        <w:rPr>
          <w:rFonts w:ascii="Cambria" w:hAnsi="Cambria" w:cs="宋体" w:hint="eastAsia"/>
          <w:bCs/>
          <w:sz w:val="24"/>
        </w:rPr>
        <w:t>基金份额的</w:t>
      </w:r>
      <w:r>
        <w:rPr>
          <w:rFonts w:ascii="Cambria" w:hAnsi="Cambria" w:hint="eastAsia"/>
          <w:sz w:val="24"/>
        </w:rPr>
        <w:t>基金份额净值＝</w:t>
      </w:r>
      <w:r>
        <w:rPr>
          <w:rFonts w:ascii="Cambria" w:hAnsi="Cambria"/>
          <w:sz w:val="24"/>
        </w:rPr>
        <w:t>T</w:t>
      </w:r>
      <w:r>
        <w:rPr>
          <w:rFonts w:ascii="Cambria" w:hAnsi="Cambria" w:hint="eastAsia"/>
          <w:sz w:val="24"/>
        </w:rPr>
        <w:t>日该类基金份额的基金资产净值／</w:t>
      </w:r>
      <w:r>
        <w:rPr>
          <w:rFonts w:ascii="Cambria" w:hAnsi="Cambria"/>
          <w:sz w:val="24"/>
        </w:rPr>
        <w:t>T</w:t>
      </w:r>
      <w:r>
        <w:rPr>
          <w:rFonts w:ascii="Cambria" w:hAnsi="Cambria" w:hint="eastAsia"/>
          <w:sz w:val="24"/>
        </w:rPr>
        <w:t>日该类基金份额的基金份额余额总数</w:t>
      </w:r>
    </w:p>
    <w:p w:rsidR="005D7C9F" w:rsidRDefault="002A71D1">
      <w:pPr>
        <w:spacing w:line="360" w:lineRule="auto"/>
        <w:ind w:firstLine="480"/>
        <w:rPr>
          <w:rFonts w:ascii="Cambria" w:hAnsi="Cambria"/>
          <w:sz w:val="24"/>
        </w:rPr>
      </w:pPr>
      <w:r>
        <w:rPr>
          <w:rFonts w:ascii="Cambria" w:hAnsi="Cambria" w:hint="eastAsia"/>
          <w:sz w:val="24"/>
        </w:rPr>
        <w:t>投资人在认购</w:t>
      </w:r>
      <w:r>
        <w:rPr>
          <w:rFonts w:ascii="Cambria" w:hAnsi="Cambria" w:cs="宋体" w:hint="eastAsia"/>
          <w:bCs/>
          <w:sz w:val="24"/>
        </w:rPr>
        <w:t>、</w:t>
      </w:r>
      <w:r>
        <w:rPr>
          <w:rFonts w:ascii="Cambria" w:hAnsi="Cambria" w:hint="eastAsia"/>
          <w:sz w:val="24"/>
        </w:rPr>
        <w:t>申购基金份额时可自行选择基金份额类别。本基金不同基金份额类别之间不得互相转换。</w:t>
      </w:r>
    </w:p>
    <w:p w:rsidR="005D7C9F" w:rsidRDefault="002A71D1">
      <w:pPr>
        <w:spacing w:line="360" w:lineRule="auto"/>
        <w:ind w:firstLine="480"/>
        <w:rPr>
          <w:rFonts w:ascii="宋体" w:hAnsi="宋体" w:cs="宋体"/>
          <w:bCs/>
          <w:sz w:val="24"/>
        </w:rPr>
      </w:pPr>
      <w:r>
        <w:rPr>
          <w:rFonts w:ascii="Cambria" w:hAnsi="Cambria" w:cs="宋体" w:hint="eastAsia"/>
          <w:bCs/>
          <w:sz w:val="24"/>
        </w:rPr>
        <w:t>有关基金份额类别的具体设置、费率水平等由基金管理人确定，并在招募说明书中公告。基金管理人在不违反法律法规且对基金份额持有人利益无实质不利影响的前提下，</w:t>
      </w:r>
      <w:r>
        <w:rPr>
          <w:rFonts w:ascii="Cambria" w:hAnsi="Cambria" w:hint="eastAsia"/>
          <w:sz w:val="24"/>
        </w:rPr>
        <w:t>可根据基金实际运作情况，经与基金托管人协商一致，增加基金份额类别或停止某类基金份额类别的销售、</w:t>
      </w:r>
      <w:r>
        <w:rPr>
          <w:rFonts w:ascii="Cambria" w:hAnsi="Cambria" w:cs="宋体" w:hint="eastAsia"/>
          <w:bCs/>
          <w:sz w:val="24"/>
        </w:rPr>
        <w:t>变更收费方式、</w:t>
      </w:r>
      <w:r>
        <w:rPr>
          <w:rFonts w:ascii="Cambria" w:hAnsi="Cambria" w:hint="eastAsia"/>
          <w:sz w:val="24"/>
        </w:rPr>
        <w:t>调整基金份额类别设置，或</w:t>
      </w:r>
      <w:r>
        <w:rPr>
          <w:rFonts w:ascii="Cambria" w:hAnsi="Cambria" w:cs="宋体" w:hint="eastAsia"/>
          <w:bCs/>
          <w:sz w:val="24"/>
        </w:rPr>
        <w:t>调整</w:t>
      </w:r>
      <w:r>
        <w:rPr>
          <w:rFonts w:ascii="Cambria" w:hAnsi="Cambria" w:hint="eastAsia"/>
          <w:sz w:val="24"/>
        </w:rPr>
        <w:t>基金份额分类方法及规则</w:t>
      </w:r>
      <w:r>
        <w:rPr>
          <w:rFonts w:ascii="Cambria" w:hAnsi="Cambria" w:cs="宋体" w:hint="eastAsia"/>
          <w:bCs/>
          <w:sz w:val="24"/>
        </w:rPr>
        <w:t>，</w:t>
      </w:r>
      <w:r>
        <w:rPr>
          <w:rFonts w:ascii="Cambria" w:hAnsi="Cambria" w:hint="eastAsia"/>
          <w:sz w:val="24"/>
        </w:rPr>
        <w:t>调整</w:t>
      </w:r>
      <w:r>
        <w:rPr>
          <w:rFonts w:ascii="Cambria" w:hAnsi="Cambria" w:cs="宋体" w:hint="eastAsia"/>
          <w:bCs/>
          <w:sz w:val="24"/>
        </w:rPr>
        <w:t>实施</w:t>
      </w:r>
      <w:proofErr w:type="gramStart"/>
      <w:r>
        <w:rPr>
          <w:rFonts w:ascii="Cambria" w:hAnsi="Cambria" w:cs="宋体" w:hint="eastAsia"/>
          <w:bCs/>
          <w:sz w:val="24"/>
        </w:rPr>
        <w:t>前基金</w:t>
      </w:r>
      <w:proofErr w:type="gramEnd"/>
      <w:r>
        <w:rPr>
          <w:rFonts w:ascii="Cambria" w:hAnsi="Cambria" w:cs="宋体" w:hint="eastAsia"/>
          <w:bCs/>
          <w:sz w:val="24"/>
        </w:rPr>
        <w:t>管理人需及时</w:t>
      </w:r>
      <w:r>
        <w:rPr>
          <w:rFonts w:ascii="Cambria" w:hAnsi="Cambria" w:hint="eastAsia"/>
          <w:sz w:val="24"/>
        </w:rPr>
        <w:t>公告</w:t>
      </w:r>
      <w:del w:id="84" w:author="郑雅雯" w:date="2024-04-11T13:38:00Z">
        <w:r w:rsidDel="004214AB">
          <w:rPr>
            <w:rFonts w:ascii="Cambria" w:hAnsi="Cambria" w:cs="宋体" w:hint="eastAsia"/>
            <w:bCs/>
            <w:sz w:val="24"/>
          </w:rPr>
          <w:delText>并报中国证监会备案</w:delText>
        </w:r>
      </w:del>
      <w:r>
        <w:rPr>
          <w:rFonts w:ascii="Cambria" w:hAnsi="Cambria" w:cs="宋体" w:hint="eastAsia"/>
          <w:bCs/>
          <w:sz w:val="24"/>
        </w:rPr>
        <w:t>，</w:t>
      </w:r>
      <w:r>
        <w:rPr>
          <w:rFonts w:ascii="Cambria" w:hAnsi="Cambria" w:hint="eastAsia"/>
          <w:sz w:val="24"/>
        </w:rPr>
        <w:t>无需召开基金份额持有人大会</w:t>
      </w:r>
      <w:r>
        <w:rPr>
          <w:rFonts w:ascii="宋体" w:hAnsi="宋体" w:cs="宋体" w:hint="eastAsia"/>
          <w:bCs/>
          <w:sz w:val="24"/>
        </w:rPr>
        <w:t>。</w:t>
      </w:r>
    </w:p>
    <w:p w:rsidR="005D7C9F" w:rsidRDefault="005D7C9F">
      <w:pPr>
        <w:spacing w:line="360" w:lineRule="auto"/>
        <w:ind w:firstLine="480"/>
        <w:rPr>
          <w:rFonts w:ascii="宋体" w:hAnsi="宋体" w:cs="宋体"/>
          <w:bCs/>
          <w:sz w:val="24"/>
        </w:rPr>
      </w:pP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85" w:name="_Toc3266"/>
      <w:bookmarkStart w:id="86" w:name="_Toc29948"/>
      <w:bookmarkStart w:id="87" w:name="_Toc90742390"/>
      <w:bookmarkStart w:id="88" w:name="_Toc27226"/>
      <w:bookmarkStart w:id="89" w:name="_Toc6714"/>
      <w:bookmarkStart w:id="90" w:name="_Toc22074"/>
      <w:bookmarkStart w:id="91" w:name="_Toc7151"/>
      <w:bookmarkStart w:id="92" w:name="_Toc90742321"/>
      <w:bookmarkStart w:id="93" w:name="_Toc15203"/>
      <w:bookmarkStart w:id="94" w:name="_Toc90742688"/>
      <w:bookmarkStart w:id="95" w:name="_Toc29784"/>
      <w:bookmarkStart w:id="96" w:name="_Toc16265"/>
      <w:bookmarkStart w:id="97" w:name="_Toc27189"/>
      <w:bookmarkStart w:id="98" w:name="_Toc70077074"/>
      <w:r>
        <w:rPr>
          <w:rFonts w:hAnsi="宋体" w:cs="宋体" w:hint="eastAsia"/>
          <w:color w:val="auto"/>
          <w:sz w:val="30"/>
        </w:rPr>
        <w:lastRenderedPageBreak/>
        <w:t>第四部分</w:t>
      </w:r>
      <w:r>
        <w:rPr>
          <w:rFonts w:hAnsi="宋体" w:cs="宋体"/>
          <w:color w:val="auto"/>
          <w:sz w:val="30"/>
        </w:rPr>
        <w:t xml:space="preserve">  </w:t>
      </w:r>
      <w:r>
        <w:rPr>
          <w:rFonts w:hAnsi="宋体" w:cs="宋体" w:hint="eastAsia"/>
          <w:color w:val="auto"/>
          <w:sz w:val="30"/>
        </w:rPr>
        <w:t>基金份额的发售</w:t>
      </w:r>
      <w:bookmarkEnd w:id="85"/>
      <w:bookmarkEnd w:id="86"/>
      <w:bookmarkEnd w:id="87"/>
      <w:bookmarkEnd w:id="88"/>
      <w:bookmarkEnd w:id="89"/>
      <w:bookmarkEnd w:id="90"/>
      <w:bookmarkEnd w:id="91"/>
      <w:bookmarkEnd w:id="92"/>
      <w:bookmarkEnd w:id="93"/>
      <w:bookmarkEnd w:id="94"/>
      <w:bookmarkEnd w:id="95"/>
      <w:bookmarkEnd w:id="96"/>
      <w:bookmarkEnd w:id="97"/>
      <w:bookmarkEnd w:id="98"/>
    </w:p>
    <w:p w:rsidR="005D7C9F" w:rsidRDefault="005D7C9F">
      <w:pPr>
        <w:spacing w:line="360" w:lineRule="auto"/>
        <w:ind w:firstLineChars="200" w:firstLine="420"/>
        <w:rPr>
          <w:rFonts w:ascii="宋体" w:hAnsi="宋体" w:cs="宋体"/>
          <w:bCs/>
          <w:kern w:val="4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一、基金份额的发售时间、发售方式、发售对象</w:t>
      </w:r>
    </w:p>
    <w:p w:rsidR="005D7C9F" w:rsidRDefault="002A71D1">
      <w:pPr>
        <w:spacing w:line="360" w:lineRule="auto"/>
        <w:ind w:firstLineChars="200" w:firstLine="480"/>
        <w:rPr>
          <w:rFonts w:ascii="宋体" w:hAnsi="宋体" w:cs="宋体"/>
          <w:bCs/>
          <w:sz w:val="24"/>
        </w:rPr>
      </w:pPr>
      <w:r>
        <w:rPr>
          <w:rFonts w:ascii="宋体" w:hAnsi="宋体" w:cs="宋体"/>
          <w:bCs/>
          <w:sz w:val="24"/>
        </w:rPr>
        <w:t>1、发售时间</w:t>
      </w:r>
    </w:p>
    <w:p w:rsidR="005D7C9F" w:rsidRDefault="002A71D1">
      <w:pPr>
        <w:spacing w:line="360" w:lineRule="auto"/>
        <w:ind w:firstLineChars="200" w:firstLine="480"/>
        <w:rPr>
          <w:rFonts w:ascii="宋体" w:hAnsi="宋体" w:cs="宋体"/>
          <w:bCs/>
        </w:rPr>
      </w:pPr>
      <w:r>
        <w:rPr>
          <w:rFonts w:ascii="宋体" w:hAnsi="宋体" w:cs="宋体" w:hint="eastAsia"/>
          <w:bCs/>
          <w:sz w:val="24"/>
        </w:rPr>
        <w:t>自基金份额发售之日起最长不得超过三个月，具体发售时间</w:t>
      </w:r>
      <w:proofErr w:type="gramStart"/>
      <w:r>
        <w:rPr>
          <w:rFonts w:ascii="宋体" w:hAnsi="宋体" w:cs="宋体" w:hint="eastAsia"/>
          <w:bCs/>
          <w:sz w:val="24"/>
        </w:rPr>
        <w:t>见基金</w:t>
      </w:r>
      <w:proofErr w:type="gramEnd"/>
      <w:r>
        <w:rPr>
          <w:rFonts w:ascii="宋体" w:hAnsi="宋体" w:cs="宋体" w:hint="eastAsia"/>
          <w:bCs/>
          <w:sz w:val="24"/>
        </w:rPr>
        <w:t>份额发售公告。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2、发售方式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通过各销售机构的基金销售网</w:t>
      </w:r>
      <w:proofErr w:type="gramStart"/>
      <w:r>
        <w:rPr>
          <w:rFonts w:ascii="宋体" w:hAnsi="宋体" w:cs="宋体" w:hint="eastAsia"/>
          <w:bCs/>
          <w:sz w:val="24"/>
        </w:rPr>
        <w:t>点公开</w:t>
      </w:r>
      <w:proofErr w:type="gramEnd"/>
      <w:r>
        <w:rPr>
          <w:rFonts w:ascii="宋体" w:hAnsi="宋体" w:cs="宋体" w:hint="eastAsia"/>
          <w:bCs/>
          <w:sz w:val="24"/>
        </w:rPr>
        <w:t>发售，各销售机构的具体名单</w:t>
      </w:r>
      <w:proofErr w:type="gramStart"/>
      <w:r>
        <w:rPr>
          <w:rFonts w:ascii="宋体" w:hAnsi="宋体" w:cs="宋体" w:hint="eastAsia"/>
          <w:bCs/>
          <w:sz w:val="24"/>
        </w:rPr>
        <w:t>见基金</w:t>
      </w:r>
      <w:proofErr w:type="gramEnd"/>
      <w:r>
        <w:rPr>
          <w:rFonts w:ascii="宋体" w:hAnsi="宋体" w:cs="宋体" w:hint="eastAsia"/>
          <w:bCs/>
          <w:sz w:val="24"/>
        </w:rPr>
        <w:t>份额发售公告以及基金管理人届时发布的调整销售机构的相关公告。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3、发售对象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符合法律法规规定的可投资于证券投资基金的个人投资者、机构投资者和合格境外机构投资者以及法律法规或中国证监会允许购买证券投资基金的其他投资人。</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二、基金份额的认购</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1、认购费用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本基金的认购费率由基金管理人决定，并在招募说明书中列示。基金认购费用不列入基金财产。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2、募集期利息的处理方式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有效认购款项在募集期间产生的利息将折算为基金份额</w:t>
      </w:r>
      <w:proofErr w:type="gramStart"/>
      <w:r>
        <w:rPr>
          <w:rFonts w:ascii="宋体" w:hAnsi="宋体" w:cs="宋体" w:hint="eastAsia"/>
          <w:bCs/>
          <w:sz w:val="24"/>
        </w:rPr>
        <w:t>归基金</w:t>
      </w:r>
      <w:proofErr w:type="gramEnd"/>
      <w:r>
        <w:rPr>
          <w:rFonts w:ascii="宋体" w:hAnsi="宋体" w:cs="宋体" w:hint="eastAsia"/>
          <w:bCs/>
          <w:sz w:val="24"/>
        </w:rPr>
        <w:t>份额持有人所有，其中利息转份额以登记机构的记录为准。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3、基金认购份额的计算</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基金认购份额具体的计算方法在招募说明书中列示。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4、认购份额余额的处理方式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认购份额</w:t>
      </w:r>
      <w:bookmarkStart w:id="99" w:name="OLE_LINK1"/>
      <w:r>
        <w:rPr>
          <w:rFonts w:ascii="宋体" w:hAnsi="宋体" w:cs="宋体" w:hint="eastAsia"/>
          <w:bCs/>
          <w:sz w:val="24"/>
        </w:rPr>
        <w:t>的计算</w:t>
      </w:r>
      <w:bookmarkEnd w:id="99"/>
      <w:r>
        <w:rPr>
          <w:rFonts w:ascii="宋体" w:hAnsi="宋体" w:cs="宋体" w:hint="eastAsia"/>
          <w:bCs/>
          <w:sz w:val="24"/>
        </w:rPr>
        <w:t>保留到小数点后两位，小数点两位以后的部分四舍五入，由此误差产生的收益或损失由基金财产承担。</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5、认购申请的确认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销售机构对认购申请的受理并不代表该申请一定成功，而仅代表销售机构确实接收到认购申请。认购的确认以登记机构的确认结果为准。对于认购申请及认</w:t>
      </w:r>
      <w:r>
        <w:rPr>
          <w:rFonts w:ascii="宋体" w:hAnsi="宋体" w:cs="宋体" w:hint="eastAsia"/>
          <w:bCs/>
          <w:sz w:val="24"/>
        </w:rPr>
        <w:lastRenderedPageBreak/>
        <w:t>购份额的确认情况，投资人应及时查询并妥善行使合法权利。</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三、基金份额认购金额的限制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1、投资人认购时，需按销售机构规定的方式全额缴款。</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2、基金管理人可以对每个基金交易账户的单笔最低认购金额进行限制，具体限制请参看招募说明书或相关公告。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3、基金管理人可以对募集期间的单个投资人的累计认购金额进行限制，具体限制和处理方法请参看招募说明书或相关公告。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4、投资人在募集期内可以多次认购基金份额，认购费用按每笔认购申请单独计算。已受理的认购申请不允许撤销。</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5</w:t>
      </w:r>
      <w:r>
        <w:rPr>
          <w:rFonts w:ascii="Cambria" w:hAnsi="Cambria" w:cs="宋体" w:hint="eastAsia"/>
          <w:bCs/>
          <w:sz w:val="24"/>
        </w:rPr>
        <w:t>、按照本基金各类基金份额合并计算，如本基金单个投资人累计认购的基金份额数达到或者超过基金总份额的</w:t>
      </w:r>
      <w:r>
        <w:rPr>
          <w:rFonts w:ascii="Cambria" w:hAnsi="Cambria" w:cs="宋体" w:hint="eastAsia"/>
          <w:bCs/>
          <w:sz w:val="24"/>
        </w:rPr>
        <w:t>50%</w:t>
      </w:r>
      <w:r>
        <w:rPr>
          <w:rFonts w:ascii="Cambria" w:hAnsi="Cambria" w:cs="宋体" w:hint="eastAsia"/>
          <w:bCs/>
          <w:sz w:val="24"/>
        </w:rPr>
        <w:t>，基金管理人可以采取比例确认等方式对该投资人的认购申请进行限制。基金管理人接受某笔或者某些认购申请有可能导致投资者变相规避前述</w:t>
      </w:r>
      <w:r>
        <w:rPr>
          <w:rFonts w:ascii="Cambria" w:hAnsi="Cambria" w:cs="宋体" w:hint="eastAsia"/>
          <w:bCs/>
          <w:sz w:val="24"/>
        </w:rPr>
        <w:t>50%</w:t>
      </w:r>
      <w:r>
        <w:rPr>
          <w:rFonts w:ascii="Cambria" w:hAnsi="Cambria" w:cs="宋体" w:hint="eastAsia"/>
          <w:bCs/>
          <w:sz w:val="24"/>
        </w:rPr>
        <w:t>比例要求的，基金管理人有权拒绝该等全部或者部分认购申请。法律法规另有规定的，从其规定。投资人认购的基金份额数以基金合同生效后登记机构的确认为准。</w:t>
      </w:r>
    </w:p>
    <w:p w:rsidR="005D7C9F" w:rsidRDefault="002A71D1">
      <w:pPr>
        <w:pStyle w:val="1"/>
        <w:spacing w:before="0" w:after="0"/>
        <w:jc w:val="center"/>
        <w:rPr>
          <w:rFonts w:hAnsi="宋体" w:cs="宋体"/>
          <w:color w:val="auto"/>
          <w:sz w:val="30"/>
        </w:rPr>
      </w:pPr>
      <w:r>
        <w:rPr>
          <w:rFonts w:hAnsi="宋体" w:cs="宋体" w:hint="eastAsia"/>
          <w:b w:val="0"/>
          <w:bCs/>
          <w:color w:val="auto"/>
          <w:kern w:val="44"/>
          <w:sz w:val="21"/>
        </w:rPr>
        <w:br w:type="page"/>
      </w:r>
      <w:bookmarkStart w:id="100" w:name="_Toc21988"/>
      <w:bookmarkStart w:id="101" w:name="_Toc4741"/>
      <w:bookmarkStart w:id="102" w:name="_Toc18526"/>
      <w:bookmarkStart w:id="103" w:name="_Toc18797"/>
      <w:bookmarkStart w:id="104" w:name="_Toc14893"/>
      <w:bookmarkStart w:id="105" w:name="_Toc18329"/>
      <w:bookmarkStart w:id="106" w:name="_Toc141703885"/>
      <w:bookmarkStart w:id="107" w:name="_Toc17912"/>
      <w:bookmarkStart w:id="108" w:name="_Toc139991735"/>
      <w:bookmarkStart w:id="109" w:name="_Toc1823"/>
      <w:bookmarkStart w:id="110" w:name="_Toc7848"/>
      <w:bookmarkStart w:id="111" w:name="_Toc26986"/>
      <w:bookmarkStart w:id="112" w:name="_Toc70077075"/>
      <w:r>
        <w:rPr>
          <w:rFonts w:hAnsi="宋体" w:cs="宋体" w:hint="eastAsia"/>
          <w:color w:val="auto"/>
          <w:sz w:val="30"/>
        </w:rPr>
        <w:lastRenderedPageBreak/>
        <w:t>第五部分  基金备案</w:t>
      </w:r>
      <w:bookmarkEnd w:id="100"/>
      <w:bookmarkEnd w:id="101"/>
      <w:bookmarkEnd w:id="102"/>
      <w:bookmarkEnd w:id="103"/>
      <w:bookmarkEnd w:id="104"/>
      <w:bookmarkEnd w:id="105"/>
      <w:bookmarkEnd w:id="106"/>
      <w:bookmarkEnd w:id="107"/>
      <w:bookmarkEnd w:id="108"/>
      <w:bookmarkEnd w:id="109"/>
      <w:bookmarkEnd w:id="110"/>
      <w:bookmarkEnd w:id="111"/>
      <w:bookmarkEnd w:id="112"/>
    </w:p>
    <w:p w:rsidR="005D7C9F" w:rsidRDefault="005D7C9F">
      <w:pPr>
        <w:spacing w:line="360" w:lineRule="auto"/>
        <w:ind w:firstLine="54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一、基金备案的条件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本基金自基金份额发售之日起三个月内，在基金募集份额总额不少于二亿份，基金募集金额不少于二亿元人民币</w:t>
      </w:r>
      <w:proofErr w:type="gramStart"/>
      <w:r>
        <w:rPr>
          <w:rFonts w:ascii="宋体" w:hAnsi="宋体" w:cs="宋体" w:hint="eastAsia"/>
          <w:bCs/>
          <w:sz w:val="24"/>
        </w:rPr>
        <w:t>且基金</w:t>
      </w:r>
      <w:proofErr w:type="gramEnd"/>
      <w:r>
        <w:rPr>
          <w:rFonts w:ascii="宋体" w:hAnsi="宋体" w:cs="宋体" w:hint="eastAsia"/>
          <w:bCs/>
          <w:sz w:val="24"/>
        </w:rPr>
        <w:t>认购人数不少于二百人的条件下，基金管理人依据法律法规及招募说明书可以决定停止基金发售，并在十日内聘请法定验资机构验资，自收到验资报告之日起十日内，向中国证监会办理基金备案手续。</w:t>
      </w:r>
    </w:p>
    <w:p w:rsidR="005D7C9F" w:rsidRDefault="002A71D1">
      <w:pPr>
        <w:spacing w:line="360" w:lineRule="auto"/>
        <w:ind w:firstLineChars="200" w:firstLine="480"/>
        <w:jc w:val="left"/>
        <w:rPr>
          <w:rFonts w:ascii="宋体" w:hAnsi="宋体" w:cs="宋体"/>
          <w:bCs/>
          <w:sz w:val="24"/>
        </w:rPr>
      </w:pPr>
      <w:r>
        <w:rPr>
          <w:rFonts w:ascii="宋体" w:hAnsi="宋体" w:cs="宋体" w:hint="eastAsia"/>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5D7C9F" w:rsidRDefault="005D7C9F">
      <w:pPr>
        <w:spacing w:line="360" w:lineRule="auto"/>
        <w:ind w:firstLineChars="200" w:firstLine="480"/>
        <w:jc w:val="left"/>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二、基金合同不能生效时募集资金的处理方式</w:t>
      </w:r>
    </w:p>
    <w:p w:rsidR="005D7C9F" w:rsidRDefault="002A71D1">
      <w:pPr>
        <w:spacing w:line="360" w:lineRule="auto"/>
        <w:ind w:firstLine="480"/>
        <w:rPr>
          <w:rFonts w:ascii="宋体" w:hAnsi="宋体" w:cs="宋体"/>
          <w:bCs/>
          <w:sz w:val="24"/>
        </w:rPr>
      </w:pPr>
      <w:r>
        <w:rPr>
          <w:rFonts w:ascii="宋体" w:hAnsi="宋体" w:cs="宋体" w:hint="eastAsia"/>
          <w:bCs/>
          <w:sz w:val="24"/>
        </w:rPr>
        <w:t>如果募集期限届满，未满足基金备案条件，基金管理人应当承担下列责任：</w:t>
      </w:r>
    </w:p>
    <w:p w:rsidR="005D7C9F" w:rsidRDefault="002A71D1">
      <w:pPr>
        <w:spacing w:line="360" w:lineRule="auto"/>
        <w:ind w:firstLine="480"/>
        <w:rPr>
          <w:rFonts w:ascii="宋体" w:hAnsi="宋体" w:cs="宋体"/>
          <w:bCs/>
          <w:sz w:val="24"/>
        </w:rPr>
      </w:pPr>
      <w:r>
        <w:rPr>
          <w:rFonts w:ascii="宋体" w:hAnsi="宋体" w:cs="宋体" w:hint="eastAsia"/>
          <w:bCs/>
          <w:sz w:val="24"/>
        </w:rPr>
        <w:t>1、以其固有财产承担因募集行为而产生的债务和费用。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2、在基金募集期限届满后三十日内返还投资者已缴纳的款项，并加计银行同期活期存款利息。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3、如基金募集失败，基金管理人、基金托管人及销售机构不得请求报酬。基金管理人、基金托管人和销售机构为基金募集支付之一切费用应由各方各自承担。</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三、基金存续期内的基金份额持有人数量和资产规模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《基金合同》生效后，连续二十个工作日出现基金份额持有人数量</w:t>
      </w:r>
      <w:proofErr w:type="gramStart"/>
      <w:r>
        <w:rPr>
          <w:rFonts w:ascii="宋体" w:hAnsi="宋体" w:cs="宋体" w:hint="eastAsia"/>
          <w:bCs/>
          <w:sz w:val="24"/>
        </w:rPr>
        <w:t>不满二百</w:t>
      </w:r>
      <w:proofErr w:type="gramEnd"/>
      <w:r>
        <w:rPr>
          <w:rFonts w:ascii="宋体" w:hAnsi="宋体" w:cs="宋体" w:hint="eastAsia"/>
          <w:bCs/>
          <w:sz w:val="24"/>
        </w:rPr>
        <w:t>人或者基金资产净值低于五千万元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法律法规</w:t>
      </w:r>
      <w:r>
        <w:rPr>
          <w:rFonts w:ascii="Cambria" w:hAnsi="Cambria" w:hint="eastAsia"/>
          <w:sz w:val="24"/>
        </w:rPr>
        <w:t>或中国证监会</w:t>
      </w:r>
      <w:r>
        <w:rPr>
          <w:rFonts w:ascii="宋体" w:hAnsi="宋体" w:cs="宋体" w:hint="eastAsia"/>
          <w:bCs/>
          <w:sz w:val="24"/>
        </w:rPr>
        <w:t>另有规定时，从其规定。</w:t>
      </w:r>
    </w:p>
    <w:p w:rsidR="005D7C9F" w:rsidRDefault="002A71D1">
      <w:pPr>
        <w:pStyle w:val="1"/>
        <w:spacing w:before="0" w:after="0"/>
        <w:jc w:val="center"/>
        <w:rPr>
          <w:rFonts w:hAnsi="宋体" w:cs="宋体"/>
          <w:color w:val="auto"/>
          <w:sz w:val="30"/>
        </w:rPr>
      </w:pPr>
      <w:r>
        <w:rPr>
          <w:rFonts w:hAnsi="宋体" w:cs="宋体" w:hint="eastAsia"/>
          <w:b w:val="0"/>
          <w:bCs/>
          <w:color w:val="auto"/>
          <w:kern w:val="44"/>
          <w:sz w:val="21"/>
        </w:rPr>
        <w:br w:type="page"/>
      </w:r>
      <w:bookmarkStart w:id="113" w:name="_Toc141703886"/>
      <w:bookmarkStart w:id="114" w:name="_Toc20733"/>
      <w:bookmarkStart w:id="115" w:name="_Toc1270"/>
      <w:bookmarkStart w:id="116" w:name="_Toc48649707"/>
      <w:bookmarkStart w:id="117" w:name="_Toc79392606"/>
      <w:bookmarkStart w:id="118" w:name="_Toc610"/>
      <w:bookmarkStart w:id="119" w:name="_Toc123051452"/>
      <w:bookmarkStart w:id="120" w:name="_Toc98560352"/>
      <w:bookmarkStart w:id="121" w:name="_Toc23822"/>
      <w:bookmarkStart w:id="122" w:name="_Toc123112234"/>
      <w:bookmarkStart w:id="123" w:name="_Toc4003"/>
      <w:bookmarkStart w:id="124" w:name="_Toc23261"/>
      <w:bookmarkStart w:id="125" w:name="_Toc10463"/>
      <w:bookmarkStart w:id="126" w:name="_Toc7920"/>
      <w:bookmarkStart w:id="127" w:name="_Toc139991736"/>
      <w:bookmarkStart w:id="128" w:name="_Toc1427"/>
      <w:bookmarkStart w:id="129" w:name="_Toc123102453"/>
      <w:bookmarkStart w:id="130" w:name="_Toc17244"/>
      <w:bookmarkStart w:id="131" w:name="_Toc70077076"/>
      <w:r>
        <w:rPr>
          <w:rFonts w:hAnsi="宋体" w:cs="宋体" w:hint="eastAsia"/>
          <w:color w:val="auto"/>
          <w:sz w:val="30"/>
        </w:rPr>
        <w:lastRenderedPageBreak/>
        <w:t>第六部分  基金份额的申购与赎回</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rsidR="005D7C9F" w:rsidRDefault="005D7C9F">
      <w:pPr>
        <w:spacing w:line="360" w:lineRule="auto"/>
        <w:ind w:firstLine="54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一、申购和赎回场所</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申购与赎回将通过销售机构进行。具体的销售机构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二、申购和赎回的开放日及时间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1、开放日及开放时间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指定媒介上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2、申购、赎回开始日及业务办理时间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基金管理人可根据实际情况依法决定本基金开始办理申购的具体日期，具体业务办理时间在申购开始公告中规定。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基金管理人自基金合同生效之日起不超过三个月开始办理赎回，具体业务办理时间在赎回开始公告中规定。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在确定申购开始与赎回开始时间后，基金管理人应在申购、赎回开放日前依照《信息披露办法》的有关规定在指定媒介上公告申购与赎回的开始时间。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基金管理人不得在基金合同约定之外的日期或者时间办理基金份额的申购、赎回或者转换。投资人在基金合同约定之外的日期和时间提出申购、赎回或转换申请</w:t>
      </w:r>
      <w:proofErr w:type="gramStart"/>
      <w:r>
        <w:rPr>
          <w:rFonts w:ascii="宋体" w:hAnsi="宋体" w:cs="宋体" w:hint="eastAsia"/>
          <w:bCs/>
          <w:sz w:val="24"/>
        </w:rPr>
        <w:t>且登记</w:t>
      </w:r>
      <w:proofErr w:type="gramEnd"/>
      <w:r>
        <w:rPr>
          <w:rFonts w:ascii="宋体" w:hAnsi="宋体" w:cs="宋体" w:hint="eastAsia"/>
          <w:bCs/>
          <w:sz w:val="24"/>
        </w:rPr>
        <w:t>机构确认接受的，其基金份额申购、赎回价格为下一开放日该类别基金份额申购、赎回的价格。</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三、申购与赎回的原则</w:t>
      </w:r>
    </w:p>
    <w:p w:rsidR="005D7C9F" w:rsidRDefault="002A71D1">
      <w:pPr>
        <w:spacing w:line="360" w:lineRule="auto"/>
        <w:ind w:firstLineChars="200" w:firstLine="480"/>
        <w:rPr>
          <w:rFonts w:ascii="宋体" w:hAnsi="宋体" w:cs="宋体"/>
          <w:bCs/>
          <w:sz w:val="24"/>
        </w:rPr>
      </w:pPr>
      <w:r>
        <w:rPr>
          <w:rFonts w:ascii="宋体" w:hAnsi="宋体" w:cs="宋体"/>
          <w:bCs/>
          <w:sz w:val="24"/>
        </w:rPr>
        <w:t>1、“未知价”原则，即申购、赎回价格以申请当日收市后计算的</w:t>
      </w:r>
      <w:r>
        <w:rPr>
          <w:rFonts w:ascii="宋体" w:hAnsi="宋体" w:cs="宋体" w:hint="eastAsia"/>
          <w:bCs/>
          <w:sz w:val="24"/>
        </w:rPr>
        <w:t>某类别基金份额净值为基准进行计算；</w:t>
      </w:r>
    </w:p>
    <w:p w:rsidR="005D7C9F" w:rsidRDefault="002A71D1">
      <w:pPr>
        <w:spacing w:line="360" w:lineRule="auto"/>
        <w:ind w:firstLineChars="200" w:firstLine="480"/>
        <w:rPr>
          <w:rFonts w:ascii="宋体" w:hAnsi="宋体" w:cs="宋体"/>
          <w:bCs/>
          <w:sz w:val="24"/>
        </w:rPr>
      </w:pPr>
      <w:r>
        <w:rPr>
          <w:rFonts w:ascii="宋体" w:hAnsi="宋体" w:cs="宋体"/>
          <w:bCs/>
          <w:sz w:val="24"/>
        </w:rPr>
        <w:t>2、“金额申购、份额赎回”原则，即申购以金额申请，赎回以份额申请；</w:t>
      </w:r>
    </w:p>
    <w:p w:rsidR="005D7C9F" w:rsidRDefault="002A71D1">
      <w:pPr>
        <w:spacing w:line="360" w:lineRule="auto"/>
        <w:ind w:firstLineChars="200" w:firstLine="480"/>
        <w:rPr>
          <w:rFonts w:ascii="宋体" w:hAnsi="宋体" w:cs="宋体"/>
          <w:bCs/>
          <w:sz w:val="24"/>
        </w:rPr>
      </w:pPr>
      <w:r>
        <w:rPr>
          <w:rFonts w:ascii="宋体" w:hAnsi="宋体" w:cs="宋体"/>
          <w:bCs/>
          <w:sz w:val="24"/>
        </w:rPr>
        <w:t>3、当日的申购与赎回申请可以在基金管理人规定的时间以内撤销；</w:t>
      </w:r>
    </w:p>
    <w:p w:rsidR="005D7C9F" w:rsidRDefault="002A71D1">
      <w:pPr>
        <w:spacing w:line="360" w:lineRule="auto"/>
        <w:ind w:firstLineChars="200" w:firstLine="480"/>
        <w:rPr>
          <w:rFonts w:ascii="宋体" w:hAnsi="宋体" w:cs="宋体"/>
          <w:bCs/>
          <w:sz w:val="24"/>
        </w:rPr>
      </w:pPr>
      <w:r>
        <w:rPr>
          <w:rFonts w:ascii="宋体" w:hAnsi="宋体" w:cs="宋体"/>
          <w:bCs/>
          <w:sz w:val="24"/>
        </w:rPr>
        <w:t>4、赎回遵循“先进先出”原则，即按照投资人认购、申购的先后次序进行顺序赎回。</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基金管理人可在不违反法律法规的情况下，对上述原则进行调整。基金管理人必须在新规则开始实施前依照《信息披露办法》的有关规定在指定媒介上公告。</w:t>
      </w:r>
    </w:p>
    <w:p w:rsidR="005D7C9F" w:rsidRDefault="005D7C9F">
      <w:pPr>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四、申购与赎回的程序</w:t>
      </w:r>
    </w:p>
    <w:p w:rsidR="005D7C9F" w:rsidRDefault="002A71D1">
      <w:pPr>
        <w:spacing w:line="360" w:lineRule="auto"/>
        <w:ind w:firstLineChars="200" w:firstLine="480"/>
        <w:rPr>
          <w:rFonts w:ascii="宋体" w:hAnsi="宋体" w:cs="宋体"/>
          <w:bCs/>
          <w:sz w:val="24"/>
        </w:rPr>
      </w:pPr>
      <w:r>
        <w:rPr>
          <w:rFonts w:ascii="宋体" w:hAnsi="宋体" w:cs="宋体"/>
          <w:bCs/>
          <w:sz w:val="24"/>
        </w:rPr>
        <w:t>1、申购和赎回的申请方式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投资人必须根据销售机构规定的程序，在开放日的具体业务办理时间内提出申购或赎回的申请。</w:t>
      </w:r>
    </w:p>
    <w:p w:rsidR="005D7C9F" w:rsidRDefault="002A71D1">
      <w:pPr>
        <w:spacing w:line="360" w:lineRule="auto"/>
        <w:ind w:firstLineChars="200" w:firstLine="480"/>
        <w:rPr>
          <w:rFonts w:ascii="宋体" w:hAnsi="宋体" w:cs="宋体"/>
          <w:bCs/>
          <w:sz w:val="24"/>
        </w:rPr>
      </w:pPr>
      <w:r>
        <w:rPr>
          <w:rFonts w:ascii="宋体" w:hAnsi="宋体" w:cs="宋体"/>
          <w:bCs/>
          <w:sz w:val="24"/>
        </w:rPr>
        <w:t>2、申购和赎回的款项支付</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lang w:val="zh-CN"/>
        </w:rPr>
        <w:t>投资人申购基金份额时，必须全额交付申购款项，投资人交付申购款项，申购成立；登记机构确认基金份额时，申购生效。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基金份额持有人递交赎回申请，赎回成立，赎回是否生效以登记机构确认为准。基金份额持有人赎回申请成功后，基金管理人将在</w:t>
      </w:r>
      <w:r>
        <w:rPr>
          <w:rFonts w:ascii="宋体" w:hAnsi="宋体" w:cs="宋体"/>
          <w:bCs/>
          <w:sz w:val="24"/>
        </w:rPr>
        <w:t>T+7日（</w:t>
      </w:r>
      <w:r>
        <w:rPr>
          <w:rFonts w:ascii="宋体" w:hAnsi="宋体" w:cs="宋体" w:hint="eastAsia"/>
          <w:bCs/>
          <w:sz w:val="24"/>
        </w:rPr>
        <w:t>包括</w:t>
      </w:r>
      <w:r>
        <w:rPr>
          <w:rFonts w:ascii="宋体" w:hAnsi="宋体" w:cs="宋体"/>
          <w:bCs/>
          <w:sz w:val="24"/>
        </w:rPr>
        <w:t>该日）</w:t>
      </w:r>
      <w:r>
        <w:rPr>
          <w:rFonts w:ascii="宋体" w:hAnsi="宋体" w:cs="宋体" w:hint="eastAsia"/>
          <w:bCs/>
          <w:sz w:val="24"/>
        </w:rPr>
        <w:t>内向基金份额持有人支付赎回款项。如遇交易所或交易市场数据传输延迟、通讯系统故障、银行数据交换系统故障或其它</w:t>
      </w:r>
      <w:proofErr w:type="gramStart"/>
      <w:r>
        <w:rPr>
          <w:rFonts w:ascii="宋体" w:hAnsi="宋体" w:cs="宋体" w:hint="eastAsia"/>
          <w:bCs/>
          <w:sz w:val="24"/>
        </w:rPr>
        <w:t>非基金</w:t>
      </w:r>
      <w:proofErr w:type="gramEnd"/>
      <w:r>
        <w:rPr>
          <w:rFonts w:ascii="宋体" w:hAnsi="宋体" w:cs="宋体" w:hint="eastAsia"/>
          <w:bCs/>
          <w:sz w:val="24"/>
        </w:rPr>
        <w:t>管理人及基金托管人所能控制的因素影响业务处理流程，则赎回款项的支付时间可相应顺延。在发生巨额赎回或基金合同约定的其他延缓支付赎回款项的情形时，款项的支付办法参照本基金合同有关条款处理。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3、申购和赎回申请的确认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基金管理人应以交易时间结束前受理有效申购和赎回申请的当天作为申购或赎回申请日</w:t>
      </w:r>
      <w:r>
        <w:rPr>
          <w:rFonts w:ascii="宋体" w:hAnsi="宋体" w:cs="宋体"/>
          <w:bCs/>
          <w:sz w:val="24"/>
        </w:rPr>
        <w:t>（T日），在正常情况下，本基金登记机构在T+1日内对该交易的有效性进行确认。T日提交的有效申请，投资人应及时到销售网点柜台或以销售机构规定的其他方式查询申请的确认情况。若申购不成功，则申购款项本金退还</w:t>
      </w:r>
      <w:r>
        <w:rPr>
          <w:rFonts w:ascii="宋体" w:hAnsi="宋体" w:cs="宋体"/>
          <w:bCs/>
          <w:sz w:val="24"/>
        </w:rPr>
        <w:lastRenderedPageBreak/>
        <w:t>给投资人。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基金管理人在不违反法律法规的前提下，可对上述程序规则进行调整。基金管理人应在新规则开始实施前依照《信息披露办法》的有关规定在指定媒介上公告。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五、申购和赎回的数量限制</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1、基金管理人可以规定投资人首次申购和每次申购的最低金额以及每次赎回的最低份额，具体规定请参见招募说明书或相关公告。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2、基金管理人可以规定投资人每个基金交易账户的最低基金份额余额，具体规定请参见招募说明书或相关公告。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基金管理人可以规定单个投资人累计持有的基金份额上限、单日或单笔申购金额上限，以及本基金的总规模限额和单日净申购比例上限，具体规定请参见招募说明书或相关公告。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、基金管理人可在不违反法律法规的情况下，调整上述规定申购金额和赎回份额等数量限制。基金管理人必须在调整实施前依照《信息披露办法》的有关规定在指定媒介上公告。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六、申购和赎回的价格、费用及其用途</w:t>
      </w:r>
    </w:p>
    <w:p w:rsidR="005D7C9F" w:rsidRDefault="002A71D1">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本基金分为</w:t>
      </w:r>
      <w:r>
        <w:rPr>
          <w:rFonts w:ascii="宋体" w:hAnsi="宋体" w:cs="宋体"/>
          <w:bCs/>
          <w:sz w:val="24"/>
        </w:rPr>
        <w:t>A类</w:t>
      </w:r>
      <w:r>
        <w:rPr>
          <w:rFonts w:ascii="宋体" w:hAnsi="宋体" w:cs="宋体" w:hint="eastAsia"/>
          <w:bCs/>
          <w:sz w:val="24"/>
        </w:rPr>
        <w:t>、</w:t>
      </w:r>
      <w:r>
        <w:rPr>
          <w:rFonts w:ascii="宋体" w:hAnsi="宋体" w:cs="宋体"/>
          <w:bCs/>
          <w:sz w:val="24"/>
        </w:rPr>
        <w:t>C类</w:t>
      </w:r>
      <w:del w:id="132" w:author="郑雅雯" w:date="2024-04-08T15:50:00Z">
        <w:r w:rsidDel="005E1186">
          <w:rPr>
            <w:rFonts w:ascii="宋体" w:hAnsi="宋体" w:cs="宋体" w:hint="eastAsia"/>
            <w:bCs/>
            <w:sz w:val="24"/>
          </w:rPr>
          <w:delText>和</w:delText>
        </w:r>
      </w:del>
      <w:ins w:id="133" w:author="郑雅雯" w:date="2024-04-08T15:50:00Z">
        <w:r w:rsidR="005E1186">
          <w:rPr>
            <w:rFonts w:ascii="宋体" w:hAnsi="宋体" w:cs="宋体" w:hint="eastAsia"/>
            <w:bCs/>
            <w:sz w:val="24"/>
          </w:rPr>
          <w:t>、</w:t>
        </w:r>
      </w:ins>
      <w:r>
        <w:rPr>
          <w:rFonts w:ascii="宋体" w:hAnsi="宋体" w:cs="宋体" w:hint="eastAsia"/>
          <w:bCs/>
          <w:sz w:val="24"/>
        </w:rPr>
        <w:t>E类</w:t>
      </w:r>
      <w:ins w:id="134" w:author="郑雅雯" w:date="2024-04-08T15:50:00Z">
        <w:r w:rsidR="005E1186">
          <w:rPr>
            <w:rFonts w:ascii="宋体" w:hAnsi="宋体" w:cs="宋体" w:hint="eastAsia"/>
            <w:bCs/>
            <w:sz w:val="24"/>
          </w:rPr>
          <w:t>和D类</w:t>
        </w:r>
      </w:ins>
      <w:del w:id="135" w:author="郑雅雯" w:date="2024-04-08T15:50:00Z">
        <w:r w:rsidDel="005E1186">
          <w:rPr>
            <w:rFonts w:ascii="宋体" w:hAnsi="宋体" w:cs="宋体" w:hint="eastAsia"/>
            <w:bCs/>
            <w:sz w:val="24"/>
          </w:rPr>
          <w:delText>三</w:delText>
        </w:r>
      </w:del>
      <w:ins w:id="136" w:author="郑雅雯" w:date="2024-04-08T15:50:00Z">
        <w:r w:rsidR="005E1186">
          <w:rPr>
            <w:rFonts w:ascii="宋体" w:hAnsi="宋体" w:cs="宋体" w:hint="eastAsia"/>
            <w:bCs/>
            <w:sz w:val="24"/>
          </w:rPr>
          <w:t>四</w:t>
        </w:r>
      </w:ins>
      <w:r>
        <w:rPr>
          <w:rFonts w:ascii="宋体" w:hAnsi="宋体" w:cs="宋体"/>
          <w:bCs/>
          <w:sz w:val="24"/>
        </w:rPr>
        <w:t>类基金份额，</w:t>
      </w:r>
      <w:ins w:id="137" w:author="郑雅雯" w:date="2024-04-08T15:50:00Z">
        <w:r w:rsidR="005E1186">
          <w:rPr>
            <w:rFonts w:ascii="宋体" w:hAnsi="宋体" w:cs="宋体"/>
            <w:bCs/>
            <w:sz w:val="24"/>
          </w:rPr>
          <w:t>四</w:t>
        </w:r>
      </w:ins>
      <w:del w:id="138" w:author="郑雅雯" w:date="2024-04-08T15:50:00Z">
        <w:r w:rsidDel="005E1186">
          <w:rPr>
            <w:rFonts w:ascii="宋体" w:hAnsi="宋体" w:cs="宋体" w:hint="eastAsia"/>
            <w:bCs/>
            <w:sz w:val="24"/>
          </w:rPr>
          <w:delText>三</w:delText>
        </w:r>
      </w:del>
      <w:r>
        <w:rPr>
          <w:rFonts w:ascii="宋体" w:hAnsi="宋体" w:cs="宋体"/>
          <w:bCs/>
          <w:sz w:val="24"/>
        </w:rPr>
        <w:t>类基金份额单独设置基金代码，分别计算和公告各类基金份额净值。</w:t>
      </w:r>
      <w:r>
        <w:rPr>
          <w:rFonts w:ascii="宋体" w:hAnsi="宋体" w:cs="宋体" w:hint="eastAsia"/>
          <w:bCs/>
          <w:sz w:val="24"/>
        </w:rPr>
        <w:t>正常情况下，本基金</w:t>
      </w:r>
      <w:r>
        <w:rPr>
          <w:rFonts w:ascii="Cambria" w:hAnsi="Cambria" w:cs="宋体" w:hint="eastAsia"/>
          <w:bCs/>
          <w:sz w:val="24"/>
        </w:rPr>
        <w:t>各类基金份额的基金</w:t>
      </w:r>
      <w:r>
        <w:rPr>
          <w:rFonts w:ascii="宋体" w:hAnsi="宋体" w:cs="宋体" w:hint="eastAsia"/>
          <w:bCs/>
          <w:sz w:val="24"/>
        </w:rPr>
        <w:t>份额净值计算结果，保留到小数点后</w:t>
      </w:r>
      <w:r>
        <w:rPr>
          <w:rFonts w:ascii="宋体" w:hAnsi="宋体" w:cs="宋体"/>
          <w:bCs/>
          <w:sz w:val="24"/>
        </w:rPr>
        <w:t>4</w:t>
      </w:r>
      <w:r>
        <w:rPr>
          <w:rFonts w:ascii="宋体" w:hAnsi="宋体" w:cs="宋体" w:hint="eastAsia"/>
          <w:bCs/>
          <w:sz w:val="24"/>
        </w:rPr>
        <w:t>位，小数点后第</w:t>
      </w:r>
      <w:r>
        <w:rPr>
          <w:rFonts w:ascii="宋体" w:hAnsi="宋体" w:cs="宋体"/>
          <w:bCs/>
          <w:sz w:val="24"/>
        </w:rPr>
        <w:t>5</w:t>
      </w:r>
      <w:r>
        <w:rPr>
          <w:rFonts w:ascii="宋体" w:hAnsi="宋体" w:cs="宋体" w:hint="eastAsia"/>
          <w:bCs/>
          <w:sz w:val="24"/>
        </w:rPr>
        <w:t>位四舍五入，由此产生的收益或损失由基金财产承担。若单个开放日内，本基金</w:t>
      </w:r>
      <w:r>
        <w:rPr>
          <w:rFonts w:ascii="宋体" w:hAnsi="宋体" w:cs="宋体"/>
          <w:bCs/>
          <w:sz w:val="24"/>
        </w:rPr>
        <w:t>某类基金</w:t>
      </w:r>
      <w:r>
        <w:rPr>
          <w:rFonts w:ascii="宋体" w:hAnsi="宋体" w:cs="宋体"/>
          <w:bCs/>
          <w:sz w:val="24"/>
        </w:rPr>
        <w:lastRenderedPageBreak/>
        <w:t>份额</w:t>
      </w:r>
      <w:r>
        <w:rPr>
          <w:rFonts w:ascii="宋体" w:hAnsi="宋体" w:cs="宋体" w:hint="eastAsia"/>
          <w:bCs/>
          <w:sz w:val="24"/>
        </w:rPr>
        <w:t>的净赎回申请</w:t>
      </w:r>
      <w:r>
        <w:rPr>
          <w:rFonts w:ascii="宋体" w:hAnsi="宋体" w:cs="宋体"/>
          <w:bCs/>
          <w:sz w:val="24"/>
        </w:rPr>
        <w:t>（赎回申请份额总数加上基金转换中转出申请份额总数后扣除申购申请份额总数及基金转换中转入申请份额总数后的余</w:t>
      </w:r>
      <w:r>
        <w:rPr>
          <w:rFonts w:ascii="宋体" w:hAnsi="宋体" w:cs="宋体" w:hint="eastAsia"/>
          <w:bCs/>
          <w:sz w:val="24"/>
        </w:rPr>
        <w:t>额</w:t>
      </w:r>
      <w:r>
        <w:rPr>
          <w:rFonts w:ascii="宋体" w:hAnsi="宋体" w:cs="宋体"/>
          <w:bCs/>
          <w:sz w:val="24"/>
        </w:rPr>
        <w:t>）</w:t>
      </w:r>
      <w:r>
        <w:rPr>
          <w:rFonts w:ascii="宋体" w:hAnsi="宋体" w:cs="宋体" w:hint="eastAsia"/>
          <w:bCs/>
          <w:sz w:val="24"/>
        </w:rPr>
        <w:t>超过前一开放日日终</w:t>
      </w:r>
      <w:r>
        <w:rPr>
          <w:rFonts w:ascii="宋体" w:hAnsi="宋体" w:cs="宋体"/>
          <w:bCs/>
          <w:sz w:val="24"/>
        </w:rPr>
        <w:t>该类基金份额</w:t>
      </w:r>
      <w:r>
        <w:rPr>
          <w:rFonts w:ascii="宋体" w:hAnsi="宋体" w:cs="宋体" w:hint="eastAsia"/>
          <w:bCs/>
          <w:sz w:val="24"/>
        </w:rPr>
        <w:t>总份额的</w:t>
      </w:r>
      <w:r>
        <w:rPr>
          <w:rFonts w:ascii="宋体" w:hAnsi="宋体" w:cs="宋体"/>
          <w:bCs/>
          <w:sz w:val="24"/>
        </w:rPr>
        <w:t>30%</w:t>
      </w:r>
      <w:r>
        <w:rPr>
          <w:rFonts w:ascii="宋体" w:hAnsi="宋体" w:cs="宋体" w:hint="eastAsia"/>
          <w:bCs/>
          <w:sz w:val="24"/>
        </w:rPr>
        <w:t>，基金管理人可将基金份额净值计算结果保留到小数点后8位，小数点后第</w:t>
      </w:r>
      <w:r>
        <w:rPr>
          <w:rFonts w:ascii="宋体" w:hAnsi="宋体" w:cs="宋体"/>
          <w:bCs/>
          <w:sz w:val="24"/>
        </w:rPr>
        <w:t>9位四舍五入</w:t>
      </w:r>
      <w:r>
        <w:rPr>
          <w:rFonts w:ascii="宋体" w:hAnsi="宋体" w:cs="宋体" w:hint="eastAsia"/>
          <w:bCs/>
          <w:sz w:val="24"/>
        </w:rPr>
        <w:t>，</w:t>
      </w:r>
      <w:r>
        <w:rPr>
          <w:rFonts w:ascii="Cambria" w:hAnsi="Cambria" w:cs="宋体" w:hint="eastAsia"/>
          <w:bCs/>
          <w:sz w:val="24"/>
        </w:rPr>
        <w:t>由此产生的收益或损失由基金财产承担。</w:t>
      </w:r>
    </w:p>
    <w:p w:rsidR="005D7C9F" w:rsidRDefault="002A71D1">
      <w:pPr>
        <w:spacing w:line="360" w:lineRule="auto"/>
        <w:ind w:firstLineChars="200" w:firstLine="480"/>
        <w:rPr>
          <w:rFonts w:ascii="宋体" w:hAnsi="宋体" w:cs="宋体"/>
          <w:bCs/>
          <w:sz w:val="24"/>
        </w:rPr>
      </w:pPr>
      <w:r>
        <w:rPr>
          <w:rFonts w:ascii="宋体" w:hAnsi="宋体" w:cs="宋体"/>
          <w:bCs/>
          <w:sz w:val="24"/>
        </w:rPr>
        <w:t>T日的</w:t>
      </w:r>
      <w:r>
        <w:rPr>
          <w:rFonts w:ascii="宋体" w:hAnsi="宋体" w:cs="宋体" w:hint="eastAsia"/>
          <w:bCs/>
          <w:sz w:val="24"/>
        </w:rPr>
        <w:t>各类基金份额净值在当天收市后计算，并在</w:t>
      </w:r>
      <w:r>
        <w:rPr>
          <w:rFonts w:ascii="宋体" w:hAnsi="宋体" w:cs="宋体"/>
          <w:bCs/>
          <w:sz w:val="24"/>
        </w:rPr>
        <w:t>T+1日内公告。遇特殊情况，基金管理人可以适当延迟计算或公告，并报中国证监会备案。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2、申购份额的计算及余额的处理方式：</w:t>
      </w:r>
      <w:r>
        <w:rPr>
          <w:rFonts w:ascii="Cambria" w:hAnsi="Cambria" w:cs="宋体" w:hint="eastAsia"/>
          <w:bCs/>
          <w:sz w:val="24"/>
        </w:rPr>
        <w:t>投资人申购各类基金份额的有效份额数量为扣除申购费用后的净申购金额除以当日该类别的基金份额净值，有效份额数量单位为份，上述计算结果均按四舍五入方法，保留到小数点后</w:t>
      </w:r>
      <w:r>
        <w:rPr>
          <w:rFonts w:ascii="Cambria" w:hAnsi="Cambria" w:cs="宋体"/>
          <w:bCs/>
          <w:sz w:val="24"/>
        </w:rPr>
        <w:t>2</w:t>
      </w:r>
      <w:r>
        <w:rPr>
          <w:rFonts w:ascii="Cambria" w:hAnsi="Cambria" w:cs="宋体" w:hint="eastAsia"/>
          <w:bCs/>
          <w:sz w:val="24"/>
        </w:rPr>
        <w:t>位，由此产生的收益或损失由基金财产承担。本基金各类基金份额的申购份额计算及余额处理方法详见招募说明书</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3、赎回金额的计算及处理方式：</w:t>
      </w:r>
      <w:r>
        <w:rPr>
          <w:rFonts w:ascii="Cambria" w:hAnsi="Cambria" w:cs="宋体" w:hint="eastAsia"/>
          <w:bCs/>
          <w:sz w:val="24"/>
        </w:rPr>
        <w:t>本基金各类基金份额的赎回金额为按实际确认的有效赎回份额数量乘以当日该类别的基金份额净值并扣除相应的费用，赎回金额单位为元。上述计算结果均按四舍五入方法，保留到小数点后</w:t>
      </w:r>
      <w:r>
        <w:rPr>
          <w:rFonts w:ascii="Cambria" w:hAnsi="Cambria" w:cs="宋体"/>
          <w:bCs/>
          <w:sz w:val="24"/>
        </w:rPr>
        <w:t>2</w:t>
      </w:r>
      <w:r>
        <w:rPr>
          <w:rFonts w:ascii="Cambria" w:hAnsi="Cambria" w:cs="宋体" w:hint="eastAsia"/>
          <w:bCs/>
          <w:sz w:val="24"/>
        </w:rPr>
        <w:t>位，由此产生的收益或损失由基金财产承担。本基金各类基金份额的赎回金额的计算及余额处理方法详见招募说明书</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4、</w:t>
      </w:r>
      <w:r>
        <w:rPr>
          <w:rFonts w:ascii="Cambria" w:hAnsi="Cambria" w:cs="宋体" w:hint="eastAsia"/>
          <w:bCs/>
          <w:sz w:val="24"/>
        </w:rPr>
        <w:t>本基金的申购费率由基金管理人决定，并在招募说明书中列示。投资人申购本基金</w:t>
      </w:r>
      <w:r>
        <w:rPr>
          <w:rFonts w:ascii="Cambria" w:hAnsi="Cambria" w:cs="宋体"/>
          <w:bCs/>
          <w:sz w:val="24"/>
        </w:rPr>
        <w:t>A</w:t>
      </w:r>
      <w:r>
        <w:rPr>
          <w:rFonts w:ascii="Cambria" w:hAnsi="Cambria" w:cs="宋体" w:hint="eastAsia"/>
          <w:bCs/>
          <w:sz w:val="24"/>
        </w:rPr>
        <w:t>类基金份额时需缴纳申购费，申购本基金</w:t>
      </w:r>
      <w:r>
        <w:rPr>
          <w:rFonts w:ascii="Cambria" w:hAnsi="Cambria" w:cs="宋体"/>
          <w:bCs/>
          <w:sz w:val="24"/>
        </w:rPr>
        <w:t>C</w:t>
      </w:r>
      <w:r>
        <w:rPr>
          <w:rFonts w:ascii="Cambria" w:hAnsi="Cambria" w:cs="宋体" w:hint="eastAsia"/>
          <w:bCs/>
          <w:sz w:val="24"/>
        </w:rPr>
        <w:t>类、</w:t>
      </w:r>
      <w:r>
        <w:rPr>
          <w:rFonts w:ascii="Cambria" w:hAnsi="Cambria" w:cs="宋体" w:hint="eastAsia"/>
          <w:bCs/>
          <w:sz w:val="24"/>
        </w:rPr>
        <w:t>E</w:t>
      </w:r>
      <w:r>
        <w:rPr>
          <w:rFonts w:ascii="Cambria" w:hAnsi="Cambria" w:cs="宋体" w:hint="eastAsia"/>
          <w:bCs/>
          <w:sz w:val="24"/>
        </w:rPr>
        <w:t>类</w:t>
      </w:r>
      <w:ins w:id="139" w:author="郑雅雯" w:date="2024-04-08T15:50:00Z">
        <w:r w:rsidR="005E1186">
          <w:rPr>
            <w:rFonts w:ascii="Cambria" w:hAnsi="Cambria" w:cs="宋体" w:hint="eastAsia"/>
            <w:bCs/>
            <w:sz w:val="24"/>
          </w:rPr>
          <w:t>、</w:t>
        </w:r>
        <w:r w:rsidR="005E1186">
          <w:rPr>
            <w:rFonts w:ascii="Cambria" w:hAnsi="Cambria" w:cs="宋体" w:hint="eastAsia"/>
            <w:bCs/>
            <w:sz w:val="24"/>
          </w:rPr>
          <w:t>D</w:t>
        </w:r>
        <w:r w:rsidR="005E1186">
          <w:rPr>
            <w:rFonts w:ascii="Cambria" w:hAnsi="Cambria" w:cs="宋体" w:hint="eastAsia"/>
            <w:bCs/>
            <w:sz w:val="24"/>
          </w:rPr>
          <w:t>类</w:t>
        </w:r>
      </w:ins>
      <w:r>
        <w:rPr>
          <w:rFonts w:ascii="Cambria" w:hAnsi="Cambria" w:cs="宋体" w:hint="eastAsia"/>
          <w:bCs/>
          <w:sz w:val="24"/>
        </w:rPr>
        <w:t>基金份额时无需缴纳申购费用。本基金</w:t>
      </w:r>
      <w:r>
        <w:rPr>
          <w:rFonts w:ascii="Cambria" w:hAnsi="Cambria" w:cs="宋体"/>
          <w:bCs/>
          <w:sz w:val="24"/>
        </w:rPr>
        <w:t>A</w:t>
      </w:r>
      <w:r>
        <w:rPr>
          <w:rFonts w:ascii="Cambria" w:hAnsi="Cambria" w:cs="宋体" w:hint="eastAsia"/>
          <w:bCs/>
          <w:sz w:val="24"/>
        </w:rPr>
        <w:t>类基金份额的申购费用由该类基金份额的投资人承担，不列入基金财产</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5、</w:t>
      </w:r>
      <w:r>
        <w:rPr>
          <w:rFonts w:ascii="Cambria" w:hAnsi="Cambria" w:cs="宋体" w:hint="eastAsia"/>
          <w:bCs/>
          <w:sz w:val="24"/>
        </w:rPr>
        <w:t>本基金的赎回费率由基金管理人决定，并在招募说明书中列示。其中，对持续持有期少于</w:t>
      </w:r>
      <w:r>
        <w:rPr>
          <w:rFonts w:ascii="Cambria" w:hAnsi="Cambria" w:cs="宋体"/>
          <w:bCs/>
          <w:sz w:val="24"/>
        </w:rPr>
        <w:t>7</w:t>
      </w:r>
      <w:r>
        <w:rPr>
          <w:rFonts w:ascii="Cambria" w:hAnsi="Cambria" w:cs="宋体" w:hint="eastAsia"/>
          <w:bCs/>
          <w:sz w:val="24"/>
        </w:rPr>
        <w:t>日的赎回投资者，本基金将按照不低于</w:t>
      </w:r>
      <w:r>
        <w:rPr>
          <w:rFonts w:ascii="Cambria" w:hAnsi="Cambria" w:cs="宋体"/>
          <w:bCs/>
          <w:sz w:val="24"/>
        </w:rPr>
        <w:t>1.5%</w:t>
      </w:r>
      <w:r>
        <w:rPr>
          <w:rFonts w:ascii="Cambria" w:hAnsi="Cambria" w:cs="宋体" w:hint="eastAsia"/>
          <w:bCs/>
          <w:sz w:val="24"/>
        </w:rPr>
        <w:t>的赎回费率计算赎回费，并全额计入基金财产。赎回费用由赎回基金份额的基金份额持有人承担，在基金份额持有人赎回基金份额时收取。</w:t>
      </w:r>
      <w:r>
        <w:rPr>
          <w:rFonts w:ascii="Cambria" w:hAnsi="Cambria" w:hint="eastAsia"/>
          <w:bCs/>
          <w:sz w:val="24"/>
        </w:rPr>
        <w:t>赎回费用纳入基金财产的比例按照法律法规规定执行，具体比例详见招募说明书，未归入基金财产的部分用于支付登记费和其他必要的手续费</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6、</w:t>
      </w:r>
      <w:r>
        <w:rPr>
          <w:rFonts w:ascii="Cambria" w:hAnsi="Cambria" w:cs="宋体" w:hint="eastAsia"/>
          <w:bCs/>
          <w:sz w:val="24"/>
        </w:rPr>
        <w:t>基金管理人可以在基金合同约定的范围内调整申购、赎回费率或收费方式，并最迟应于新的费率或收费方式实施日前依照《信息披露办法》的有关规定</w:t>
      </w:r>
      <w:r>
        <w:rPr>
          <w:rFonts w:ascii="Cambria" w:hAnsi="Cambria" w:cs="宋体" w:hint="eastAsia"/>
          <w:bCs/>
          <w:sz w:val="24"/>
        </w:rPr>
        <w:lastRenderedPageBreak/>
        <w:t>在指定媒介上公告</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7、</w:t>
      </w:r>
      <w:r>
        <w:rPr>
          <w:rFonts w:ascii="Cambria" w:hAnsi="Cambria" w:cs="宋体" w:hint="eastAsia"/>
          <w:bCs/>
          <w:sz w:val="24"/>
        </w:rPr>
        <w:t>当本基金发生大额申购或赎回情形时，基金管理人可以采用摆动定价机制，以确保基金估值的公平性。摆动定价机制适用的具体情形、处理原则及操作规范遵循法律法规、行业自律规则的相关规定。</w:t>
      </w:r>
    </w:p>
    <w:p w:rsidR="005D7C9F" w:rsidRDefault="002A71D1">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w:t>
      </w:r>
      <w:r>
        <w:rPr>
          <w:rFonts w:ascii="Cambria" w:hAnsi="Cambria" w:cs="宋体" w:hint="eastAsia"/>
          <w:bCs/>
          <w:sz w:val="24"/>
        </w:rPr>
        <w:t>基金管理人可以在不违反法律法规规定及基金合同约定的情况下根据市场情况制定基金促销计划，定期或不定期地开展基金促销活动。在基金促销活动期间，基金管理人可以对投资者开展不同的费率优惠活动</w:t>
      </w:r>
      <w:r>
        <w:rPr>
          <w:rFonts w:ascii="宋体" w:hAnsi="宋体" w:cs="宋体" w:hint="eastAsia"/>
          <w:bCs/>
          <w:sz w:val="24"/>
        </w:rPr>
        <w:t>。</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七、拒绝或暂停申购的情形</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发生下列情况时，基金管理人可拒绝或暂停接受全部或部分份额类别的申购申请：</w:t>
      </w:r>
    </w:p>
    <w:p w:rsidR="005D7C9F" w:rsidRDefault="002A71D1">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、因不可抗力导致基金无法正常运作。</w:t>
      </w:r>
    </w:p>
    <w:p w:rsidR="005D7C9F" w:rsidRDefault="002A71D1">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、发生基金合同规定的暂停基金资产估值情况时。当前一估值日基金资产净值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公允价值存在重大不确定性时，经与基金托管人协商确认后，基金管理人应当暂停接受基金申购申请。</w:t>
      </w:r>
    </w:p>
    <w:p w:rsidR="005D7C9F" w:rsidRDefault="002A71D1">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、证券、期货交易所交易时间非正常停市</w:t>
      </w:r>
      <w:r>
        <w:rPr>
          <w:rFonts w:ascii="Cambria" w:hAnsi="Cambria" w:cs="宋体"/>
          <w:bCs/>
          <w:sz w:val="24"/>
        </w:rPr>
        <w:t>，导致基金管理人无法计算当日基金资产净值。</w:t>
      </w:r>
    </w:p>
    <w:p w:rsidR="005D7C9F" w:rsidRDefault="002A71D1">
      <w:pPr>
        <w:spacing w:line="360" w:lineRule="auto"/>
        <w:ind w:firstLineChars="200" w:firstLine="480"/>
        <w:rPr>
          <w:rFonts w:ascii="Cambria" w:hAnsi="Cambria" w:cs="宋体"/>
          <w:bCs/>
          <w:sz w:val="24"/>
        </w:rPr>
      </w:pPr>
      <w:bookmarkStart w:id="140" w:name="_Hlt70481650"/>
      <w:bookmarkEnd w:id="140"/>
      <w:r>
        <w:rPr>
          <w:rFonts w:ascii="Cambria" w:hAnsi="Cambria" w:cs="宋体"/>
          <w:bCs/>
          <w:sz w:val="24"/>
        </w:rPr>
        <w:t>4</w:t>
      </w:r>
      <w:r>
        <w:rPr>
          <w:rFonts w:ascii="Cambria" w:hAnsi="Cambria" w:cs="宋体" w:hint="eastAsia"/>
          <w:bCs/>
          <w:sz w:val="24"/>
        </w:rPr>
        <w:t>、接受某笔或某些申购申请可能会影响或损害现有基金份额持有人利益时。</w:t>
      </w:r>
    </w:p>
    <w:p w:rsidR="005D7C9F" w:rsidRDefault="002A71D1">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、基金资产规模过大，使基金管理人无法找到合适的投资品种，或其他可能对基金业绩产生负面影响，或发生其他损害现有基金份额持有人利益的情形。</w:t>
      </w:r>
    </w:p>
    <w:p w:rsidR="005D7C9F" w:rsidRDefault="002A71D1">
      <w:pPr>
        <w:spacing w:line="360" w:lineRule="auto"/>
        <w:ind w:firstLineChars="200" w:firstLine="480"/>
        <w:rPr>
          <w:rFonts w:ascii="Cambria" w:hAnsi="Cambria" w:cs="宋体"/>
          <w:bCs/>
          <w:sz w:val="24"/>
        </w:rPr>
      </w:pPr>
      <w:r>
        <w:rPr>
          <w:rFonts w:ascii="Cambria" w:hAnsi="Cambria" w:cs="宋体"/>
          <w:bCs/>
          <w:sz w:val="24"/>
        </w:rPr>
        <w:t>6</w:t>
      </w:r>
      <w:r>
        <w:rPr>
          <w:rFonts w:ascii="Cambria" w:hAnsi="Cambria" w:cs="宋体" w:hint="eastAsia"/>
          <w:bCs/>
          <w:sz w:val="24"/>
        </w:rPr>
        <w:t>、基金管理人、基金托管人、登记机构、销售机构、支付结算机构等因异常情况导致基金销售系统、基金销售支付结算系统、基金登记系统、基金会计系统等无法正常运行。</w:t>
      </w:r>
    </w:p>
    <w:p w:rsidR="005D7C9F" w:rsidRDefault="002A71D1">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、在基金管理人就本基金的基金总规模、单日净申购比例、单一投资者单日和</w:t>
      </w:r>
      <w:r>
        <w:rPr>
          <w:rFonts w:ascii="Cambria" w:hAnsi="Cambria" w:cs="宋体"/>
          <w:bCs/>
          <w:sz w:val="24"/>
        </w:rPr>
        <w:t>/</w:t>
      </w:r>
      <w:r>
        <w:rPr>
          <w:rFonts w:ascii="Cambria" w:hAnsi="Cambria" w:cs="宋体" w:hint="eastAsia"/>
          <w:bCs/>
          <w:sz w:val="24"/>
        </w:rPr>
        <w:t>或单笔申购金额设置上限的情况下，接受某笔或某些申购申请超过前述某项或全部上限比例的。</w:t>
      </w:r>
    </w:p>
    <w:p w:rsidR="005D7C9F" w:rsidRDefault="002A71D1">
      <w:pPr>
        <w:spacing w:line="360" w:lineRule="auto"/>
        <w:ind w:firstLineChars="200" w:firstLine="480"/>
        <w:rPr>
          <w:rFonts w:ascii="Cambria" w:hAnsi="Cambria" w:cs="宋体"/>
          <w:bCs/>
          <w:sz w:val="24"/>
        </w:rPr>
      </w:pPr>
      <w:r>
        <w:rPr>
          <w:rFonts w:ascii="Cambria" w:hAnsi="Cambria" w:cs="宋体"/>
          <w:bCs/>
          <w:sz w:val="24"/>
        </w:rPr>
        <w:t>8</w:t>
      </w:r>
      <w:r>
        <w:rPr>
          <w:rFonts w:ascii="Cambria" w:hAnsi="Cambria" w:cs="宋体" w:hint="eastAsia"/>
          <w:bCs/>
          <w:sz w:val="24"/>
        </w:rPr>
        <w:t>、按照本基金各类基金份额合并计算，基金管理人接受某笔或者某些申购申请有可能导致单一投资者持有基金份额数的比例达到或者超过本</w:t>
      </w:r>
      <w:proofErr w:type="gramStart"/>
      <w:r>
        <w:rPr>
          <w:rFonts w:ascii="Cambria" w:hAnsi="Cambria" w:cs="宋体" w:hint="eastAsia"/>
          <w:bCs/>
          <w:sz w:val="24"/>
        </w:rPr>
        <w:t>基金基金</w:t>
      </w:r>
      <w:proofErr w:type="gramEnd"/>
      <w:r>
        <w:rPr>
          <w:rFonts w:ascii="Cambria" w:hAnsi="Cambria" w:cs="宋体" w:hint="eastAsia"/>
          <w:bCs/>
          <w:sz w:val="24"/>
        </w:rPr>
        <w:t>份</w:t>
      </w:r>
      <w:r>
        <w:rPr>
          <w:rFonts w:ascii="Cambria" w:hAnsi="Cambria" w:cs="宋体" w:hint="eastAsia"/>
          <w:bCs/>
          <w:sz w:val="24"/>
        </w:rPr>
        <w:lastRenderedPageBreak/>
        <w:t>额总数的</w:t>
      </w:r>
      <w:r>
        <w:rPr>
          <w:rFonts w:ascii="Cambria" w:hAnsi="Cambria" w:cs="宋体"/>
          <w:bCs/>
          <w:sz w:val="24"/>
        </w:rPr>
        <w:t>50%</w:t>
      </w:r>
      <w:r>
        <w:rPr>
          <w:rFonts w:ascii="Cambria" w:hAnsi="Cambria" w:cs="宋体" w:hint="eastAsia"/>
          <w:bCs/>
          <w:sz w:val="24"/>
        </w:rPr>
        <w:t>，或者变相规避</w:t>
      </w:r>
      <w:r>
        <w:rPr>
          <w:rFonts w:ascii="Cambria" w:hAnsi="Cambria" w:cs="宋体"/>
          <w:bCs/>
          <w:sz w:val="24"/>
        </w:rPr>
        <w:t>50%</w:t>
      </w:r>
      <w:r>
        <w:rPr>
          <w:rFonts w:ascii="Cambria" w:hAnsi="Cambria" w:cs="宋体" w:hint="eastAsia"/>
          <w:bCs/>
          <w:sz w:val="24"/>
        </w:rPr>
        <w:t>集中度的情形时。</w:t>
      </w:r>
    </w:p>
    <w:p w:rsidR="005D7C9F" w:rsidRDefault="002A71D1">
      <w:pPr>
        <w:spacing w:line="360" w:lineRule="auto"/>
        <w:ind w:firstLineChars="200" w:firstLine="480"/>
        <w:rPr>
          <w:rFonts w:ascii="Cambria" w:hAnsi="Cambria" w:cs="宋体"/>
          <w:bCs/>
          <w:sz w:val="24"/>
        </w:rPr>
      </w:pPr>
      <w:r>
        <w:rPr>
          <w:rFonts w:ascii="Cambria" w:hAnsi="Cambria" w:cs="宋体"/>
          <w:bCs/>
          <w:sz w:val="24"/>
        </w:rPr>
        <w:t>9</w:t>
      </w:r>
      <w:r>
        <w:rPr>
          <w:rFonts w:ascii="Cambria" w:hAnsi="Cambria" w:cs="宋体" w:hint="eastAsia"/>
          <w:bCs/>
          <w:sz w:val="24"/>
        </w:rPr>
        <w:t>、法律法规规定或中国证监会认定的其他情形。</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发生上述第</w:t>
      </w:r>
      <w:r>
        <w:rPr>
          <w:rFonts w:ascii="Cambria" w:hAnsi="Cambria" w:cs="宋体"/>
          <w:bCs/>
          <w:sz w:val="24"/>
        </w:rPr>
        <w:t>1</w:t>
      </w:r>
      <w:r>
        <w:rPr>
          <w:rFonts w:ascii="Cambria" w:hAnsi="Cambria" w:cs="宋体" w:hint="eastAsia"/>
          <w:bCs/>
          <w:sz w:val="24"/>
        </w:rPr>
        <w:t>、</w:t>
      </w:r>
      <w:r>
        <w:rPr>
          <w:rFonts w:ascii="Cambria" w:hAnsi="Cambria" w:cs="宋体"/>
          <w:bCs/>
          <w:sz w:val="24"/>
        </w:rPr>
        <w:t>2</w:t>
      </w:r>
      <w:r>
        <w:rPr>
          <w:rFonts w:ascii="Cambria" w:hAnsi="Cambria" w:cs="宋体" w:hint="eastAsia"/>
          <w:bCs/>
          <w:sz w:val="24"/>
        </w:rPr>
        <w:t>、</w:t>
      </w:r>
      <w:r>
        <w:rPr>
          <w:rFonts w:ascii="Cambria" w:hAnsi="Cambria" w:cs="宋体"/>
          <w:bCs/>
          <w:sz w:val="24"/>
        </w:rPr>
        <w:t>3</w:t>
      </w:r>
      <w:r>
        <w:rPr>
          <w:rFonts w:ascii="Cambria" w:hAnsi="Cambria" w:cs="宋体" w:hint="eastAsia"/>
          <w:bCs/>
          <w:sz w:val="24"/>
        </w:rPr>
        <w:t>、</w:t>
      </w:r>
      <w:r>
        <w:rPr>
          <w:rFonts w:ascii="Cambria" w:hAnsi="Cambria" w:cs="宋体"/>
          <w:bCs/>
          <w:sz w:val="24"/>
        </w:rPr>
        <w:t>5</w:t>
      </w:r>
      <w:r>
        <w:rPr>
          <w:rFonts w:ascii="Cambria" w:hAnsi="Cambria" w:cs="宋体" w:hint="eastAsia"/>
          <w:bCs/>
          <w:sz w:val="24"/>
        </w:rPr>
        <w:t>、</w:t>
      </w:r>
      <w:r>
        <w:rPr>
          <w:rFonts w:ascii="Cambria" w:hAnsi="Cambria" w:cs="宋体"/>
          <w:bCs/>
          <w:sz w:val="24"/>
        </w:rPr>
        <w:t>6</w:t>
      </w:r>
      <w:r>
        <w:rPr>
          <w:rFonts w:ascii="Cambria" w:hAnsi="Cambria" w:cs="宋体" w:hint="eastAsia"/>
          <w:bCs/>
          <w:sz w:val="24"/>
        </w:rPr>
        <w:t>、</w:t>
      </w:r>
      <w:r>
        <w:rPr>
          <w:rFonts w:ascii="Cambria" w:hAnsi="Cambria" w:cs="宋体"/>
          <w:bCs/>
          <w:sz w:val="24"/>
        </w:rPr>
        <w:t>9</w:t>
      </w:r>
      <w:r>
        <w:rPr>
          <w:rFonts w:ascii="Cambria" w:hAnsi="Cambria" w:cs="宋体" w:hint="eastAsia"/>
          <w:bCs/>
          <w:sz w:val="24"/>
        </w:rPr>
        <w:t>项情形之一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申购时，基金管理人应当根据有关规定在指定媒介上刊登暂停申购公告。如果投资人的申购申请全部或部分被拒绝的，被拒绝的申购款项本金将退还给投资人。在暂停申购的情况消除时，基金管理人应及时恢复申购业务的办理</w:t>
      </w:r>
      <w:r>
        <w:rPr>
          <w:rFonts w:ascii="宋体" w:hAnsi="宋体" w:cs="宋体" w:hint="eastAsia"/>
          <w:bCs/>
          <w:sz w:val="24"/>
        </w:rPr>
        <w:t>。</w:t>
      </w:r>
    </w:p>
    <w:p w:rsidR="005D7C9F" w:rsidRDefault="005D7C9F">
      <w:pPr>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八、暂停赎回或延缓支付赎回款项的情形</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发生下列情形时，基金管理人可暂停接受全部或部分份额类别的赎回申请或延缓支付赎回款项：</w:t>
      </w:r>
    </w:p>
    <w:p w:rsidR="005D7C9F" w:rsidRDefault="002A71D1">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、因不可抗力导致基金管理人不能支付赎回款项。</w:t>
      </w:r>
    </w:p>
    <w:p w:rsidR="005D7C9F" w:rsidRDefault="002A71D1">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、发生基金合同规定的暂停基金资产估值情况时。当前一估值日基金资产净值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公允价值存在重大不确定性时，经与基金托管人协商确认后，基金管理人应当暂停接受赎回申请或延缓支付赎回款项。</w:t>
      </w:r>
    </w:p>
    <w:p w:rsidR="005D7C9F" w:rsidRDefault="002A71D1">
      <w:pPr>
        <w:spacing w:line="360" w:lineRule="auto"/>
        <w:ind w:firstLineChars="200" w:firstLine="480"/>
        <w:rPr>
          <w:rFonts w:ascii="Cambria" w:hAnsi="Cambria" w:cs="宋体"/>
          <w:bCs/>
          <w:sz w:val="24"/>
        </w:rPr>
      </w:pPr>
      <w:bookmarkStart w:id="141" w:name="_Hlt152500890"/>
      <w:r>
        <w:rPr>
          <w:rFonts w:ascii="Cambria" w:hAnsi="Cambria" w:cs="宋体"/>
          <w:bCs/>
          <w:sz w:val="24"/>
        </w:rPr>
        <w:t>3</w:t>
      </w:r>
      <w:r>
        <w:rPr>
          <w:rFonts w:ascii="Cambria" w:hAnsi="Cambria" w:cs="宋体" w:hint="eastAsia"/>
          <w:bCs/>
          <w:sz w:val="24"/>
        </w:rPr>
        <w:t>、证券、期货交易所</w:t>
      </w:r>
      <w:r>
        <w:rPr>
          <w:rFonts w:ascii="Cambria" w:hAnsi="Cambria" w:cs="宋体"/>
          <w:bCs/>
          <w:sz w:val="24"/>
        </w:rPr>
        <w:t>交易时间非正常停市，导致基金管理人无法计算当日基金资产净值。</w:t>
      </w:r>
    </w:p>
    <w:p w:rsidR="005D7C9F" w:rsidRDefault="002A71D1">
      <w:pPr>
        <w:spacing w:line="360" w:lineRule="auto"/>
        <w:ind w:firstLineChars="200" w:firstLine="480"/>
        <w:rPr>
          <w:rFonts w:ascii="Cambria" w:hAnsi="Cambria" w:cs="宋体"/>
          <w:bCs/>
          <w:sz w:val="24"/>
        </w:rPr>
      </w:pPr>
      <w:r>
        <w:rPr>
          <w:rFonts w:ascii="Cambria" w:hAnsi="Cambria" w:cs="宋体"/>
          <w:bCs/>
          <w:sz w:val="24"/>
        </w:rPr>
        <w:t>4</w:t>
      </w:r>
      <w:r>
        <w:rPr>
          <w:rFonts w:ascii="Cambria" w:hAnsi="Cambria" w:cs="宋体" w:hint="eastAsia"/>
          <w:bCs/>
          <w:sz w:val="24"/>
        </w:rPr>
        <w:t>、连续两个或两个以上开放日发生巨额赎回。</w:t>
      </w:r>
    </w:p>
    <w:p w:rsidR="005D7C9F" w:rsidRDefault="002A71D1">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、基金管理人、基金托管人、登记机构、销售机构、支付结算机构等因异常情况导致基金销售系统、基金销售支付结算系统、基金登记系统、基金会计系统等无法正常运行。</w:t>
      </w:r>
    </w:p>
    <w:p w:rsidR="005D7C9F" w:rsidRDefault="002A71D1">
      <w:pPr>
        <w:spacing w:line="360" w:lineRule="auto"/>
        <w:ind w:firstLineChars="200" w:firstLine="480"/>
        <w:rPr>
          <w:rFonts w:ascii="Cambria" w:hAnsi="Cambria" w:cs="宋体"/>
          <w:bCs/>
          <w:sz w:val="24"/>
        </w:rPr>
      </w:pPr>
      <w:r>
        <w:rPr>
          <w:rFonts w:ascii="Cambria" w:hAnsi="Cambria" w:cs="宋体"/>
          <w:bCs/>
          <w:sz w:val="24"/>
        </w:rPr>
        <w:t>6</w:t>
      </w:r>
      <w:r>
        <w:rPr>
          <w:rFonts w:ascii="Cambria" w:hAnsi="Cambria" w:cs="宋体" w:hint="eastAsia"/>
          <w:bCs/>
          <w:sz w:val="24"/>
        </w:rPr>
        <w:t>、继续接受赎回申请将损害现有基金份额持有人利益的情形时，可暂停接受投资人的赎回申请。</w:t>
      </w:r>
    </w:p>
    <w:bookmarkEnd w:id="141"/>
    <w:p w:rsidR="005D7C9F" w:rsidRDefault="002A71D1">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、法律法规规定或中国证监会认定的其他情形。</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发生上述情形之一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管理人决定暂停接受基金份额持有人赎回申请或延缓支付赎回款项时，基金管理人应报中国证监会备案，已确认的赎回申请，基金管理人应足额支付；</w:t>
      </w:r>
      <w:r>
        <w:rPr>
          <w:rFonts w:ascii="Cambria" w:hAnsi="Cambria" w:hint="eastAsia"/>
          <w:sz w:val="24"/>
        </w:rPr>
        <w:t>如暂时不能足额支付，应将可支付部分按单个账户赎回申请量占赎回申请总量的比例支付给赎回申请人，未支付部分可延期支付</w:t>
      </w:r>
      <w:r>
        <w:rPr>
          <w:rFonts w:ascii="Cambria" w:hAnsi="Cambria" w:cs="宋体" w:hint="eastAsia"/>
          <w:bCs/>
          <w:sz w:val="24"/>
        </w:rPr>
        <w:t>。若出现上述第</w:t>
      </w:r>
      <w:r>
        <w:rPr>
          <w:rFonts w:ascii="Cambria" w:hAnsi="Cambria" w:cs="宋体"/>
          <w:bCs/>
          <w:sz w:val="24"/>
        </w:rPr>
        <w:t>4</w:t>
      </w:r>
      <w:r>
        <w:rPr>
          <w:rFonts w:ascii="Cambria" w:hAnsi="Cambria" w:cs="宋体" w:hint="eastAsia"/>
          <w:bCs/>
          <w:sz w:val="24"/>
        </w:rPr>
        <w:t>项所述情形，按基金合同的相关条款处理。基金份额持有人在申请赎回</w:t>
      </w:r>
      <w:r>
        <w:rPr>
          <w:rFonts w:ascii="Cambria" w:hAnsi="Cambria" w:cs="宋体" w:hint="eastAsia"/>
          <w:bCs/>
          <w:sz w:val="24"/>
        </w:rPr>
        <w:lastRenderedPageBreak/>
        <w:t>时可事先选择将当日可能未获受理部分予以撤销。在暂停赎回的情况消除时，基金管理人应及时恢复赎回业务的办理并公告</w:t>
      </w:r>
      <w:r>
        <w:rPr>
          <w:rFonts w:ascii="宋体" w:hAnsi="宋体" w:cs="宋体" w:hint="eastAsia"/>
          <w:bCs/>
          <w:sz w:val="24"/>
        </w:rPr>
        <w:t>。</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九、巨额赎回的情形及处理方式</w:t>
      </w:r>
    </w:p>
    <w:p w:rsidR="005D7C9F" w:rsidRDefault="002A71D1">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、巨额赎回的认定</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按本基金各类基金份额合并计算，若本基金单个开放日内的</w:t>
      </w:r>
      <w:r>
        <w:rPr>
          <w:rFonts w:ascii="Cambria" w:hAnsi="Cambria" w:hint="eastAsia"/>
          <w:sz w:val="24"/>
        </w:rPr>
        <w:t>基金份额的</w:t>
      </w:r>
      <w:r>
        <w:rPr>
          <w:rFonts w:ascii="Cambria" w:hAnsi="Cambria" w:cs="宋体" w:hint="eastAsia"/>
          <w:bCs/>
          <w:sz w:val="24"/>
        </w:rPr>
        <w:t>净赎回申请（赎回申请份额总数加上基金转换中转出申请份额总数后扣除申购申请份额总数及基金转换中转入申请份额总数后的余额）超过前一开放日基金总份额的</w:t>
      </w:r>
      <w:r>
        <w:rPr>
          <w:rFonts w:ascii="Cambria" w:hAnsi="Cambria" w:cs="宋体"/>
          <w:bCs/>
          <w:sz w:val="24"/>
        </w:rPr>
        <w:t>10%</w:t>
      </w:r>
      <w:r>
        <w:rPr>
          <w:rFonts w:ascii="Cambria" w:hAnsi="Cambria" w:cs="宋体" w:hint="eastAsia"/>
          <w:bCs/>
          <w:sz w:val="24"/>
        </w:rPr>
        <w:t>，即认为是发生了巨额赎回。</w:t>
      </w:r>
    </w:p>
    <w:p w:rsidR="005D7C9F" w:rsidRDefault="002A71D1">
      <w:pPr>
        <w:spacing w:line="360" w:lineRule="auto"/>
        <w:ind w:firstLineChars="200" w:firstLine="480"/>
        <w:rPr>
          <w:rFonts w:ascii="Cambria" w:hAnsi="Cambria" w:cs="宋体"/>
          <w:bCs/>
          <w:sz w:val="24"/>
        </w:rPr>
      </w:pPr>
      <w:r>
        <w:rPr>
          <w:rFonts w:ascii="Cambria" w:hAnsi="Cambria" w:cs="宋体"/>
          <w:bCs/>
          <w:sz w:val="24"/>
        </w:rPr>
        <w:t>2</w:t>
      </w:r>
      <w:r>
        <w:rPr>
          <w:rFonts w:ascii="Cambria" w:hAnsi="Cambria" w:cs="宋体" w:hint="eastAsia"/>
          <w:bCs/>
          <w:sz w:val="24"/>
        </w:rPr>
        <w:t>、巨额赎回的处理方式</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当基金出现巨额赎回时，基金管理人可以根据基金当时的资产组合状况决定全额赎回或部分延期赎回。</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1</w:t>
      </w:r>
      <w:r>
        <w:rPr>
          <w:rFonts w:ascii="Cambria" w:hAnsi="Cambria" w:cs="宋体" w:hint="eastAsia"/>
          <w:bCs/>
          <w:sz w:val="24"/>
        </w:rPr>
        <w:t>）全额赎回：当基金管理人认为有能力支付投资人的全部赎回申请时，按正常赎回程序执行。</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2</w:t>
      </w:r>
      <w:r>
        <w:rPr>
          <w:rFonts w:ascii="Cambria" w:hAnsi="Cambria" w:cs="宋体" w:hint="eastAsia"/>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Pr>
          <w:rFonts w:ascii="Cambria" w:hAnsi="Cambria" w:cs="宋体"/>
          <w:bCs/>
          <w:sz w:val="24"/>
        </w:rPr>
        <w:t>10%</w:t>
      </w:r>
      <w:r>
        <w:rPr>
          <w:rFonts w:ascii="Cambria" w:hAnsi="Cambria" w:cs="宋体" w:hint="eastAsia"/>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rFonts w:ascii="Cambria" w:hAnsi="Cambria" w:cs="宋体" w:hint="eastAsia"/>
          <w:bCs/>
          <w:sz w:val="24"/>
        </w:rPr>
        <w:t>并以下</w:t>
      </w:r>
      <w:proofErr w:type="gramEnd"/>
      <w:r>
        <w:rPr>
          <w:rFonts w:ascii="Cambria" w:hAnsi="Cambria" w:cs="宋体" w:hint="eastAsia"/>
          <w:bCs/>
          <w:sz w:val="24"/>
        </w:rPr>
        <w:t>一开放日该类别基金份额的基金份额净值为基础计算赎回金额，以此类推，直到全部赎回为止。如投资人在提交赎回申请时未作明确选择，投资人未能赎回部分作自动延期赎回处理。</w:t>
      </w:r>
    </w:p>
    <w:p w:rsidR="005D7C9F" w:rsidRDefault="002A71D1">
      <w:pPr>
        <w:spacing w:line="360" w:lineRule="auto"/>
        <w:ind w:firstLineChars="200" w:firstLine="480"/>
        <w:rPr>
          <w:rFonts w:ascii="Cambria" w:hAnsi="Cambria" w:cs="宋体"/>
          <w:bCs/>
          <w:sz w:val="24"/>
        </w:rPr>
      </w:pPr>
      <w:proofErr w:type="gramStart"/>
      <w:r>
        <w:rPr>
          <w:rFonts w:ascii="Cambria" w:hAnsi="Cambria" w:cs="宋体" w:hint="eastAsia"/>
          <w:bCs/>
          <w:sz w:val="24"/>
        </w:rPr>
        <w:t>若基金</w:t>
      </w:r>
      <w:proofErr w:type="gramEnd"/>
      <w:r>
        <w:rPr>
          <w:rFonts w:ascii="Cambria" w:hAnsi="Cambria" w:cs="宋体" w:hint="eastAsia"/>
          <w:bCs/>
          <w:sz w:val="24"/>
        </w:rPr>
        <w:t>发生巨额赎回，在出现单个基金份额持有人超过基金总份额</w:t>
      </w:r>
      <w:r>
        <w:rPr>
          <w:rFonts w:ascii="Cambria" w:hAnsi="Cambria" w:cs="宋体" w:hint="eastAsia"/>
          <w:bCs/>
          <w:sz w:val="24"/>
        </w:rPr>
        <w:t>20%</w:t>
      </w:r>
      <w:r>
        <w:rPr>
          <w:rFonts w:ascii="Cambria" w:hAnsi="Cambria" w:cs="宋体" w:hint="eastAsia"/>
          <w:bCs/>
          <w:sz w:val="24"/>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w:t>
      </w:r>
      <w:r>
        <w:rPr>
          <w:rFonts w:ascii="Cambria" w:hAnsi="Cambria" w:cs="宋体" w:hint="eastAsia"/>
          <w:bCs/>
          <w:sz w:val="24"/>
        </w:rPr>
        <w:lastRenderedPageBreak/>
        <w:t>人的赎回申请在当日被全部确认，</w:t>
      </w:r>
      <w:proofErr w:type="gramStart"/>
      <w:r>
        <w:rPr>
          <w:rFonts w:ascii="Cambria" w:hAnsi="Cambria" w:cs="宋体" w:hint="eastAsia"/>
          <w:bCs/>
          <w:sz w:val="24"/>
        </w:rPr>
        <w:t>则基金</w:t>
      </w:r>
      <w:proofErr w:type="gramEnd"/>
      <w:r>
        <w:rPr>
          <w:rFonts w:ascii="Cambria" w:hAnsi="Cambria" w:cs="宋体" w:hint="eastAsia"/>
          <w:bCs/>
          <w:sz w:val="24"/>
        </w:rPr>
        <w:t>管理人在当日接受赎回比例不低于上一开放日基金总份额的</w:t>
      </w:r>
      <w:r>
        <w:rPr>
          <w:rFonts w:ascii="Cambria" w:hAnsi="Cambria" w:cs="宋体" w:hint="eastAsia"/>
          <w:bCs/>
          <w:sz w:val="24"/>
        </w:rPr>
        <w:t>10%</w:t>
      </w:r>
      <w:r>
        <w:rPr>
          <w:rFonts w:ascii="Cambria" w:hAnsi="Cambria" w:cs="宋体" w:hint="eastAsia"/>
          <w:bCs/>
          <w:sz w:val="24"/>
        </w:rPr>
        <w:t>的前提下，在仍可接受赎回申请的范围内对大额赎回申请人的赎回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比例确认，对大额赎回申请人未予确认的赎回申请延期办理；如</w:t>
      </w:r>
      <w:r>
        <w:rPr>
          <w:rFonts w:ascii="Cambria" w:hAnsi="Cambria" w:cs="宋体"/>
          <w:bCs/>
          <w:sz w:val="24"/>
        </w:rPr>
        <w:t>基金管理人无法</w:t>
      </w:r>
      <w:r>
        <w:rPr>
          <w:rFonts w:ascii="Cambria" w:hAnsi="Cambria" w:cs="宋体" w:hint="eastAsia"/>
          <w:bCs/>
          <w:sz w:val="24"/>
        </w:rPr>
        <w:t>确认</w:t>
      </w:r>
      <w:r>
        <w:rPr>
          <w:rFonts w:ascii="Cambria" w:hAnsi="Cambria" w:cs="宋体"/>
          <w:bCs/>
          <w:sz w:val="24"/>
        </w:rPr>
        <w:t>小额赎回申请人的全部赎回申请，</w:t>
      </w:r>
      <w:r>
        <w:rPr>
          <w:rFonts w:ascii="Cambria" w:hAnsi="Cambria" w:cs="宋体" w:hint="eastAsia"/>
          <w:bCs/>
          <w:sz w:val="24"/>
        </w:rPr>
        <w:t>则在可接受赎回申请的范围内对小额赎回申请人的赎回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全部未确认的赎回申请（含小额赎回申请人的其余赎回申请与大额赎回申请人的全部赎回申请）延期办理。延期办理的具体程序，按照本条规定的延期赎回或取消赎回的方式办理；同时，基金管理人应当对延期办理的事宜在指定媒介上刊登公告。</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hint="eastAsia"/>
          <w:bCs/>
          <w:sz w:val="24"/>
        </w:rPr>
        <w:t>3</w:t>
      </w:r>
      <w:r>
        <w:rPr>
          <w:rFonts w:ascii="Cambria" w:hAnsi="Cambria" w:cs="宋体" w:hint="eastAsia"/>
          <w:bCs/>
          <w:sz w:val="24"/>
        </w:rPr>
        <w:t>）暂停赎回：连续</w:t>
      </w:r>
      <w:r>
        <w:rPr>
          <w:rFonts w:ascii="Cambria" w:hAnsi="Cambria" w:cs="宋体"/>
          <w:bCs/>
          <w:sz w:val="24"/>
        </w:rPr>
        <w:t>2</w:t>
      </w:r>
      <w:r>
        <w:rPr>
          <w:rFonts w:ascii="Cambria" w:hAnsi="Cambria" w:cs="宋体" w:hint="eastAsia"/>
          <w:bCs/>
          <w:sz w:val="24"/>
        </w:rPr>
        <w:t>个开放日以上（含本数）发生巨额赎回，如基金管理人认为有必要，可暂停接受基金的赎回申请；已经接受的赎回申请可以延缓支付赎回款项，但不得超过</w:t>
      </w:r>
      <w:r>
        <w:rPr>
          <w:rFonts w:ascii="Cambria" w:hAnsi="Cambria" w:cs="宋体"/>
          <w:bCs/>
          <w:sz w:val="24"/>
        </w:rPr>
        <w:t>20</w:t>
      </w:r>
      <w:r>
        <w:rPr>
          <w:rFonts w:ascii="Cambria" w:hAnsi="Cambria" w:cs="宋体" w:hint="eastAsia"/>
          <w:bCs/>
          <w:sz w:val="24"/>
        </w:rPr>
        <w:t>个工作日，并应当在指定媒介上进行公告。</w:t>
      </w:r>
    </w:p>
    <w:p w:rsidR="005D7C9F" w:rsidRDefault="002A71D1">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、巨额赎回的公告</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当发生上述巨额赎回并延期办理时，基金管理人应当通过邮寄、传真或者招募说明书规定的其他方式在</w:t>
      </w:r>
      <w:r>
        <w:rPr>
          <w:rFonts w:ascii="Cambria" w:hAnsi="Cambria" w:cs="宋体"/>
          <w:bCs/>
          <w:sz w:val="24"/>
        </w:rPr>
        <w:t>3</w:t>
      </w:r>
      <w:r>
        <w:rPr>
          <w:rFonts w:ascii="Cambria" w:hAnsi="Cambria" w:cs="宋体" w:hint="eastAsia"/>
          <w:bCs/>
          <w:sz w:val="24"/>
        </w:rPr>
        <w:t>个交易日内通知基金份额持有人，说明有关处理方法，并在</w:t>
      </w:r>
      <w:r>
        <w:rPr>
          <w:rFonts w:ascii="Cambria" w:hAnsi="Cambria" w:cs="宋体" w:hint="eastAsia"/>
          <w:bCs/>
          <w:sz w:val="24"/>
        </w:rPr>
        <w:t>2</w:t>
      </w:r>
      <w:r>
        <w:rPr>
          <w:rFonts w:ascii="Cambria" w:hAnsi="Cambria" w:cs="宋体" w:hint="eastAsia"/>
          <w:bCs/>
          <w:sz w:val="24"/>
        </w:rPr>
        <w:t>日内在指定媒介上刊登公告</w:t>
      </w:r>
      <w:r>
        <w:rPr>
          <w:rFonts w:ascii="宋体" w:hAnsi="宋体" w:cs="宋体" w:hint="eastAsia"/>
          <w:bCs/>
          <w:sz w:val="24"/>
        </w:rPr>
        <w:t>。</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十、暂停申购或赎回的公告和重新开放申购或赎回的公告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1、发生上述暂停申购或赎回情况的，基金管理人应于规定期限内在指定媒介上刊登暂停公告。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十一、基金转换</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十二、基金的</w:t>
      </w:r>
      <w:proofErr w:type="gramStart"/>
      <w:r>
        <w:rPr>
          <w:rFonts w:ascii="宋体" w:hAnsi="宋体" w:cs="宋体" w:hint="eastAsia"/>
          <w:bCs/>
          <w:sz w:val="24"/>
        </w:rPr>
        <w:t>非交易</w:t>
      </w:r>
      <w:proofErr w:type="gramEnd"/>
      <w:r>
        <w:rPr>
          <w:rFonts w:ascii="宋体" w:hAnsi="宋体" w:cs="宋体" w:hint="eastAsia"/>
          <w:bCs/>
          <w:sz w:val="24"/>
        </w:rPr>
        <w:t>过户</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基金的</w:t>
      </w:r>
      <w:proofErr w:type="gramStart"/>
      <w:r>
        <w:rPr>
          <w:rFonts w:ascii="宋体" w:hAnsi="宋体" w:cs="宋体" w:hint="eastAsia"/>
          <w:bCs/>
          <w:sz w:val="24"/>
        </w:rPr>
        <w:t>非交易</w:t>
      </w:r>
      <w:proofErr w:type="gramEnd"/>
      <w:r>
        <w:rPr>
          <w:rFonts w:ascii="宋体" w:hAnsi="宋体" w:cs="宋体" w:hint="eastAsia"/>
          <w:bCs/>
          <w:sz w:val="24"/>
        </w:rPr>
        <w:t>过户是指基金登记机构受理继承、捐赠和司法强制执行等情形而产生的</w:t>
      </w:r>
      <w:proofErr w:type="gramStart"/>
      <w:r>
        <w:rPr>
          <w:rFonts w:ascii="宋体" w:hAnsi="宋体" w:cs="宋体" w:hint="eastAsia"/>
          <w:bCs/>
          <w:sz w:val="24"/>
        </w:rPr>
        <w:t>非交易</w:t>
      </w:r>
      <w:proofErr w:type="gramEnd"/>
      <w:r>
        <w:rPr>
          <w:rFonts w:ascii="宋体" w:hAnsi="宋体" w:cs="宋体" w:hint="eastAsia"/>
          <w:bCs/>
          <w:sz w:val="24"/>
        </w:rPr>
        <w:t>过户以及登记机构认可、符合法律法规的其它</w:t>
      </w:r>
      <w:proofErr w:type="gramStart"/>
      <w:r>
        <w:rPr>
          <w:rFonts w:ascii="宋体" w:hAnsi="宋体" w:cs="宋体" w:hint="eastAsia"/>
          <w:bCs/>
          <w:sz w:val="24"/>
        </w:rPr>
        <w:t>非交易</w:t>
      </w:r>
      <w:proofErr w:type="gramEnd"/>
      <w:r>
        <w:rPr>
          <w:rFonts w:ascii="宋体" w:hAnsi="宋体" w:cs="宋体" w:hint="eastAsia"/>
          <w:bCs/>
          <w:sz w:val="24"/>
        </w:rPr>
        <w:t>过户。无论在上述何种情况下，接受划转的主体必须是依法可以持有本</w:t>
      </w:r>
      <w:proofErr w:type="gramStart"/>
      <w:r>
        <w:rPr>
          <w:rFonts w:ascii="宋体" w:hAnsi="宋体" w:cs="宋体" w:hint="eastAsia"/>
          <w:bCs/>
          <w:sz w:val="24"/>
        </w:rPr>
        <w:t>基金基金</w:t>
      </w:r>
      <w:proofErr w:type="gramEnd"/>
      <w:r>
        <w:rPr>
          <w:rFonts w:ascii="宋体" w:hAnsi="宋体" w:cs="宋体" w:hint="eastAsia"/>
          <w:bCs/>
          <w:sz w:val="24"/>
        </w:rPr>
        <w:t>份额的投资人。</w:t>
      </w:r>
    </w:p>
    <w:p w:rsidR="005D7C9F" w:rsidRDefault="002A71D1">
      <w:pPr>
        <w:spacing w:line="360" w:lineRule="auto"/>
        <w:ind w:firstLineChars="200" w:firstLine="480"/>
        <w:rPr>
          <w:rFonts w:ascii="宋体" w:hAnsi="宋体" w:cs="宋体"/>
          <w:bCs/>
          <w:sz w:val="24"/>
        </w:rPr>
      </w:pPr>
      <w:r>
        <w:rPr>
          <w:rFonts w:ascii="宋体" w:hAnsi="宋体" w:cs="宋体" w:hint="eastAsia"/>
          <w:sz w:val="24"/>
        </w:rPr>
        <w:t>继承是指基金份额持有人死亡，其持有的基金份额由其合法的继承人继承；</w:t>
      </w:r>
      <w:proofErr w:type="gramStart"/>
      <w:r>
        <w:rPr>
          <w:rFonts w:ascii="宋体" w:hAnsi="宋体" w:cs="宋体" w:hint="eastAsia"/>
          <w:sz w:val="24"/>
        </w:rPr>
        <w:t>捐赠指</w:t>
      </w:r>
      <w:proofErr w:type="gramEnd"/>
      <w:r>
        <w:rPr>
          <w:rFonts w:ascii="宋体" w:hAnsi="宋体" w:cs="宋体" w:hint="eastAsia"/>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 w:hAnsi="宋体" w:cs="宋体" w:hint="eastAsia"/>
          <w:sz w:val="24"/>
        </w:rPr>
        <w:t>非交易</w:t>
      </w:r>
      <w:proofErr w:type="gramEnd"/>
      <w:r>
        <w:rPr>
          <w:rFonts w:ascii="宋体" w:hAnsi="宋体" w:cs="宋体" w:hint="eastAsia"/>
          <w:sz w:val="24"/>
        </w:rPr>
        <w:t>过户必须提供基金登记机构要求提供的相关资料，对于符合条件的</w:t>
      </w:r>
      <w:proofErr w:type="gramStart"/>
      <w:r>
        <w:rPr>
          <w:rFonts w:ascii="宋体" w:hAnsi="宋体" w:cs="宋体" w:hint="eastAsia"/>
          <w:sz w:val="24"/>
        </w:rPr>
        <w:t>非交易过户申请按</w:t>
      </w:r>
      <w:proofErr w:type="gramEnd"/>
      <w:r>
        <w:rPr>
          <w:rFonts w:ascii="宋体" w:hAnsi="宋体" w:cs="宋体" w:hint="eastAsia"/>
          <w:sz w:val="24"/>
        </w:rPr>
        <w:t>基金登记机构的规定办理，并按基金登记机构规定的标准收费。</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十三、基金的转托管</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基金份额持有人可办理已持有基金份额在不同销售机构之间的转托管，基金销售机构可以按照规定的标准收取转托管费。</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十四、定期定额投资计划</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十五、基金份额的冻结和解冻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基金登记机构只受理国家有权机关依法要求的基金份额的冻结与解冻，以及登记机构认可、符合法律法规的其他情况下的冻结与解冻。</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Cambria" w:hAnsi="Cambria" w:cs="宋体"/>
          <w:bCs/>
          <w:sz w:val="24"/>
        </w:rPr>
      </w:pPr>
      <w:r>
        <w:rPr>
          <w:rFonts w:ascii="宋体" w:hAnsi="宋体" w:cs="宋体" w:hint="eastAsia"/>
          <w:bCs/>
          <w:sz w:val="24"/>
        </w:rPr>
        <w:t>十六</w:t>
      </w:r>
      <w:r>
        <w:rPr>
          <w:rFonts w:ascii="宋体" w:hAnsi="宋体" w:cs="宋体"/>
          <w:bCs/>
          <w:sz w:val="24"/>
        </w:rPr>
        <w:t>、</w:t>
      </w:r>
      <w:r>
        <w:rPr>
          <w:rFonts w:ascii="Cambria" w:hAnsi="Cambria" w:cs="宋体" w:hint="eastAsia"/>
          <w:bCs/>
          <w:sz w:val="24"/>
        </w:rPr>
        <w:t>基金份额折算</w:t>
      </w:r>
    </w:p>
    <w:p w:rsidR="00C55257" w:rsidRPr="00C55257" w:rsidRDefault="002A71D1" w:rsidP="00C55257">
      <w:pPr>
        <w:spacing w:line="360" w:lineRule="auto"/>
        <w:ind w:firstLineChars="200" w:firstLine="480"/>
        <w:rPr>
          <w:rFonts w:ascii="Cambria" w:hAnsi="Cambria" w:cs="宋体"/>
          <w:bCs/>
          <w:sz w:val="24"/>
        </w:rPr>
      </w:pPr>
      <w:r>
        <w:rPr>
          <w:rFonts w:ascii="Cambria" w:hAnsi="Cambria" w:cs="宋体" w:hint="eastAsia"/>
          <w:bCs/>
          <w:sz w:val="24"/>
        </w:rPr>
        <w:t>在对基金份额持有人利益无实质不利影响的前提下，基金管理人经与基金托</w:t>
      </w:r>
      <w:r>
        <w:rPr>
          <w:rFonts w:ascii="Cambria" w:hAnsi="Cambria" w:cs="宋体" w:hint="eastAsia"/>
          <w:bCs/>
          <w:sz w:val="24"/>
        </w:rPr>
        <w:lastRenderedPageBreak/>
        <w:t>管人协商一致，可对基金份额进行折算，不需召开基金份额持有人大会审议。</w:t>
      </w:r>
    </w:p>
    <w:p w:rsidR="00C55257" w:rsidRDefault="00C55257" w:rsidP="00C55257">
      <w:pPr>
        <w:spacing w:line="360" w:lineRule="auto"/>
        <w:ind w:firstLineChars="200" w:firstLine="480"/>
        <w:rPr>
          <w:rFonts w:ascii="Cambria" w:hAnsi="Cambria" w:cs="宋体"/>
          <w:bCs/>
          <w:sz w:val="24"/>
        </w:rPr>
      </w:pPr>
    </w:p>
    <w:p w:rsidR="00C55257" w:rsidRPr="00C55257" w:rsidRDefault="00C55257" w:rsidP="00C55257">
      <w:pPr>
        <w:spacing w:line="360" w:lineRule="auto"/>
        <w:ind w:firstLineChars="200" w:firstLine="480"/>
        <w:rPr>
          <w:rFonts w:ascii="Cambria" w:hAnsi="Cambria" w:cs="宋体"/>
          <w:bCs/>
          <w:sz w:val="24"/>
        </w:rPr>
      </w:pPr>
      <w:r w:rsidRPr="00C55257">
        <w:rPr>
          <w:rFonts w:ascii="Cambria" w:hAnsi="Cambria" w:cs="宋体" w:hint="eastAsia"/>
          <w:bCs/>
          <w:sz w:val="24"/>
        </w:rPr>
        <w:t>十</w:t>
      </w:r>
      <w:r>
        <w:rPr>
          <w:rFonts w:ascii="Cambria" w:hAnsi="Cambria" w:cs="宋体" w:hint="eastAsia"/>
          <w:bCs/>
          <w:sz w:val="24"/>
        </w:rPr>
        <w:t>七</w:t>
      </w:r>
      <w:r w:rsidRPr="00C55257">
        <w:rPr>
          <w:rFonts w:ascii="Cambria" w:hAnsi="Cambria" w:cs="宋体" w:hint="eastAsia"/>
          <w:bCs/>
          <w:sz w:val="24"/>
        </w:rPr>
        <w:t>、实施</w:t>
      </w:r>
      <w:proofErr w:type="gramStart"/>
      <w:r w:rsidRPr="00C55257">
        <w:rPr>
          <w:rFonts w:ascii="Cambria" w:hAnsi="Cambria" w:cs="宋体" w:hint="eastAsia"/>
          <w:bCs/>
          <w:sz w:val="24"/>
        </w:rPr>
        <w:t>侧袋机制</w:t>
      </w:r>
      <w:proofErr w:type="gramEnd"/>
      <w:r w:rsidRPr="00C55257">
        <w:rPr>
          <w:rFonts w:ascii="Cambria" w:hAnsi="Cambria" w:cs="宋体" w:hint="eastAsia"/>
          <w:bCs/>
          <w:sz w:val="24"/>
        </w:rPr>
        <w:t>期间本基金的申购与赎回</w:t>
      </w:r>
    </w:p>
    <w:p w:rsidR="005D7C9F" w:rsidRDefault="00C55257" w:rsidP="00C55257">
      <w:pPr>
        <w:spacing w:line="360" w:lineRule="auto"/>
        <w:ind w:firstLineChars="200" w:firstLine="480"/>
        <w:rPr>
          <w:rFonts w:ascii="宋体" w:hAnsi="宋体" w:cs="宋体"/>
          <w:bCs/>
          <w:sz w:val="24"/>
        </w:rPr>
      </w:pPr>
      <w:r w:rsidRPr="00C55257">
        <w:rPr>
          <w:rFonts w:ascii="Cambria" w:hAnsi="Cambria" w:cs="宋体" w:hint="eastAsia"/>
          <w:bCs/>
          <w:sz w:val="24"/>
        </w:rPr>
        <w:t>本基金实施</w:t>
      </w:r>
      <w:proofErr w:type="gramStart"/>
      <w:r w:rsidRPr="00C55257">
        <w:rPr>
          <w:rFonts w:ascii="Cambria" w:hAnsi="Cambria" w:cs="宋体" w:hint="eastAsia"/>
          <w:bCs/>
          <w:sz w:val="24"/>
        </w:rPr>
        <w:t>侧袋机制</w:t>
      </w:r>
      <w:proofErr w:type="gramEnd"/>
      <w:r w:rsidRPr="00C55257">
        <w:rPr>
          <w:rFonts w:ascii="Cambria" w:hAnsi="Cambria" w:cs="宋体" w:hint="eastAsia"/>
          <w:bCs/>
          <w:sz w:val="24"/>
        </w:rPr>
        <w:t>的，本基金的申购和赎回安排详见招募说明书或相关公告。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w:t>
      </w:r>
      <w:r w:rsidR="00C55257">
        <w:rPr>
          <w:rFonts w:ascii="宋体" w:hAnsi="宋体" w:cs="宋体" w:hint="eastAsia"/>
          <w:bCs/>
          <w:sz w:val="24"/>
        </w:rPr>
        <w:t>八</w:t>
      </w:r>
      <w:r>
        <w:rPr>
          <w:rFonts w:ascii="宋体" w:hAnsi="宋体" w:cs="宋体" w:hint="eastAsia"/>
          <w:bCs/>
          <w:sz w:val="24"/>
        </w:rPr>
        <w:t>、其他</w:t>
      </w:r>
    </w:p>
    <w:p w:rsidR="005D7C9F" w:rsidRDefault="002A71D1">
      <w:pPr>
        <w:spacing w:line="360" w:lineRule="auto"/>
        <w:ind w:firstLineChars="200" w:firstLine="480"/>
        <w:rPr>
          <w:rFonts w:ascii="宋体" w:hAnsi="宋体" w:cs="宋体"/>
          <w:bCs/>
          <w:sz w:val="24"/>
        </w:rPr>
      </w:pPr>
      <w:r>
        <w:rPr>
          <w:rFonts w:ascii="宋体" w:hAnsi="宋体" w:hint="eastAsia"/>
          <w:sz w:val="24"/>
        </w:rP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等业务，</w:t>
      </w:r>
      <w:r>
        <w:rPr>
          <w:rFonts w:ascii="Cambria" w:hAnsi="Cambria" w:hint="eastAsia"/>
          <w:sz w:val="24"/>
        </w:rPr>
        <w:t>届时</w:t>
      </w:r>
      <w:r>
        <w:rPr>
          <w:rFonts w:ascii="Cambria" w:hAnsi="Cambria" w:cs="宋体" w:hint="eastAsia"/>
          <w:bCs/>
          <w:sz w:val="24"/>
        </w:rPr>
        <w:t>无需</w:t>
      </w:r>
      <w:r>
        <w:rPr>
          <w:rFonts w:ascii="Cambria" w:hAnsi="Cambria" w:hint="eastAsia"/>
          <w:sz w:val="24"/>
        </w:rPr>
        <w:t>召开基金份额持有人大会审议但须提前公告。</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142" w:name="_Toc123051453"/>
      <w:bookmarkStart w:id="143" w:name="_Toc14835"/>
      <w:bookmarkStart w:id="144" w:name="_Toc31653"/>
      <w:bookmarkStart w:id="145" w:name="_Toc98560353"/>
      <w:bookmarkStart w:id="146" w:name="_Toc26207"/>
      <w:bookmarkStart w:id="147" w:name="_Toc123102454"/>
      <w:bookmarkStart w:id="148" w:name="_Toc139991737"/>
      <w:bookmarkStart w:id="149" w:name="_Toc6405"/>
      <w:bookmarkStart w:id="150" w:name="_Toc123112235"/>
      <w:bookmarkStart w:id="151" w:name="_Toc141703887"/>
      <w:bookmarkStart w:id="152" w:name="_Toc29251"/>
      <w:bookmarkStart w:id="153" w:name="_Toc31235"/>
      <w:bookmarkStart w:id="154" w:name="_Toc15143"/>
      <w:bookmarkStart w:id="155" w:name="_Toc3601"/>
      <w:bookmarkStart w:id="156" w:name="_Toc31644"/>
      <w:bookmarkStart w:id="157" w:name="_Toc12245"/>
      <w:bookmarkStart w:id="158" w:name="_Toc70077077"/>
      <w:r>
        <w:rPr>
          <w:rFonts w:hAnsi="宋体" w:cs="宋体" w:hint="eastAsia"/>
          <w:color w:val="auto"/>
          <w:sz w:val="30"/>
        </w:rPr>
        <w:lastRenderedPageBreak/>
        <w:t>第七部分</w:t>
      </w:r>
      <w:r>
        <w:rPr>
          <w:rFonts w:hAnsi="宋体" w:cs="宋体"/>
          <w:color w:val="auto"/>
          <w:sz w:val="30"/>
        </w:rPr>
        <w:t xml:space="preserve">  </w:t>
      </w:r>
      <w:r>
        <w:rPr>
          <w:rFonts w:hAnsi="宋体" w:cs="宋体" w:hint="eastAsia"/>
          <w:color w:val="auto"/>
          <w:sz w:val="30"/>
        </w:rPr>
        <w:t>基金合同当事人及权利义务</w:t>
      </w:r>
      <w:bookmarkStart w:id="159" w:name="_Hlt55355235"/>
      <w:bookmarkStart w:id="160" w:name="_Toc523711668"/>
      <w:bookmarkStart w:id="161" w:name="_Toc79392580"/>
      <w:bookmarkStart w:id="162" w:name="_Toc15118234"/>
      <w:bookmarkStart w:id="163" w:name="_Toc57530239"/>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rsidR="005D7C9F" w:rsidRDefault="005D7C9F">
      <w:pPr>
        <w:spacing w:line="360" w:lineRule="auto"/>
        <w:ind w:firstLineChars="200" w:firstLine="480"/>
        <w:rPr>
          <w:rFonts w:ascii="宋体" w:hAnsi="宋体" w:cs="宋体"/>
          <w:bCs/>
          <w:sz w:val="24"/>
        </w:rPr>
      </w:pPr>
    </w:p>
    <w:bookmarkEnd w:id="160"/>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一、基金管理人</w:t>
      </w:r>
      <w:bookmarkEnd w:id="161"/>
      <w:bookmarkEnd w:id="162"/>
      <w:bookmarkEnd w:id="163"/>
    </w:p>
    <w:p w:rsidR="005D7C9F" w:rsidRDefault="002A71D1">
      <w:pPr>
        <w:spacing w:line="360" w:lineRule="auto"/>
        <w:ind w:firstLineChars="200" w:firstLine="480"/>
        <w:rPr>
          <w:rFonts w:ascii="宋体" w:hAnsi="宋体" w:cs="宋体"/>
          <w:bCs/>
          <w:sz w:val="24"/>
        </w:rPr>
      </w:pPr>
      <w:bookmarkStart w:id="164" w:name="_Toc15118235"/>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基金管理人简况</w:t>
      </w:r>
      <w:bookmarkEnd w:id="164"/>
    </w:p>
    <w:p w:rsidR="005D7C9F" w:rsidRDefault="002A71D1">
      <w:pPr>
        <w:spacing w:line="360" w:lineRule="auto"/>
        <w:ind w:firstLineChars="200" w:firstLine="480"/>
        <w:rPr>
          <w:rFonts w:ascii="宋体" w:hAnsi="宋体" w:cs="宋体"/>
          <w:bCs/>
          <w:sz w:val="24"/>
        </w:rPr>
      </w:pPr>
      <w:bookmarkStart w:id="165" w:name="_Toc15118237"/>
      <w:r>
        <w:rPr>
          <w:rFonts w:ascii="宋体" w:hAnsi="宋体" w:cs="宋体" w:hint="eastAsia"/>
          <w:bCs/>
          <w:sz w:val="24"/>
        </w:rPr>
        <w:t>名称：</w:t>
      </w:r>
      <w:proofErr w:type="gramStart"/>
      <w:r>
        <w:rPr>
          <w:rFonts w:ascii="宋体" w:hAnsi="宋体" w:cs="宋体" w:hint="eastAsia"/>
          <w:bCs/>
          <w:sz w:val="24"/>
        </w:rPr>
        <w:t>创金合</w:t>
      </w:r>
      <w:proofErr w:type="gramEnd"/>
      <w:r>
        <w:rPr>
          <w:rFonts w:ascii="宋体" w:hAnsi="宋体" w:cs="宋体" w:hint="eastAsia"/>
          <w:bCs/>
          <w:sz w:val="24"/>
        </w:rPr>
        <w:t>信基金管理有限公司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住所：深圳市前海深港合作区前湾一路</w:t>
      </w:r>
      <w:r>
        <w:rPr>
          <w:rFonts w:ascii="宋体" w:hAnsi="宋体" w:cs="宋体"/>
          <w:bCs/>
          <w:sz w:val="24"/>
        </w:rPr>
        <w:t>1号201室</w:t>
      </w:r>
      <w:r>
        <w:rPr>
          <w:rFonts w:ascii="宋体" w:hAnsi="宋体" w:cs="宋体" w:hint="eastAsia"/>
          <w:bCs/>
          <w:sz w:val="24"/>
        </w:rPr>
        <w:t>（入驻深圳市前海商务秘书有限公司）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法定代表人：</w:t>
      </w:r>
      <w:ins w:id="166" w:author="郑雅雯" w:date="2024-04-08T15:54:00Z">
        <w:r w:rsidR="00970D14" w:rsidRPr="00970D14">
          <w:rPr>
            <w:rFonts w:ascii="宋体" w:hAnsi="宋体" w:cs="宋体" w:hint="eastAsia"/>
            <w:bCs/>
            <w:sz w:val="24"/>
          </w:rPr>
          <w:t>钱龙海</w:t>
        </w:r>
      </w:ins>
      <w:del w:id="167" w:author="郑雅雯" w:date="2024-04-08T15:54:00Z">
        <w:r w:rsidDel="00970D14">
          <w:rPr>
            <w:rFonts w:ascii="宋体" w:hAnsi="宋体" w:cs="宋体" w:hint="eastAsia"/>
            <w:bCs/>
            <w:sz w:val="24"/>
          </w:rPr>
          <w:delText>刘学民</w:delText>
        </w:r>
      </w:del>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设立日期：</w:t>
      </w:r>
      <w:r>
        <w:rPr>
          <w:rFonts w:ascii="宋体" w:hAnsi="宋体" w:cs="宋体"/>
          <w:bCs/>
          <w:sz w:val="24"/>
        </w:rPr>
        <w:t>2014年7月9日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批准设立机关及批准设立文号：中国证监会证监许可</w:t>
      </w:r>
      <w:r>
        <w:rPr>
          <w:rFonts w:ascii="宋体" w:hAnsi="宋体" w:cs="宋体"/>
          <w:bCs/>
          <w:sz w:val="24"/>
        </w:rPr>
        <w:t xml:space="preserve">[2014]651号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组织形式：有限责任公司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注册资本：</w:t>
      </w:r>
      <w:r>
        <w:rPr>
          <w:rFonts w:ascii="宋体" w:hAnsi="宋体" w:cs="宋体"/>
          <w:bCs/>
          <w:sz w:val="24"/>
        </w:rPr>
        <w:t>2.</w:t>
      </w:r>
      <w:ins w:id="168" w:author="郑雅雯" w:date="2024-04-08T15:54:00Z">
        <w:r w:rsidR="00970D14" w:rsidRPr="00970D14">
          <w:t xml:space="preserve"> </w:t>
        </w:r>
        <w:r w:rsidR="00970D14" w:rsidRPr="00970D14">
          <w:rPr>
            <w:rFonts w:ascii="宋体" w:hAnsi="宋体" w:cs="宋体"/>
            <w:bCs/>
            <w:sz w:val="24"/>
          </w:rPr>
          <w:t>6096</w:t>
        </w:r>
      </w:ins>
      <w:del w:id="169" w:author="郑雅雯" w:date="2024-04-08T15:54:00Z">
        <w:r w:rsidDel="00970D14">
          <w:rPr>
            <w:rFonts w:ascii="宋体" w:hAnsi="宋体" w:cs="宋体"/>
            <w:bCs/>
            <w:sz w:val="24"/>
          </w:rPr>
          <w:delText>33</w:delText>
        </w:r>
      </w:del>
      <w:r>
        <w:rPr>
          <w:rFonts w:ascii="宋体" w:hAnsi="宋体" w:cs="宋体"/>
          <w:bCs/>
          <w:sz w:val="24"/>
        </w:rPr>
        <w:t>亿元人民币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存续期限：持续经营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联系电话：</w:t>
      </w:r>
      <w:r>
        <w:rPr>
          <w:rFonts w:ascii="宋体" w:hAnsi="宋体" w:cs="宋体"/>
          <w:bCs/>
          <w:sz w:val="24"/>
        </w:rPr>
        <w:t>0755-23838000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w:t>
      </w:r>
      <w:r>
        <w:rPr>
          <w:rFonts w:ascii="宋体" w:hAnsi="宋体" w:cs="宋体"/>
          <w:bCs/>
          <w:sz w:val="24"/>
        </w:rPr>
        <w:tab/>
      </w:r>
      <w:r>
        <w:rPr>
          <w:rFonts w:ascii="宋体" w:hAnsi="宋体" w:cs="宋体" w:hint="eastAsia"/>
          <w:bCs/>
          <w:sz w:val="24"/>
        </w:rPr>
        <w:t>基金管理人的权利与义务</w:t>
      </w:r>
      <w:bookmarkEnd w:id="165"/>
    </w:p>
    <w:p w:rsidR="005D7C9F" w:rsidRDefault="002A71D1">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bookmarkStart w:id="170" w:name="_Hlt88896155"/>
      <w:r>
        <w:rPr>
          <w:rFonts w:ascii="宋体" w:hAnsi="宋体" w:cs="宋体" w:hint="eastAsia"/>
          <w:bCs/>
          <w:sz w:val="24"/>
        </w:rPr>
        <w:t>按照规定</w:t>
      </w:r>
      <w:bookmarkEnd w:id="170"/>
      <w:r>
        <w:rPr>
          <w:rFonts w:ascii="宋体" w:hAnsi="宋体" w:cs="宋体" w:hint="eastAsia"/>
          <w:bCs/>
          <w:sz w:val="24"/>
        </w:rPr>
        <w:t>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lastRenderedPageBreak/>
        <w:t>理；</w:t>
      </w:r>
      <w:r>
        <w:rPr>
          <w:rFonts w:ascii="宋体" w:hAnsi="宋体" w:cs="宋体"/>
          <w:bCs/>
          <w:sz w:val="24"/>
        </w:rPr>
        <w:t xml:space="preserve">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r>
        <w:rPr>
          <w:rFonts w:ascii="宋体" w:hAnsi="宋体" w:cs="宋体"/>
          <w:bCs/>
          <w:sz w:val="24"/>
        </w:rPr>
        <w:t xml:space="preserve">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 xml:space="preserve">11）在《基金合同》约定的范围内，拒绝或暂停受理申购、赎回和转换申请；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12）依照法律法规为基金的利益对被投资公司行使股东权利，为基金的利益行使因基金财产投资于证券所产生的权利；</w:t>
      </w:r>
      <w:r>
        <w:rPr>
          <w:rFonts w:ascii="宋体" w:hAnsi="宋体" w:cs="宋体"/>
          <w:bCs/>
          <w:sz w:val="24"/>
        </w:rPr>
        <w:tab/>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 xml:space="preserve">13）在法律法规允许的前提下，为基金的利益依法进行融资；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14）以基金管理人的名义，代表基金份额持有人的利益行使诉讼权利或者实施其他法律行为；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15）选择、更换律师事务所、会计师事务所、证券经纪商</w:t>
      </w:r>
      <w:r>
        <w:rPr>
          <w:rFonts w:ascii="宋体" w:hAnsi="宋体" w:cs="宋体" w:hint="eastAsia"/>
          <w:bCs/>
          <w:sz w:val="24"/>
        </w:rPr>
        <w:t>、期货经纪机构或其他为基金提供服务的外部机构；</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16）在符合有关法律、法规的前提下，制订和调整有关基金认购、申购、赎回、转换、</w:t>
      </w:r>
      <w:proofErr w:type="gramStart"/>
      <w:r>
        <w:rPr>
          <w:rFonts w:ascii="宋体" w:hAnsi="宋体" w:cs="宋体"/>
          <w:bCs/>
          <w:sz w:val="24"/>
        </w:rPr>
        <w:t>非交易</w:t>
      </w:r>
      <w:proofErr w:type="gramEnd"/>
      <w:r>
        <w:rPr>
          <w:rFonts w:ascii="宋体" w:hAnsi="宋体" w:cs="宋体"/>
          <w:bCs/>
          <w:sz w:val="24"/>
        </w:rPr>
        <w:t>过户、转托管和收益分配等业务规则；</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17）法律法规及中国证监会规定的和《基金合同》约定的其他权利。</w:t>
      </w:r>
    </w:p>
    <w:p w:rsidR="005D7C9F" w:rsidRDefault="002A71D1">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rsidR="005D7C9F" w:rsidRDefault="002A71D1">
      <w:pPr>
        <w:spacing w:line="440" w:lineRule="atLeast"/>
        <w:ind w:firstLineChars="200" w:firstLine="480"/>
        <w:rPr>
          <w:rFonts w:ascii="宋体" w:hAnsi="宋体" w:cs="宋体"/>
          <w:bCs/>
          <w:sz w:val="24"/>
        </w:rPr>
      </w:pPr>
      <w:bookmarkStart w:id="171" w:name="_Toc523711669"/>
      <w:r>
        <w:rPr>
          <w:rFonts w:ascii="宋体" w:hAnsi="宋体" w:cs="宋体" w:hint="eastAsia"/>
          <w:bCs/>
          <w:sz w:val="24"/>
        </w:rPr>
        <w:t>（</w:t>
      </w:r>
      <w:r>
        <w:rPr>
          <w:rFonts w:ascii="宋体" w:hAnsi="宋体" w:cs="宋体"/>
          <w:bCs/>
          <w:sz w:val="24"/>
        </w:rPr>
        <w:t>1）依法募集资金，办理或者委托经中国证监会认定的其他机构办理基金份额的发售、申购、赎回和登记事宜；</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3）自《基金合同》生效之日起,以诚实信用、谨慎勤勉的原则管理和运用基金财产；</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6）除依据《基金法》、《基金合同》及其他有关规定外,不得利用基金财产为自己及任何第三人谋取利益，不得委托第三人运作基金财产；</w:t>
      </w:r>
      <w:bookmarkStart w:id="172" w:name="_Hlt88897298"/>
      <w:bookmarkEnd w:id="172"/>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8）采取适当合理的措施使计算基金份额认购、申购、赎回和注销价格的方法符合《基金合同》等法律文件的规定，按有关规定计算并公告基金净值信息，确定基金份额申购、赎回的价格；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10）编制</w:t>
      </w:r>
      <w:r>
        <w:rPr>
          <w:rFonts w:ascii="宋体" w:hAnsi="宋体" w:cs="宋体" w:hint="eastAsia"/>
          <w:bCs/>
          <w:sz w:val="24"/>
        </w:rPr>
        <w:t>季度报告、中期报告和年度报告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12）保守基金商业秘密，不泄露基金投资计划、投资意向等。除《基金法》、《基金合同》及其他有关规定另有规定外，在基金信息公开披露前应予保密，不向他人泄露；</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16）按规定保存基金财产管理业务活动的会计账册、报表、记录和其他相关资料15年以上；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22）当基金管理人将其义务委托第三方处理时，应当对第三方处理有关基金事务的行为承担责任；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rsidR="005D7C9F" w:rsidRDefault="002A71D1">
      <w:pPr>
        <w:spacing w:line="360" w:lineRule="auto"/>
        <w:ind w:firstLineChars="200" w:firstLine="480"/>
        <w:rPr>
          <w:rFonts w:ascii="宋体" w:hAnsi="宋体" w:cs="宋体"/>
          <w:bCs/>
          <w:sz w:val="24"/>
        </w:rPr>
      </w:pPr>
      <w:bookmarkStart w:id="173" w:name="_Hlt88823209"/>
      <w:bookmarkEnd w:id="173"/>
      <w:r>
        <w:rPr>
          <w:rFonts w:ascii="宋体" w:hAnsi="宋体" w:cs="宋体" w:hint="eastAsia"/>
          <w:bCs/>
          <w:sz w:val="24"/>
        </w:rPr>
        <w:t>（</w:t>
      </w:r>
      <w:r>
        <w:rPr>
          <w:rFonts w:ascii="宋体" w:hAnsi="宋体" w:cs="宋体"/>
          <w:bCs/>
          <w:sz w:val="24"/>
        </w:rPr>
        <w:t>24）基金在募集期间未能达到基金的备案条件，《基金合同》不能生效，基金管理人承担全部募集费用，将已募集资金并加计银行同期活期存款利息在基金募集期结束后30日内退还基金认购人；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25）执行生效的基金份额持有人大会的决议；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26）建立并保存基金份额持有人名册；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27）法律法规及中国证监会规定的和《基金合同》约定的其他义务。</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74" w:name="_Toc79392581"/>
      <w:bookmarkStart w:id="175" w:name="_Toc57530240"/>
      <w:bookmarkStart w:id="176" w:name="_Toc15118238"/>
      <w:r>
        <w:rPr>
          <w:rFonts w:ascii="宋体" w:hAnsi="宋体" w:cs="宋体" w:hint="eastAsia"/>
          <w:bCs/>
          <w:sz w:val="24"/>
        </w:rPr>
        <w:t>二、基金托管人</w:t>
      </w:r>
      <w:bookmarkEnd w:id="171"/>
      <w:bookmarkEnd w:id="174"/>
      <w:bookmarkEnd w:id="175"/>
      <w:bookmarkEnd w:id="176"/>
    </w:p>
    <w:p w:rsidR="005D7C9F" w:rsidRDefault="002A71D1">
      <w:pPr>
        <w:spacing w:line="360" w:lineRule="auto"/>
        <w:ind w:firstLineChars="200" w:firstLine="480"/>
        <w:rPr>
          <w:rFonts w:ascii="宋体" w:hAnsi="宋体" w:cs="宋体"/>
          <w:bCs/>
          <w:sz w:val="24"/>
        </w:rPr>
      </w:pPr>
      <w:bookmarkStart w:id="177" w:name="_Toc15118239"/>
      <w:r>
        <w:rPr>
          <w:rFonts w:ascii="宋体" w:hAnsi="宋体" w:cs="宋体" w:hint="eastAsia"/>
          <w:bCs/>
          <w:sz w:val="24"/>
        </w:rPr>
        <w:t>（一）</w:t>
      </w:r>
      <w:r>
        <w:rPr>
          <w:rFonts w:ascii="宋体" w:hAnsi="宋体" w:cs="宋体"/>
          <w:bCs/>
          <w:sz w:val="24"/>
        </w:rPr>
        <w:tab/>
      </w:r>
      <w:r>
        <w:rPr>
          <w:rFonts w:ascii="宋体" w:hAnsi="宋体" w:cs="宋体" w:hint="eastAsia"/>
          <w:bCs/>
          <w:sz w:val="24"/>
        </w:rPr>
        <w:t>基金托管人简况</w:t>
      </w:r>
      <w:bookmarkEnd w:id="177"/>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名称：中国工商银行股份有限公司（简称：中国工商银行）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住所：北京市西城区复兴门内大街</w:t>
      </w:r>
      <w:r>
        <w:rPr>
          <w:rFonts w:ascii="宋体" w:hAnsi="宋体" w:cs="宋体"/>
          <w:bCs/>
          <w:sz w:val="24"/>
        </w:rPr>
        <w:t>55号（100032）</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法定代表人：</w:t>
      </w:r>
      <w:ins w:id="178" w:author="郑雅雯" w:date="2024-04-11T13:39:00Z">
        <w:r w:rsidR="004A1E43">
          <w:rPr>
            <w:rFonts w:ascii="宋体" w:hAnsi="宋体" w:cs="宋体" w:hint="eastAsia"/>
            <w:bCs/>
            <w:sz w:val="24"/>
          </w:rPr>
          <w:t>廖林</w:t>
        </w:r>
      </w:ins>
      <w:del w:id="179" w:author="郑雅雯" w:date="2024-04-08T15:58:00Z">
        <w:r w:rsidDel="00970D14">
          <w:rPr>
            <w:rFonts w:ascii="宋体" w:hAnsi="宋体" w:cs="宋体" w:hint="eastAsia"/>
            <w:bCs/>
            <w:sz w:val="24"/>
          </w:rPr>
          <w:delText>易会满</w:delText>
        </w:r>
      </w:del>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成立时间：</w:t>
      </w:r>
      <w:r>
        <w:rPr>
          <w:rFonts w:ascii="宋体" w:hAnsi="宋体" w:cs="宋体"/>
          <w:bCs/>
          <w:sz w:val="24"/>
        </w:rPr>
        <w:t xml:space="preserve">1984 </w:t>
      </w:r>
      <w:r>
        <w:rPr>
          <w:rFonts w:ascii="宋体" w:hAnsi="宋体" w:cs="宋体" w:hint="eastAsia"/>
          <w:bCs/>
          <w:sz w:val="24"/>
        </w:rPr>
        <w:t>年</w:t>
      </w:r>
      <w:r>
        <w:rPr>
          <w:rFonts w:ascii="宋体" w:hAnsi="宋体" w:cs="宋体"/>
          <w:bCs/>
          <w:sz w:val="24"/>
        </w:rPr>
        <w:t xml:space="preserve"> 1 </w:t>
      </w:r>
      <w:r>
        <w:rPr>
          <w:rFonts w:ascii="宋体" w:hAnsi="宋体" w:cs="宋体" w:hint="eastAsia"/>
          <w:bCs/>
          <w:sz w:val="24"/>
        </w:rPr>
        <w:t>月</w:t>
      </w:r>
      <w:r>
        <w:rPr>
          <w:rFonts w:ascii="宋体" w:hAnsi="宋体" w:cs="宋体"/>
          <w:bCs/>
          <w:sz w:val="24"/>
        </w:rPr>
        <w:t xml:space="preserve"> 1 </w:t>
      </w:r>
      <w:r>
        <w:rPr>
          <w:rFonts w:ascii="宋体" w:hAnsi="宋体" w:cs="宋体" w:hint="eastAsia"/>
          <w:bCs/>
          <w:sz w:val="24"/>
        </w:rPr>
        <w:t>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批准设立机关和批准设立文号：国务院《关于中国人民银行专门行使中央银行职能的决定》（国发</w:t>
      </w:r>
      <w:r>
        <w:rPr>
          <w:rFonts w:ascii="宋体" w:hAnsi="宋体" w:cs="宋体"/>
          <w:bCs/>
          <w:sz w:val="24"/>
        </w:rPr>
        <w:t xml:space="preserve">[1983]146 </w:t>
      </w:r>
      <w:r>
        <w:rPr>
          <w:rFonts w:ascii="宋体" w:hAnsi="宋体" w:cs="宋体" w:hint="eastAsia"/>
          <w:bCs/>
          <w:sz w:val="24"/>
        </w:rPr>
        <w:t>号）</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组织形式：股份有限公司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注册资本：人民币</w:t>
      </w:r>
      <w:r>
        <w:rPr>
          <w:rFonts w:ascii="宋体" w:hAnsi="宋体" w:cs="宋体"/>
          <w:bCs/>
          <w:sz w:val="24"/>
        </w:rPr>
        <w:t xml:space="preserve"> 35,640,625.71 </w:t>
      </w:r>
      <w:r>
        <w:rPr>
          <w:rFonts w:ascii="宋体" w:hAnsi="宋体" w:cs="宋体" w:hint="eastAsia"/>
          <w:bCs/>
          <w:sz w:val="24"/>
        </w:rPr>
        <w:t>万元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存续期间：持续经营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基金托管资格批文及文号：中国证监会和中国人民银行</w:t>
      </w:r>
      <w:proofErr w:type="gramStart"/>
      <w:r>
        <w:rPr>
          <w:rFonts w:ascii="宋体" w:hAnsi="宋体" w:cs="宋体" w:hint="eastAsia"/>
          <w:bCs/>
          <w:sz w:val="24"/>
        </w:rPr>
        <w:t>证监基字</w:t>
      </w:r>
      <w:proofErr w:type="gramEnd"/>
      <w:r>
        <w:rPr>
          <w:rFonts w:ascii="宋体" w:hAnsi="宋体" w:cs="宋体" w:hint="eastAsia"/>
          <w:bCs/>
          <w:sz w:val="24"/>
        </w:rPr>
        <w:t>【</w:t>
      </w:r>
      <w:r>
        <w:rPr>
          <w:rFonts w:ascii="宋体" w:hAnsi="宋体" w:cs="宋体"/>
          <w:bCs/>
          <w:sz w:val="24"/>
        </w:rPr>
        <w:t>1998】3号</w:t>
      </w:r>
    </w:p>
    <w:p w:rsidR="005D7C9F" w:rsidRDefault="002A71D1">
      <w:pPr>
        <w:spacing w:line="360" w:lineRule="auto"/>
        <w:ind w:firstLineChars="200" w:firstLine="480"/>
        <w:rPr>
          <w:rFonts w:ascii="宋体" w:hAnsi="宋体" w:cs="宋体"/>
          <w:bCs/>
          <w:sz w:val="24"/>
        </w:rPr>
      </w:pPr>
      <w:bookmarkStart w:id="180" w:name="_Toc15118240"/>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基金托管人的权利与义务</w:t>
      </w:r>
      <w:bookmarkEnd w:id="180"/>
    </w:p>
    <w:p w:rsidR="005D7C9F" w:rsidRDefault="002A71D1">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1）自《基金合同》生效之日起，依法</w:t>
      </w:r>
      <w:proofErr w:type="gramStart"/>
      <w:r>
        <w:rPr>
          <w:rFonts w:ascii="宋体" w:hAnsi="宋体" w:cs="宋体"/>
          <w:bCs/>
          <w:sz w:val="24"/>
        </w:rPr>
        <w:t>律法规</w:t>
      </w:r>
      <w:proofErr w:type="gramEnd"/>
      <w:r>
        <w:rPr>
          <w:rFonts w:ascii="宋体" w:hAnsi="宋体" w:cs="宋体"/>
          <w:bCs/>
          <w:sz w:val="24"/>
        </w:rPr>
        <w:t>和《基金合同》的规定安全保管基金财产；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2）依《基金合同》约定获得基金托管费以及法律法规规定或监管部门批准的其他费用；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根据相关市场规则，为基金开设资金账户、证券账户和期货结算账户等投资所需账户，为基金办理证券、</w:t>
      </w:r>
      <w:r>
        <w:rPr>
          <w:rFonts w:ascii="宋体" w:hAnsi="宋体" w:cs="宋体"/>
          <w:bCs/>
          <w:sz w:val="24"/>
        </w:rPr>
        <w:t>期货</w:t>
      </w:r>
      <w:r>
        <w:rPr>
          <w:rFonts w:ascii="宋体" w:hAnsi="宋体" w:cs="宋体" w:hint="eastAsia"/>
          <w:bCs/>
          <w:sz w:val="24"/>
        </w:rPr>
        <w:t>交易资金清算；</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p>
    <w:p w:rsidR="005D7C9F" w:rsidRDefault="002A71D1">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1）以诚实信用、勤勉尽责的原则持有并安全保管基金财产；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6）按规定开设基金财产的资金账户和证券账户</w:t>
      </w:r>
      <w:r>
        <w:rPr>
          <w:rFonts w:ascii="宋体" w:hAnsi="宋体" w:cs="宋体" w:hint="eastAsia"/>
          <w:bCs/>
          <w:sz w:val="24"/>
        </w:rPr>
        <w:t>等投资所需账户，按照《基金合同》的约定，根据基金管理人的投资指令，及时办理清算、交割事宜；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7）保守基金商业秘密，除《基金法》、《基金合同》及其他有关规定另有规定外，在基金信息公开披露前予以保密，不得向他人泄露；</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8）复核、审查基金管理人计算的基金资产净值、基金份额净值</w:t>
      </w:r>
      <w:r>
        <w:rPr>
          <w:rFonts w:ascii="宋体" w:hAnsi="宋体" w:cs="宋体" w:hint="eastAsia"/>
          <w:bCs/>
          <w:sz w:val="24"/>
        </w:rPr>
        <w:t>、</w:t>
      </w:r>
      <w:r>
        <w:rPr>
          <w:rFonts w:ascii="宋体" w:hAnsi="宋体" w:cs="宋体"/>
          <w:bCs/>
          <w:sz w:val="24"/>
        </w:rPr>
        <w:t>基金份额申购、赎回价格；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10）对基金财务会计报告、</w:t>
      </w:r>
      <w:r>
        <w:rPr>
          <w:rFonts w:ascii="宋体" w:hAnsi="宋体" w:cs="宋体" w:hint="eastAsia"/>
          <w:bCs/>
          <w:sz w:val="24"/>
        </w:rPr>
        <w:t>季度报告、中期报告和年度报告</w:t>
      </w:r>
      <w:r>
        <w:rPr>
          <w:rFonts w:ascii="宋体" w:hAnsi="宋体" w:cs="宋体"/>
          <w:bCs/>
          <w:sz w:val="24"/>
        </w:rPr>
        <w:t>出具意见，说明基金管理人在各重要方面的运作是否严格按照《基金合同》的规定进行；如果基金管理人有未执行《基金合同》规定的行为，还应当说明基金托管人是否采取了适当的措施；</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11）保存基金托管业务活动的记录、账册、报表和其他相关资料15年以上；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18）面临解散、依法被撤销或者被依法宣告破产时，及时报告中国证监会和银行监管机构，并通知基金管理人；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19）因违反《基金合同》导致基金财产损失时，应承担赔偿责任，其赔偿责任不因其退任而免除；</w:t>
      </w:r>
    </w:p>
    <w:p w:rsidR="005D7C9F" w:rsidRDefault="002A71D1">
      <w:pPr>
        <w:spacing w:line="360" w:lineRule="auto"/>
        <w:ind w:firstLineChars="200" w:firstLine="480"/>
        <w:rPr>
          <w:rFonts w:ascii="宋体" w:hAnsi="宋体" w:cs="宋体"/>
          <w:bCs/>
          <w:sz w:val="24"/>
        </w:rPr>
      </w:pPr>
      <w:bookmarkStart w:id="181" w:name="_Hlt88825668"/>
      <w:bookmarkEnd w:id="181"/>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21）执行生效的基金份额持有人大会的决议；</w:t>
      </w:r>
    </w:p>
    <w:p w:rsidR="005D7C9F" w:rsidRDefault="002A71D1">
      <w:pPr>
        <w:spacing w:line="360" w:lineRule="auto"/>
        <w:ind w:firstLineChars="200" w:firstLine="480"/>
        <w:rPr>
          <w:rFonts w:ascii="宋体" w:hAnsi="宋体" w:cs="宋体"/>
          <w:bCs/>
          <w:sz w:val="24"/>
        </w:rPr>
      </w:pPr>
      <w:bookmarkStart w:id="182" w:name="_Toc523711670"/>
      <w:r>
        <w:rPr>
          <w:rFonts w:ascii="宋体" w:hAnsi="宋体" w:cs="宋体" w:hint="eastAsia"/>
          <w:bCs/>
          <w:sz w:val="24"/>
        </w:rPr>
        <w:t>（</w:t>
      </w:r>
      <w:r>
        <w:rPr>
          <w:rFonts w:ascii="宋体" w:hAnsi="宋体" w:cs="宋体"/>
          <w:bCs/>
          <w:sz w:val="24"/>
        </w:rPr>
        <w:t>22）法律法规及中国证监会规定的和《基金合同》约定的其他义务。</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83" w:name="_Toc79392582"/>
      <w:bookmarkEnd w:id="182"/>
      <w:r>
        <w:rPr>
          <w:rFonts w:ascii="宋体" w:hAnsi="宋体" w:cs="宋体" w:hint="eastAsia"/>
          <w:bCs/>
          <w:sz w:val="24"/>
        </w:rPr>
        <w:t>三、基金份额持有人</w:t>
      </w:r>
      <w:bookmarkEnd w:id="183"/>
    </w:p>
    <w:p w:rsidR="005D7C9F" w:rsidRDefault="002A71D1">
      <w:pPr>
        <w:spacing w:line="360" w:lineRule="auto"/>
        <w:ind w:firstLineChars="200" w:firstLine="480"/>
        <w:rPr>
          <w:rFonts w:ascii="宋体" w:hAnsi="宋体" w:cs="宋体"/>
          <w:bCs/>
          <w:sz w:val="24"/>
        </w:rPr>
      </w:pPr>
      <w:bookmarkStart w:id="184" w:name="_Hlt88899909"/>
      <w:bookmarkEnd w:id="184"/>
      <w:r>
        <w:rPr>
          <w:rFonts w:ascii="宋体" w:hAnsi="宋体" w:cs="宋体" w:hint="eastAsia"/>
          <w:bCs/>
          <w:sz w:val="24"/>
        </w:rPr>
        <w:t>基金投资者持有本</w:t>
      </w:r>
      <w:proofErr w:type="gramStart"/>
      <w:r>
        <w:rPr>
          <w:rFonts w:ascii="宋体" w:hAnsi="宋体" w:cs="宋体" w:hint="eastAsia"/>
          <w:bCs/>
          <w:sz w:val="24"/>
        </w:rPr>
        <w:t>基金基金</w:t>
      </w:r>
      <w:proofErr w:type="gramEnd"/>
      <w:r>
        <w:rPr>
          <w:rFonts w:ascii="宋体" w:hAnsi="宋体" w:cs="宋体" w:hint="eastAsia"/>
          <w:bCs/>
          <w:sz w:val="24"/>
        </w:rPr>
        <w:t>份额的行为即视为对《基金合同》的承认和接受，基金投资者</w:t>
      </w:r>
      <w:proofErr w:type="gramStart"/>
      <w:r>
        <w:rPr>
          <w:rFonts w:ascii="宋体" w:hAnsi="宋体" w:cs="宋体" w:hint="eastAsia"/>
          <w:bCs/>
          <w:sz w:val="24"/>
        </w:rPr>
        <w:t>自依据</w:t>
      </w:r>
      <w:proofErr w:type="gramEnd"/>
      <w:r>
        <w:rPr>
          <w:rFonts w:ascii="宋体" w:hAnsi="宋体" w:cs="宋体" w:hint="eastAsia"/>
          <w:bCs/>
          <w:sz w:val="24"/>
        </w:rPr>
        <w:t>《基金合同》取得基金份额，即成为本基金的基金份额持有人和《基金合同》的当事人，直至其不再持有本基金的基金份额。基金份额持有人</w:t>
      </w:r>
      <w:r>
        <w:rPr>
          <w:rFonts w:ascii="宋体" w:hAnsi="宋体" w:cs="宋体" w:hint="eastAsia"/>
          <w:bCs/>
          <w:sz w:val="24"/>
        </w:rPr>
        <w:lastRenderedPageBreak/>
        <w:t>作为《基金合同》当事人并不以在《基金合同》上书面签章或签字为必要条件。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同一类别每份基金份额具有同等的合法权益。</w:t>
      </w:r>
    </w:p>
    <w:p w:rsidR="005D7C9F" w:rsidRDefault="002A71D1">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bookmarkStart w:id="185" w:name="_Hlt88825574"/>
      <w:bookmarkEnd w:id="185"/>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3）依法申请赎回或转让其持有的基金份额；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4）按照规定要求召开基金份额持有人大会或召集基金份额持有人大会；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rsidR="005D7C9F" w:rsidRDefault="002A71D1">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4）缴纳基金认购、申购款项及法律法规和《基金合同》所规定的费用；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5）在其持有的基金份额范围内，承担基金亏损或者《基金合同》终止的有限责任；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9）法律法规及中国证监会规定的和《基金合同》约定的其他义务。</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186" w:name="_Toc123051454"/>
      <w:bookmarkStart w:id="187" w:name="_Toc7058"/>
      <w:bookmarkStart w:id="188" w:name="_Toc3321"/>
      <w:bookmarkStart w:id="189" w:name="_Toc25783"/>
      <w:bookmarkStart w:id="190" w:name="_Toc18567"/>
      <w:bookmarkStart w:id="191" w:name="_Toc10650"/>
      <w:bookmarkStart w:id="192" w:name="_Toc123102455"/>
      <w:bookmarkStart w:id="193" w:name="_Toc9706"/>
      <w:bookmarkStart w:id="194" w:name="_Toc79392583"/>
      <w:bookmarkStart w:id="195" w:name="_Toc6447"/>
      <w:bookmarkStart w:id="196" w:name="_Toc139991738"/>
      <w:bookmarkStart w:id="197" w:name="_Toc98560354"/>
      <w:bookmarkStart w:id="198" w:name="_Toc3771"/>
      <w:bookmarkStart w:id="199" w:name="_Toc141703888"/>
      <w:bookmarkStart w:id="200" w:name="_Toc11030"/>
      <w:bookmarkStart w:id="201" w:name="_Toc4559"/>
      <w:bookmarkStart w:id="202" w:name="_Toc123112236"/>
      <w:bookmarkStart w:id="203" w:name="_Toc70077078"/>
      <w:r>
        <w:rPr>
          <w:rFonts w:hAnsi="宋体" w:cs="宋体" w:hint="eastAsia"/>
          <w:color w:val="auto"/>
          <w:sz w:val="30"/>
        </w:rPr>
        <w:lastRenderedPageBreak/>
        <w:t>第八部分</w:t>
      </w:r>
      <w:r>
        <w:rPr>
          <w:rFonts w:hAnsi="宋体" w:cs="宋体"/>
          <w:color w:val="auto"/>
          <w:sz w:val="30"/>
        </w:rPr>
        <w:t xml:space="preserve">  </w:t>
      </w:r>
      <w:r>
        <w:rPr>
          <w:rFonts w:hAnsi="宋体" w:cs="宋体" w:hint="eastAsia"/>
          <w:color w:val="auto"/>
          <w:sz w:val="30"/>
        </w:rPr>
        <w:t>基金份额持有人大会</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rsidR="005D7C9F" w:rsidRDefault="005D7C9F">
      <w:pPr>
        <w:tabs>
          <w:tab w:val="left" w:pos="1080"/>
        </w:tabs>
        <w:spacing w:line="360" w:lineRule="auto"/>
        <w:ind w:leftChars="199" w:left="1076" w:hangingChars="274" w:hanging="658"/>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份额持有人大会不设日常机构。</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04" w:name="_Toc57530243"/>
      <w:bookmarkStart w:id="205" w:name="_Toc79392584"/>
      <w:bookmarkStart w:id="206" w:name="_Toc15641220"/>
      <w:r>
        <w:rPr>
          <w:rFonts w:ascii="宋体" w:hAnsi="宋体" w:cs="宋体" w:hint="eastAsia"/>
          <w:bCs/>
          <w:sz w:val="24"/>
        </w:rPr>
        <w:t>一、召开事由</w:t>
      </w:r>
      <w:bookmarkEnd w:id="204"/>
      <w:bookmarkEnd w:id="205"/>
      <w:bookmarkEnd w:id="206"/>
    </w:p>
    <w:p w:rsidR="005D7C9F" w:rsidRDefault="002A71D1">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1、当出现或需要决定下列事由之一的，应当召开基金份额持有人大会，但法律法规、中国证监会另有规定的除外：</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调整基金管理人、基金托管人的报酬标准或提高销售服务费；</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2、以下情况可由基金管理人和基金托管人协商后修改，不需召开基金份额持有人大会：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w:t>
      </w:r>
      <w:r>
        <w:rPr>
          <w:rFonts w:hint="eastAsia"/>
          <w:bCs/>
          <w:sz w:val="24"/>
        </w:rPr>
        <w:t>在法律法规和《基金合同》规定的范围内且对基金份额持有人利益无实质性不利影响的前提下，</w:t>
      </w:r>
      <w:r>
        <w:rPr>
          <w:rFonts w:ascii="宋体" w:hAnsi="宋体" w:cs="宋体" w:hint="eastAsia"/>
          <w:bCs/>
          <w:sz w:val="24"/>
        </w:rPr>
        <w:t>调低除基金管理费、基金托管费以外的其他应由基金</w:t>
      </w:r>
      <w:r>
        <w:rPr>
          <w:rFonts w:ascii="宋体" w:hAnsi="宋体" w:cs="宋体" w:hint="eastAsia"/>
          <w:bCs/>
          <w:sz w:val="24"/>
        </w:rPr>
        <w:lastRenderedPageBreak/>
        <w:t>承担的费用；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2）法律法规要求增加的基金费用的收取；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ascii="Cambria" w:hAnsi="Cambria" w:hint="eastAsia"/>
          <w:sz w:val="24"/>
        </w:rPr>
        <w:t>在法律法规和《基金合同》规定的范围内且对基金份额持有人利益无实质性不利影响的前提下，调整本基金</w:t>
      </w:r>
      <w:r>
        <w:rPr>
          <w:rFonts w:ascii="Cambria" w:hAnsi="Cambria" w:cs="宋体" w:hint="eastAsia"/>
          <w:bCs/>
          <w:sz w:val="24"/>
        </w:rPr>
        <w:t>全部或部分份额类别</w:t>
      </w:r>
      <w:r>
        <w:rPr>
          <w:rFonts w:ascii="Cambria" w:hAnsi="Cambria" w:hint="eastAsia"/>
          <w:sz w:val="24"/>
        </w:rPr>
        <w:t>的申购费率、调低赎回</w:t>
      </w:r>
      <w:r>
        <w:rPr>
          <w:rFonts w:ascii="Cambria" w:hAnsi="Cambria" w:cs="宋体" w:hint="eastAsia"/>
          <w:bCs/>
          <w:sz w:val="24"/>
        </w:rPr>
        <w:t>费率、销售服务费</w:t>
      </w:r>
      <w:r>
        <w:rPr>
          <w:rFonts w:ascii="Cambria" w:hAnsi="Cambria" w:hint="eastAsia"/>
          <w:sz w:val="24"/>
        </w:rPr>
        <w:t>率或变更收费方式</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proofErr w:type="gramStart"/>
      <w:r>
        <w:rPr>
          <w:rFonts w:ascii="宋体" w:hAnsi="宋体" w:cs="宋体"/>
          <w:bCs/>
          <w:sz w:val="24"/>
        </w:rPr>
        <w:t>因相应</w:t>
      </w:r>
      <w:proofErr w:type="gramEnd"/>
      <w:r>
        <w:rPr>
          <w:rFonts w:ascii="宋体" w:hAnsi="宋体" w:cs="宋体"/>
          <w:bCs/>
          <w:sz w:val="24"/>
        </w:rPr>
        <w:t>的法律法规发生变动而应当对《基金合同》进行修改；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5）对《基金合同》的修改对基金份额持有人利益无实质性不利影响或修改不涉及《基金合同》当事人权利义务关系发生重大变化；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hint="eastAsia"/>
          <w:bCs/>
          <w:sz w:val="24"/>
        </w:rPr>
        <w:t>在法律法规和《基金合同》规定的范围内且对基金份额持有人利益无实质性不利影响的前提下，</w:t>
      </w:r>
      <w:r>
        <w:rPr>
          <w:rFonts w:ascii="宋体" w:hAnsi="宋体" w:cs="宋体" w:hint="eastAsia"/>
          <w:bCs/>
          <w:sz w:val="24"/>
        </w:rPr>
        <w:t>基金管理人、登记机构、基金销售机构调整有关认购、申购、赎回、转换、基金交易、</w:t>
      </w:r>
      <w:proofErr w:type="gramStart"/>
      <w:r>
        <w:rPr>
          <w:rFonts w:ascii="宋体" w:hAnsi="宋体" w:cs="宋体" w:hint="eastAsia"/>
          <w:bCs/>
          <w:sz w:val="24"/>
        </w:rPr>
        <w:t>非交易</w:t>
      </w:r>
      <w:proofErr w:type="gramEnd"/>
      <w:r>
        <w:rPr>
          <w:rFonts w:ascii="宋体" w:hAnsi="宋体" w:cs="宋体" w:hint="eastAsia"/>
          <w:bCs/>
          <w:sz w:val="24"/>
        </w:rPr>
        <w:t>过户、转托管等业务规则；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7）在法律法规和《基金合同》规定的范围内且对基金份额持有人利益无实质性不利影响的前提下，基金推出新业务或服务；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hint="eastAsia"/>
          <w:bCs/>
          <w:sz w:val="24"/>
        </w:rPr>
        <w:t>在法律法规和《基金合同》规定的范围内且对基金份额持有人利益无实质性不利影响的前提下，</w:t>
      </w:r>
      <w:r>
        <w:rPr>
          <w:rFonts w:ascii="Cambria" w:hAnsi="Cambria" w:cs="宋体" w:hint="eastAsia"/>
          <w:bCs/>
          <w:sz w:val="24"/>
        </w:rPr>
        <w:t>增加或减少份额类别，或调整基金份额分类办法及规则；</w:t>
      </w:r>
      <w:r>
        <w:rPr>
          <w:rFonts w:ascii="宋体" w:hAnsi="宋体" w:cs="宋体"/>
          <w:bCs/>
          <w:sz w:val="24"/>
        </w:rPr>
        <w:t xml:space="preserve">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w:t>
      </w:r>
      <w:r>
        <w:rPr>
          <w:rFonts w:ascii="宋体" w:hAnsi="宋体" w:cs="宋体" w:hint="eastAsia"/>
          <w:bCs/>
          <w:sz w:val="24"/>
        </w:rPr>
        <w:t>在法律法规和《基金合同》规定的范围内且对基金份额持有人利益无实质性不利影响的前提下，调整基金收益的分配原则和支付方式；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w:t>
      </w:r>
      <w:r>
        <w:rPr>
          <w:rFonts w:ascii="宋体" w:hAnsi="宋体" w:cs="宋体" w:hint="eastAsia"/>
          <w:bCs/>
          <w:sz w:val="24"/>
        </w:rPr>
        <w:t>在法律法规和《基金合同》规定的范围内且对基金份额持有人利益无实质性不利影响的前提下，按照《基金合同》的约定，变更业绩比较基准；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11）按照法律法规规定和《基金合同》约定不需召开基金份额持有人大会的其他情形。</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07" w:name="_Toc15641221"/>
      <w:bookmarkStart w:id="208" w:name="_Toc57530244"/>
      <w:bookmarkStart w:id="209" w:name="_Toc79392585"/>
      <w:r>
        <w:rPr>
          <w:rFonts w:ascii="宋体" w:hAnsi="宋体" w:cs="宋体" w:hint="eastAsia"/>
          <w:bCs/>
          <w:sz w:val="24"/>
        </w:rPr>
        <w:t>二、会议召集人及召集方式</w:t>
      </w:r>
      <w:bookmarkEnd w:id="207"/>
      <w:bookmarkEnd w:id="208"/>
      <w:bookmarkEnd w:id="209"/>
    </w:p>
    <w:p w:rsidR="005D7C9F" w:rsidRDefault="002A71D1">
      <w:pPr>
        <w:spacing w:line="360" w:lineRule="auto"/>
        <w:ind w:firstLineChars="200" w:firstLine="480"/>
        <w:rPr>
          <w:rFonts w:ascii="宋体" w:hAnsi="宋体" w:cs="宋体"/>
          <w:bCs/>
          <w:sz w:val="24"/>
        </w:rPr>
      </w:pPr>
      <w:bookmarkStart w:id="210" w:name="_Toc15641222"/>
      <w:bookmarkStart w:id="211" w:name="_Toc57530245"/>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2、基金管理人未按规定召集或不能召集时，由基金托管人召集</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lastRenderedPageBreak/>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60日内召开；基金管理人决定不召集，基金托管人仍认为有必要召开的，应当由基金托管人自行召集，并自出具书面决定之日起六十日内召开并告知基金管理人，基金管理人应当配合。</w:t>
      </w:r>
    </w:p>
    <w:p w:rsidR="005D7C9F" w:rsidRDefault="002A71D1">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rsidR="005D7C9F" w:rsidRDefault="002A71D1">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rsidR="005D7C9F" w:rsidRDefault="002A71D1">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12" w:name="_Toc79392586"/>
      <w:r>
        <w:rPr>
          <w:rFonts w:ascii="宋体" w:hAnsi="宋体" w:cs="宋体" w:hint="eastAsia"/>
          <w:bCs/>
          <w:sz w:val="24"/>
        </w:rPr>
        <w:t>三、召开基金份额持有人大会的通知时间、通知内容、通知方式</w:t>
      </w:r>
      <w:bookmarkEnd w:id="210"/>
      <w:bookmarkEnd w:id="211"/>
      <w:bookmarkEnd w:id="212"/>
    </w:p>
    <w:p w:rsidR="005D7C9F" w:rsidRDefault="002A71D1">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1、召开基金份额持有人大会，召集人应于会议召开前30日，在指定媒介公告。基金份额持有人大会通知应至少载明以下内容：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w:t>
      </w:r>
      <w:proofErr w:type="gramStart"/>
      <w:r>
        <w:rPr>
          <w:rFonts w:ascii="宋体" w:hAnsi="宋体" w:cs="宋体"/>
          <w:bCs/>
          <w:sz w:val="24"/>
        </w:rPr>
        <w:t>拟审议</w:t>
      </w:r>
      <w:proofErr w:type="gramEnd"/>
      <w:r>
        <w:rPr>
          <w:rFonts w:ascii="宋体" w:hAnsi="宋体" w:cs="宋体"/>
          <w:bCs/>
          <w:sz w:val="24"/>
        </w:rPr>
        <w:t>的事项、议事程序和表决方式；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5）会务常设联系人姓名及联系电话；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ascii="宋体" w:hAnsi="宋体" w:cs="宋体"/>
          <w:bCs/>
          <w:sz w:val="24"/>
        </w:rPr>
        <w:t>拒不派</w:t>
      </w:r>
      <w:proofErr w:type="gramEnd"/>
      <w:r>
        <w:rPr>
          <w:rFonts w:ascii="宋体" w:hAnsi="宋体" w:cs="宋体"/>
          <w:bCs/>
          <w:sz w:val="24"/>
        </w:rPr>
        <w:t>代表对表决意见的计票进行监督的，不影响表决意见的计票效力。</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13" w:name="_Toc15641223"/>
      <w:bookmarkStart w:id="214" w:name="_Toc57530246"/>
      <w:bookmarkStart w:id="215" w:name="_Toc79392587"/>
      <w:r>
        <w:rPr>
          <w:rFonts w:ascii="宋体" w:hAnsi="宋体" w:cs="宋体" w:hint="eastAsia"/>
          <w:bCs/>
          <w:sz w:val="24"/>
        </w:rPr>
        <w:t>四、基金份额持有人出席会议的方式</w:t>
      </w:r>
      <w:bookmarkEnd w:id="213"/>
      <w:bookmarkEnd w:id="214"/>
      <w:bookmarkEnd w:id="215"/>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基金份额持有人大会可通过现场开会方式、通讯开会方式或法律法规、中国证监会允许的其他方式召开，会议的召开方式由会议召集人确定。</w:t>
      </w:r>
    </w:p>
    <w:p w:rsidR="005D7C9F" w:rsidRDefault="002A71D1">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w:t>
      </w:r>
      <w:r>
        <w:rPr>
          <w:rFonts w:ascii="宋体" w:hAnsi="宋体" w:cs="宋体" w:hint="eastAsia"/>
          <w:bCs/>
          <w:sz w:val="24"/>
        </w:rPr>
        <w:t>基金托管人不派代表列席的，不影响表决效力。现场开会同时符合以下条件时，可以进行基金份额持有人大会议程：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1）亲自出席会议者持有的有关证明文件、受托出席会议者出示的委托人的代理投票授权委托证明及有关证明文件符合法律法规、《基金合同》</w:t>
      </w:r>
      <w:r>
        <w:rPr>
          <w:rFonts w:ascii="宋体" w:hAnsi="宋体" w:cs="宋体" w:hint="eastAsia"/>
          <w:bCs/>
          <w:sz w:val="24"/>
        </w:rPr>
        <w:t>和会议通知的规定；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2）经核对，到会者在权益登记日代表的有效的基金份额不少于本基金在权益登记日基金总份额的二分之一（含二分之一）。</w:t>
      </w:r>
    </w:p>
    <w:p w:rsidR="005D7C9F" w:rsidRDefault="002A71D1">
      <w:pPr>
        <w:spacing w:line="360" w:lineRule="auto"/>
        <w:ind w:firstLineChars="200" w:firstLine="480"/>
        <w:rPr>
          <w:rFonts w:ascii="宋体" w:hAnsi="宋体" w:cs="宋体"/>
          <w:bCs/>
          <w:sz w:val="24"/>
        </w:rPr>
      </w:pPr>
      <w:r>
        <w:rPr>
          <w:rFonts w:ascii="宋体" w:hAnsi="宋体" w:cs="宋体"/>
          <w:bCs/>
          <w:sz w:val="24"/>
        </w:rPr>
        <w:t>2、通讯开会。通讯开会系指基金份额持有人将其对表决事项的投票以书面形式在表决截至日以前送达至召集人指定的地址。通讯开会应以书面方式进行表决。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1）会议召集人按《基金合同》约定公布会议通知后，在2个工作日内连续公布相关提示性公告；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w:t>
      </w:r>
      <w:r>
        <w:rPr>
          <w:rFonts w:ascii="宋体" w:hAnsi="宋体" w:cs="宋体"/>
          <w:bCs/>
          <w:sz w:val="24"/>
        </w:rPr>
        <w:t>3）本人直接出具书面意见或授权他人代表出具书面意见的，基金份额持有人所持有的基金份额不小于在权益登记日基金总份额的二分之一（含二分之一）；</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rsidR="005D7C9F" w:rsidRDefault="002A71D1">
      <w:pPr>
        <w:spacing w:line="360" w:lineRule="auto"/>
        <w:ind w:firstLineChars="200" w:firstLine="480"/>
        <w:rPr>
          <w:rFonts w:ascii="宋体" w:hAnsi="宋体" w:cs="宋体"/>
          <w:bCs/>
          <w:sz w:val="24"/>
        </w:rPr>
      </w:pPr>
      <w:r>
        <w:rPr>
          <w:rFonts w:ascii="宋体" w:hAnsi="宋体" w:cs="宋体"/>
          <w:bCs/>
          <w:sz w:val="24"/>
        </w:rPr>
        <w:t>3、重新召集基金份额持有人大会的条件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基金份额持有人大会应当有代表二分之一以上（含</w:t>
      </w:r>
      <w:r>
        <w:rPr>
          <w:rFonts w:ascii="宋体" w:hAnsi="宋体" w:cs="宋体"/>
          <w:bCs/>
          <w:sz w:val="24"/>
        </w:rPr>
        <w:t>二分之一）</w:t>
      </w:r>
      <w:r>
        <w:rPr>
          <w:rFonts w:ascii="宋体" w:hAnsi="宋体" w:cs="宋体" w:hint="eastAsia"/>
          <w:bCs/>
          <w:sz w:val="24"/>
        </w:rPr>
        <w:t>基金份额的持有人参加，方可召开。</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rsidR="005D7C9F" w:rsidRDefault="002A71D1">
      <w:pPr>
        <w:spacing w:line="360" w:lineRule="auto"/>
        <w:ind w:firstLineChars="200" w:firstLine="480"/>
        <w:rPr>
          <w:rFonts w:ascii="宋体" w:hAnsi="宋体" w:cs="宋体"/>
          <w:bCs/>
          <w:sz w:val="24"/>
        </w:rPr>
      </w:pPr>
      <w:r>
        <w:rPr>
          <w:rFonts w:ascii="宋体" w:hAnsi="宋体" w:cs="宋体"/>
          <w:bCs/>
          <w:sz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rsidR="005D7C9F" w:rsidRDefault="002A71D1">
      <w:pPr>
        <w:spacing w:line="360" w:lineRule="auto"/>
        <w:ind w:firstLineChars="200" w:firstLine="480"/>
        <w:rPr>
          <w:rFonts w:ascii="宋体" w:hAnsi="宋体" w:cs="宋体"/>
          <w:bCs/>
          <w:sz w:val="24"/>
        </w:rPr>
      </w:pPr>
      <w:r>
        <w:rPr>
          <w:rFonts w:ascii="宋体" w:hAnsi="宋体" w:cs="宋体"/>
          <w:bCs/>
          <w:sz w:val="24"/>
        </w:rPr>
        <w:t>5、基金份额持有人授权他人代为出席会议并表决的，授权方式可以采用书面、网络、电话、短信或其他方式，具体方式由会议召集人确定并在会议通知中列明。</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16" w:name="_Toc15641224"/>
      <w:bookmarkStart w:id="217" w:name="_Toc57530247"/>
      <w:bookmarkStart w:id="218" w:name="_Toc79392588"/>
      <w:r>
        <w:rPr>
          <w:rFonts w:ascii="宋体" w:hAnsi="宋体" w:cs="宋体" w:hint="eastAsia"/>
          <w:bCs/>
          <w:sz w:val="24"/>
        </w:rPr>
        <w:t>五、议事内容与程序</w:t>
      </w:r>
      <w:bookmarkEnd w:id="216"/>
      <w:bookmarkEnd w:id="217"/>
      <w:bookmarkEnd w:id="218"/>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1、议事内容及提案权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rsidR="005D7C9F" w:rsidRDefault="002A71D1">
      <w:pPr>
        <w:spacing w:line="360" w:lineRule="auto"/>
        <w:ind w:firstLineChars="200" w:firstLine="480"/>
        <w:rPr>
          <w:rFonts w:ascii="宋体" w:hAnsi="宋体" w:cs="宋体"/>
          <w:bCs/>
          <w:sz w:val="24"/>
        </w:rPr>
      </w:pPr>
      <w:r>
        <w:rPr>
          <w:rFonts w:ascii="宋体" w:hAnsi="宋体" w:cs="宋体"/>
          <w:bCs/>
          <w:sz w:val="24"/>
        </w:rPr>
        <w:t>2、议事程序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Pr>
          <w:rFonts w:ascii="宋体" w:hAnsi="宋体" w:cs="宋体" w:hint="eastAsia"/>
          <w:bCs/>
          <w:sz w:val="24"/>
        </w:rPr>
        <w:t>作出</w:t>
      </w:r>
      <w:proofErr w:type="gramEnd"/>
      <w:r>
        <w:rPr>
          <w:rFonts w:ascii="宋体" w:hAnsi="宋体" w:cs="宋体" w:hint="eastAsia"/>
          <w:bCs/>
          <w:sz w:val="24"/>
        </w:rPr>
        <w:t>的决议的效力。</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w:t>
      </w:r>
      <w:proofErr w:type="gramStart"/>
      <w:r>
        <w:rPr>
          <w:rFonts w:ascii="宋体" w:hAnsi="宋体" w:cs="宋体" w:hint="eastAsia"/>
          <w:bCs/>
          <w:sz w:val="24"/>
        </w:rPr>
        <w:t>册</w:t>
      </w:r>
      <w:proofErr w:type="gramEnd"/>
      <w:r>
        <w:rPr>
          <w:rFonts w:ascii="宋体" w:hAnsi="宋体" w:cs="宋体" w:hint="eastAsia"/>
          <w:bCs/>
          <w:sz w:val="24"/>
        </w:rPr>
        <w:t>载明参加会议人员姓名（或单位名称）、身份证明文件号码、持有或代表有表决权的基金份额、委托人姓名（或单位名称）和联系方式等事项。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19" w:name="_Toc57530248"/>
      <w:bookmarkStart w:id="220" w:name="_Toc15641225"/>
      <w:bookmarkStart w:id="221" w:name="_Toc79392589"/>
      <w:r>
        <w:rPr>
          <w:rFonts w:ascii="宋体" w:hAnsi="宋体" w:cs="宋体" w:hint="eastAsia"/>
          <w:bCs/>
          <w:sz w:val="24"/>
        </w:rPr>
        <w:t>六、表决</w:t>
      </w:r>
      <w:bookmarkEnd w:id="219"/>
      <w:bookmarkEnd w:id="220"/>
      <w:bookmarkEnd w:id="221"/>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1、一般决议，一般决议须经参加大会的基金份额持有人或其代理人所持表决权的二分之一以上（含二分之一）通过方为有效；除下列第2项所规定的须以特别决议通过事项以外的其他事项均以一般决议的方式通过。</w:t>
      </w:r>
    </w:p>
    <w:p w:rsidR="005D7C9F" w:rsidRDefault="002A71D1">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22" w:name="_Toc79392590"/>
      <w:bookmarkStart w:id="223" w:name="_Toc15641226"/>
      <w:bookmarkStart w:id="224" w:name="_Toc57530249"/>
      <w:r>
        <w:rPr>
          <w:rFonts w:ascii="宋体" w:hAnsi="宋体" w:cs="宋体" w:hint="eastAsia"/>
          <w:bCs/>
          <w:sz w:val="24"/>
        </w:rPr>
        <w:t>七、计票</w:t>
      </w:r>
      <w:bookmarkEnd w:id="222"/>
      <w:bookmarkEnd w:id="223"/>
      <w:bookmarkEnd w:id="224"/>
    </w:p>
    <w:p w:rsidR="005D7C9F" w:rsidRDefault="002A71D1">
      <w:pPr>
        <w:spacing w:line="360" w:lineRule="auto"/>
        <w:ind w:firstLineChars="200" w:firstLine="480"/>
        <w:rPr>
          <w:rFonts w:ascii="宋体" w:hAnsi="宋体" w:cs="宋体"/>
          <w:bCs/>
          <w:sz w:val="24"/>
        </w:rPr>
      </w:pPr>
      <w:r>
        <w:rPr>
          <w:rFonts w:ascii="宋体" w:hAnsi="宋体" w:cs="宋体"/>
          <w:bCs/>
          <w:sz w:val="24"/>
        </w:rPr>
        <w:t>1、现场开会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ascii="宋体" w:hAnsi="宋体" w:cs="宋体"/>
          <w:bCs/>
          <w:sz w:val="24"/>
        </w:rPr>
        <w:t>或大会</w:t>
      </w:r>
      <w:proofErr w:type="gramEnd"/>
      <w:r>
        <w:rPr>
          <w:rFonts w:ascii="宋体" w:hAnsi="宋体"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w:t>
      </w:r>
      <w:proofErr w:type="gramStart"/>
      <w:r>
        <w:rPr>
          <w:rFonts w:ascii="宋体" w:hAnsi="宋体" w:cs="宋体"/>
          <w:bCs/>
          <w:sz w:val="24"/>
        </w:rPr>
        <w:t>数要求</w:t>
      </w:r>
      <w:proofErr w:type="gramEnd"/>
      <w:r>
        <w:rPr>
          <w:rFonts w:ascii="宋体" w:hAnsi="宋体" w:cs="宋体"/>
          <w:bCs/>
          <w:sz w:val="24"/>
        </w:rPr>
        <w:t>进行重新清点。监票人应当进行</w:t>
      </w:r>
      <w:r>
        <w:rPr>
          <w:rFonts w:ascii="宋体" w:hAnsi="宋体" w:cs="宋体" w:hint="eastAsia"/>
          <w:bCs/>
          <w:sz w:val="24"/>
        </w:rPr>
        <w:lastRenderedPageBreak/>
        <w:t>重新清点，重新清点以一次为限。重新清点后，大会主持人应当当场公布重新清点结果。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4）计票过程应由公证机关予以公证,基金管理人或基金托管人拒不出席大会的，不影响计票的效力。</w:t>
      </w:r>
    </w:p>
    <w:p w:rsidR="005D7C9F" w:rsidRDefault="002A71D1">
      <w:pPr>
        <w:spacing w:line="360" w:lineRule="auto"/>
        <w:ind w:firstLineChars="200" w:firstLine="480"/>
        <w:rPr>
          <w:rFonts w:ascii="宋体" w:hAnsi="宋体" w:cs="宋体"/>
          <w:bCs/>
          <w:sz w:val="24"/>
        </w:rPr>
      </w:pPr>
      <w:r>
        <w:rPr>
          <w:rFonts w:ascii="宋体" w:hAnsi="宋体" w:cs="宋体"/>
          <w:bCs/>
          <w:sz w:val="24"/>
        </w:rPr>
        <w:t>2、通讯开会</w:t>
      </w:r>
    </w:p>
    <w:p w:rsidR="005D7C9F" w:rsidRDefault="002A71D1">
      <w:pPr>
        <w:spacing w:line="360" w:lineRule="auto"/>
        <w:ind w:firstLineChars="200" w:firstLine="480"/>
        <w:rPr>
          <w:rFonts w:ascii="宋体" w:hAnsi="宋体" w:cs="宋体"/>
          <w:bCs/>
          <w:sz w:val="24"/>
        </w:rPr>
      </w:pPr>
      <w:bookmarkStart w:id="225" w:name="_Toc79392591"/>
      <w:bookmarkStart w:id="226" w:name="_Toc57530250"/>
      <w:bookmarkStart w:id="227" w:name="_Toc15641227"/>
      <w:r>
        <w:rPr>
          <w:rFonts w:ascii="宋体" w:hAnsi="宋体" w:cs="宋体"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ascii="宋体" w:hAnsi="宋体" w:cs="宋体" w:hint="eastAsia"/>
          <w:bCs/>
          <w:sz w:val="24"/>
        </w:rPr>
        <w:t>人拒派</w:t>
      </w:r>
      <w:proofErr w:type="gramEnd"/>
      <w:r>
        <w:rPr>
          <w:rFonts w:ascii="宋体" w:hAnsi="宋体" w:cs="宋体" w:hint="eastAsia"/>
          <w:bCs/>
          <w:sz w:val="24"/>
        </w:rPr>
        <w:t>代表对书面表决意见的计票进行监督的，不影响计票和表决结果。</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八、生效与公告</w:t>
      </w:r>
      <w:bookmarkEnd w:id="225"/>
      <w:bookmarkEnd w:id="226"/>
      <w:bookmarkEnd w:id="227"/>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基金份额持有人大会决议自生效之日起</w:t>
      </w:r>
      <w:r>
        <w:rPr>
          <w:rFonts w:ascii="宋体" w:hAnsi="宋体" w:cs="宋体"/>
          <w:bCs/>
          <w:sz w:val="24"/>
        </w:rPr>
        <w:t>2个工作日内在指定媒介上公告。</w:t>
      </w:r>
      <w:r>
        <w:rPr>
          <w:rFonts w:ascii="宋体" w:hAnsi="宋体" w:cs="宋体" w:hint="eastAsia"/>
          <w:bCs/>
          <w:sz w:val="24"/>
        </w:rPr>
        <w:t>如果采用通讯方式进行表决，在公告基金份额持有人大会决议时，必须将公证书全文、公证机构、公证员姓名等一同公告。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FB7E36" w:rsidRPr="00FB7E36" w:rsidRDefault="00FB7E36" w:rsidP="00FB7E36">
      <w:pPr>
        <w:spacing w:line="360" w:lineRule="auto"/>
        <w:ind w:firstLineChars="200" w:firstLine="480"/>
        <w:rPr>
          <w:rFonts w:ascii="宋体" w:hAnsi="宋体" w:cs="宋体"/>
          <w:bCs/>
          <w:sz w:val="24"/>
        </w:rPr>
      </w:pP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九、实施</w:t>
      </w:r>
      <w:proofErr w:type="gramStart"/>
      <w:r w:rsidRPr="00FB7E36">
        <w:rPr>
          <w:rFonts w:ascii="宋体" w:hAnsi="宋体" w:cs="宋体" w:hint="eastAsia"/>
          <w:bCs/>
          <w:sz w:val="24"/>
        </w:rPr>
        <w:t>侧袋机制</w:t>
      </w:r>
      <w:proofErr w:type="gramEnd"/>
      <w:r w:rsidRPr="00FB7E36">
        <w:rPr>
          <w:rFonts w:ascii="宋体" w:hAnsi="宋体" w:cs="宋体" w:hint="eastAsia"/>
          <w:bCs/>
          <w:sz w:val="24"/>
        </w:rPr>
        <w:t>期间基金份额持有人大会的特殊约定</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若本基金</w:t>
      </w:r>
      <w:proofErr w:type="gramStart"/>
      <w:r w:rsidRPr="00FB7E36">
        <w:rPr>
          <w:rFonts w:ascii="宋体" w:hAnsi="宋体" w:cs="宋体" w:hint="eastAsia"/>
          <w:bCs/>
          <w:sz w:val="24"/>
        </w:rPr>
        <w:t>实施侧袋机制</w:t>
      </w:r>
      <w:proofErr w:type="gramEnd"/>
      <w:r w:rsidRPr="00FB7E36">
        <w:rPr>
          <w:rFonts w:ascii="宋体" w:hAnsi="宋体" w:cs="宋体" w:hint="eastAsia"/>
          <w:bCs/>
          <w:sz w:val="24"/>
        </w:rPr>
        <w:t>，</w:t>
      </w:r>
      <w:proofErr w:type="gramStart"/>
      <w:r w:rsidRPr="00FB7E36">
        <w:rPr>
          <w:rFonts w:ascii="宋体" w:hAnsi="宋体" w:cs="宋体" w:hint="eastAsia"/>
          <w:bCs/>
          <w:sz w:val="24"/>
        </w:rPr>
        <w:t>则相关</w:t>
      </w:r>
      <w:proofErr w:type="gramEnd"/>
      <w:r w:rsidRPr="00FB7E36">
        <w:rPr>
          <w:rFonts w:ascii="宋体" w:hAnsi="宋体" w:cs="宋体" w:hint="eastAsia"/>
          <w:bCs/>
          <w:sz w:val="24"/>
        </w:rPr>
        <w:t>基金份额或表决权的比例</w:t>
      </w:r>
      <w:proofErr w:type="gramStart"/>
      <w:r w:rsidRPr="00FB7E36">
        <w:rPr>
          <w:rFonts w:ascii="宋体" w:hAnsi="宋体" w:cs="宋体" w:hint="eastAsia"/>
          <w:bCs/>
          <w:sz w:val="24"/>
        </w:rPr>
        <w:t>指主袋份额</w:t>
      </w:r>
      <w:proofErr w:type="gramEnd"/>
      <w:r w:rsidRPr="00FB7E36">
        <w:rPr>
          <w:rFonts w:ascii="宋体" w:hAnsi="宋体" w:cs="宋体" w:hint="eastAsia"/>
          <w:bCs/>
          <w:sz w:val="24"/>
        </w:rPr>
        <w:t>持有</w:t>
      </w:r>
      <w:proofErr w:type="gramStart"/>
      <w:r w:rsidRPr="00FB7E36">
        <w:rPr>
          <w:rFonts w:ascii="宋体" w:hAnsi="宋体" w:cs="宋体" w:hint="eastAsia"/>
          <w:bCs/>
          <w:sz w:val="24"/>
        </w:rPr>
        <w:t>人和侧袋份额</w:t>
      </w:r>
      <w:proofErr w:type="gramEnd"/>
      <w:r w:rsidRPr="00FB7E36">
        <w:rPr>
          <w:rFonts w:ascii="宋体" w:hAnsi="宋体" w:cs="宋体" w:hint="eastAsia"/>
          <w:bCs/>
          <w:sz w:val="24"/>
        </w:rPr>
        <w:t>持有人分别持有或代表的基金份额或表决权符合该等比例，但</w:t>
      </w:r>
      <w:proofErr w:type="gramStart"/>
      <w:r w:rsidRPr="00FB7E36">
        <w:rPr>
          <w:rFonts w:ascii="宋体" w:hAnsi="宋体" w:cs="宋体" w:hint="eastAsia"/>
          <w:bCs/>
          <w:sz w:val="24"/>
        </w:rPr>
        <w:t>若相关</w:t>
      </w:r>
      <w:proofErr w:type="gramEnd"/>
      <w:r w:rsidRPr="00FB7E36">
        <w:rPr>
          <w:rFonts w:ascii="宋体" w:hAnsi="宋体" w:cs="宋体" w:hint="eastAsia"/>
          <w:bCs/>
          <w:sz w:val="24"/>
        </w:rPr>
        <w:t>基金份额持有人大会召集和审议事项不</w:t>
      </w:r>
      <w:proofErr w:type="gramStart"/>
      <w:r w:rsidRPr="00FB7E36">
        <w:rPr>
          <w:rFonts w:ascii="宋体" w:hAnsi="宋体" w:cs="宋体" w:hint="eastAsia"/>
          <w:bCs/>
          <w:sz w:val="24"/>
        </w:rPr>
        <w:t>涉及侧袋账户</w:t>
      </w:r>
      <w:proofErr w:type="gramEnd"/>
      <w:r w:rsidRPr="00FB7E36">
        <w:rPr>
          <w:rFonts w:ascii="宋体" w:hAnsi="宋体" w:cs="宋体" w:hint="eastAsia"/>
          <w:bCs/>
          <w:sz w:val="24"/>
        </w:rPr>
        <w:t>的，则仅</w:t>
      </w:r>
      <w:proofErr w:type="gramStart"/>
      <w:r w:rsidRPr="00FB7E36">
        <w:rPr>
          <w:rFonts w:ascii="宋体" w:hAnsi="宋体" w:cs="宋体" w:hint="eastAsia"/>
          <w:bCs/>
          <w:sz w:val="24"/>
        </w:rPr>
        <w:t>指主袋份额</w:t>
      </w:r>
      <w:proofErr w:type="gramEnd"/>
      <w:r w:rsidRPr="00FB7E36">
        <w:rPr>
          <w:rFonts w:ascii="宋体" w:hAnsi="宋体" w:cs="宋体" w:hint="eastAsia"/>
          <w:bCs/>
          <w:sz w:val="24"/>
        </w:rPr>
        <w:t>持有人持有或代表的基金份额或表决权符合该等比例：</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1、基金份额持有人行使提议权、召集权、提名权所需单独或合计代表相关基金份额10%以上（含10%）；</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2、现场开会的到会者在权益登记日代表的基金份额不少于本基金在权益登</w:t>
      </w:r>
      <w:r w:rsidRPr="00FB7E36">
        <w:rPr>
          <w:rFonts w:ascii="宋体" w:hAnsi="宋体" w:cs="宋体" w:hint="eastAsia"/>
          <w:bCs/>
          <w:sz w:val="24"/>
        </w:rPr>
        <w:lastRenderedPageBreak/>
        <w:t>记</w:t>
      </w:r>
      <w:proofErr w:type="gramStart"/>
      <w:r w:rsidRPr="00FB7E36">
        <w:rPr>
          <w:rFonts w:ascii="宋体" w:hAnsi="宋体" w:cs="宋体" w:hint="eastAsia"/>
          <w:bCs/>
          <w:sz w:val="24"/>
        </w:rPr>
        <w:t>日相关</w:t>
      </w:r>
      <w:proofErr w:type="gramEnd"/>
      <w:r w:rsidRPr="00FB7E36">
        <w:rPr>
          <w:rFonts w:ascii="宋体" w:hAnsi="宋体" w:cs="宋体" w:hint="eastAsia"/>
          <w:bCs/>
          <w:sz w:val="24"/>
        </w:rPr>
        <w:t>基金份额的二分之一（含二分之一）；</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3、通讯开会的直接出具表决意见或授权他人代表出具表决意见的基金份额持有人所持有的基金份额不小于在权益登记</w:t>
      </w:r>
      <w:proofErr w:type="gramStart"/>
      <w:r w:rsidRPr="00FB7E36">
        <w:rPr>
          <w:rFonts w:ascii="宋体" w:hAnsi="宋体" w:cs="宋体" w:hint="eastAsia"/>
          <w:bCs/>
          <w:sz w:val="24"/>
        </w:rPr>
        <w:t>日相关</w:t>
      </w:r>
      <w:proofErr w:type="gramEnd"/>
      <w:r w:rsidRPr="00FB7E36">
        <w:rPr>
          <w:rFonts w:ascii="宋体" w:hAnsi="宋体" w:cs="宋体" w:hint="eastAsia"/>
          <w:bCs/>
          <w:sz w:val="24"/>
        </w:rPr>
        <w:t>基金份额的二分之一（含二分之一）；</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4、在参与基金份额持有人大会投票的基金份额持有人所持有的基金份额小于在权益登记</w:t>
      </w:r>
      <w:proofErr w:type="gramStart"/>
      <w:r w:rsidRPr="00FB7E36">
        <w:rPr>
          <w:rFonts w:ascii="宋体" w:hAnsi="宋体" w:cs="宋体" w:hint="eastAsia"/>
          <w:bCs/>
          <w:sz w:val="24"/>
        </w:rPr>
        <w:t>日相关</w:t>
      </w:r>
      <w:proofErr w:type="gramEnd"/>
      <w:r w:rsidRPr="00FB7E36">
        <w:rPr>
          <w:rFonts w:ascii="宋体" w:hAnsi="宋体" w:cs="宋体" w:hint="eastAsia"/>
          <w:bCs/>
          <w:sz w:val="24"/>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6、一般决议须经参加大会的基金份额持有人或其代理人所持表决权的二分之一以上（含二分之一）通过；</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7、特别决议应当经参加大会的基金份额持有人或其代理人所持表决权的三分之二以上（含三分之二）通过。</w:t>
      </w:r>
    </w:p>
    <w:p w:rsidR="005D7C9F"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同</w:t>
      </w:r>
      <w:proofErr w:type="gramStart"/>
      <w:r w:rsidRPr="00FB7E36">
        <w:rPr>
          <w:rFonts w:ascii="宋体" w:hAnsi="宋体" w:cs="宋体" w:hint="eastAsia"/>
          <w:bCs/>
          <w:sz w:val="24"/>
        </w:rPr>
        <w:t>一主侧袋账户</w:t>
      </w:r>
      <w:proofErr w:type="gramEnd"/>
      <w:r w:rsidRPr="00FB7E36">
        <w:rPr>
          <w:rFonts w:ascii="宋体" w:hAnsi="宋体" w:cs="宋体" w:hint="eastAsia"/>
          <w:bCs/>
          <w:sz w:val="24"/>
        </w:rPr>
        <w:t>内的每份基金份额具有平等的表决权。</w:t>
      </w:r>
    </w:p>
    <w:p w:rsidR="00FB7E36" w:rsidRDefault="00FB7E36" w:rsidP="00FB7E36">
      <w:pPr>
        <w:spacing w:line="360" w:lineRule="auto"/>
        <w:ind w:firstLineChars="200" w:firstLine="480"/>
        <w:rPr>
          <w:rFonts w:ascii="宋体" w:hAnsi="宋体" w:cs="宋体"/>
          <w:bCs/>
          <w:sz w:val="24"/>
        </w:rPr>
      </w:pPr>
    </w:p>
    <w:p w:rsidR="005D7C9F" w:rsidRDefault="00FB7E36">
      <w:pPr>
        <w:spacing w:line="360" w:lineRule="auto"/>
        <w:ind w:firstLineChars="200" w:firstLine="480"/>
        <w:rPr>
          <w:rFonts w:ascii="宋体" w:hAnsi="宋体" w:cs="宋体"/>
          <w:bCs/>
          <w:sz w:val="24"/>
        </w:rPr>
      </w:pPr>
      <w:r>
        <w:rPr>
          <w:rFonts w:ascii="宋体" w:hAnsi="宋体" w:cs="宋体" w:hint="eastAsia"/>
          <w:bCs/>
          <w:sz w:val="24"/>
        </w:rPr>
        <w:t>十</w:t>
      </w:r>
      <w:r w:rsidR="002A71D1">
        <w:rPr>
          <w:rFonts w:ascii="宋体" w:hAnsi="宋体" w:cs="宋体" w:hint="eastAsia"/>
          <w:bCs/>
          <w:sz w:val="24"/>
        </w:rPr>
        <w:t>、其他</w:t>
      </w:r>
    </w:p>
    <w:p w:rsidR="005D7C9F" w:rsidRDefault="002A71D1">
      <w:pPr>
        <w:spacing w:line="360" w:lineRule="auto"/>
        <w:ind w:firstLineChars="200" w:firstLine="480"/>
        <w:rPr>
          <w:rFonts w:hAnsi="宋体" w:cs="宋体"/>
        </w:rPr>
      </w:pPr>
      <w:r>
        <w:rPr>
          <w:rFonts w:ascii="宋体" w:hAnsi="宋体" w:cs="宋体" w:hint="eastAsia"/>
          <w:bCs/>
          <w:sz w:val="24"/>
        </w:rPr>
        <w:t>本部</w:t>
      </w:r>
      <w:proofErr w:type="gramStart"/>
      <w:r>
        <w:rPr>
          <w:rFonts w:ascii="宋体" w:hAnsi="宋体" w:cs="宋体" w:hint="eastAsia"/>
          <w:bCs/>
          <w:sz w:val="24"/>
        </w:rPr>
        <w:t>分关于</w:t>
      </w:r>
      <w:proofErr w:type="gramEnd"/>
      <w:r>
        <w:rPr>
          <w:rFonts w:ascii="宋体" w:hAnsi="宋体" w:cs="宋体" w:hint="eastAsia"/>
          <w:bCs/>
          <w:sz w:val="24"/>
        </w:rPr>
        <w:t>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bookmarkStart w:id="228" w:name="_Toc1745"/>
      <w:bookmarkStart w:id="229" w:name="_Toc3963"/>
    </w:p>
    <w:p w:rsidR="005D7C9F" w:rsidRDefault="002A71D1">
      <w:pPr>
        <w:pStyle w:val="1"/>
        <w:jc w:val="center"/>
        <w:rPr>
          <w:rFonts w:hAnsi="宋体" w:cs="宋体"/>
          <w:color w:val="auto"/>
        </w:rPr>
      </w:pPr>
      <w:r>
        <w:rPr>
          <w:rFonts w:hAnsi="宋体" w:cs="宋体"/>
          <w:b w:val="0"/>
          <w:bCs/>
          <w:color w:val="auto"/>
        </w:rPr>
        <w:br w:type="page"/>
      </w:r>
      <w:bookmarkStart w:id="230" w:name="_Toc10398"/>
      <w:bookmarkStart w:id="231" w:name="_Toc123102456"/>
      <w:bookmarkStart w:id="232" w:name="_Toc141703889"/>
      <w:bookmarkStart w:id="233" w:name="_Toc21735"/>
      <w:bookmarkStart w:id="234" w:name="_Toc31821"/>
      <w:bookmarkStart w:id="235" w:name="_Toc3572"/>
      <w:bookmarkStart w:id="236" w:name="_Toc725"/>
      <w:bookmarkStart w:id="237" w:name="_Toc123051455"/>
      <w:bookmarkStart w:id="238" w:name="_Toc139991739"/>
      <w:bookmarkStart w:id="239" w:name="_Toc3080"/>
      <w:bookmarkStart w:id="240" w:name="_Toc123112237"/>
      <w:bookmarkStart w:id="241" w:name="_Toc16164"/>
      <w:bookmarkStart w:id="242" w:name="_Toc98560355"/>
      <w:bookmarkStart w:id="243" w:name="_Toc18206"/>
      <w:bookmarkStart w:id="244" w:name="_Toc70077079"/>
      <w:r>
        <w:rPr>
          <w:rFonts w:hAnsi="宋体" w:cs="宋体" w:hint="eastAsia"/>
          <w:color w:val="auto"/>
          <w:sz w:val="30"/>
        </w:rPr>
        <w:lastRenderedPageBreak/>
        <w:t>第九部分</w:t>
      </w:r>
      <w:r>
        <w:rPr>
          <w:rFonts w:hAnsi="宋体" w:cs="宋体"/>
          <w:color w:val="auto"/>
          <w:sz w:val="30"/>
        </w:rPr>
        <w:t xml:space="preserve">  </w:t>
      </w:r>
      <w:r>
        <w:rPr>
          <w:rFonts w:hAnsi="宋体" w:cs="宋体" w:hint="eastAsia"/>
          <w:color w:val="auto"/>
          <w:sz w:val="30"/>
        </w:rPr>
        <w:t>基金管理人、基金托管人的更换条件和程序</w:t>
      </w:r>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p w:rsidR="005D7C9F" w:rsidRDefault="005D7C9F">
      <w:pPr>
        <w:autoSpaceDE w:val="0"/>
        <w:autoSpaceDN w:val="0"/>
        <w:spacing w:line="360" w:lineRule="auto"/>
        <w:textAlignment w:val="bottom"/>
        <w:rPr>
          <w:rFonts w:ascii="宋体" w:hAnsi="宋体" w:cs="宋体"/>
          <w:bCs/>
          <w:sz w:val="24"/>
        </w:rPr>
      </w:pPr>
      <w:bookmarkStart w:id="245" w:name="_Toc57530252"/>
      <w:bookmarkStart w:id="246" w:name="_Toc79392593"/>
      <w:bookmarkStart w:id="247" w:name="_Toc15118245"/>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一、基金管理人和基金托管人职责终止的情形</w:t>
      </w:r>
      <w:bookmarkEnd w:id="245"/>
      <w:bookmarkEnd w:id="246"/>
      <w:bookmarkEnd w:id="247"/>
    </w:p>
    <w:p w:rsidR="005D7C9F" w:rsidRDefault="002A71D1">
      <w:pPr>
        <w:spacing w:line="360" w:lineRule="auto"/>
        <w:ind w:firstLineChars="200" w:firstLine="480"/>
        <w:rPr>
          <w:rFonts w:ascii="宋体" w:hAnsi="宋体" w:cs="宋体"/>
          <w:bCs/>
          <w:sz w:val="24"/>
        </w:rPr>
      </w:pPr>
      <w:bookmarkStart w:id="248" w:name="_Toc22005971"/>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基金管理人职责终止的情形</w:t>
      </w:r>
      <w:bookmarkEnd w:id="248"/>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有下列情形之一的，基金管理人职责终止：</w:t>
      </w:r>
    </w:p>
    <w:p w:rsidR="005D7C9F" w:rsidRDefault="002A71D1">
      <w:pPr>
        <w:spacing w:line="360" w:lineRule="auto"/>
        <w:ind w:firstLineChars="200" w:firstLine="480"/>
        <w:rPr>
          <w:rFonts w:ascii="宋体" w:hAnsi="宋体" w:cs="宋体"/>
          <w:bCs/>
          <w:sz w:val="24"/>
        </w:rPr>
      </w:pPr>
      <w:r>
        <w:rPr>
          <w:rFonts w:ascii="宋体" w:hAnsi="宋体" w:cs="宋体"/>
          <w:bCs/>
          <w:sz w:val="24"/>
        </w:rPr>
        <w:t>1、被依法取消基金管理资格；</w:t>
      </w:r>
    </w:p>
    <w:p w:rsidR="005D7C9F" w:rsidRDefault="002A71D1">
      <w:pPr>
        <w:spacing w:line="360" w:lineRule="auto"/>
        <w:ind w:firstLineChars="200" w:firstLine="480"/>
        <w:rPr>
          <w:rFonts w:ascii="宋体" w:hAnsi="宋体" w:cs="宋体"/>
          <w:bCs/>
          <w:sz w:val="24"/>
        </w:rPr>
      </w:pPr>
      <w:r>
        <w:rPr>
          <w:rFonts w:ascii="宋体" w:hAnsi="宋体" w:cs="宋体"/>
          <w:bCs/>
          <w:sz w:val="24"/>
        </w:rPr>
        <w:t>2、被基金份额持有人大会解任；</w:t>
      </w:r>
    </w:p>
    <w:p w:rsidR="005D7C9F" w:rsidRDefault="002A71D1">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rsidR="005D7C9F" w:rsidRDefault="002A71D1">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rsidR="005D7C9F" w:rsidRDefault="002A71D1">
      <w:pPr>
        <w:spacing w:line="360" w:lineRule="auto"/>
        <w:ind w:firstLineChars="200" w:firstLine="480"/>
        <w:rPr>
          <w:rFonts w:ascii="宋体" w:hAnsi="宋体" w:cs="宋体"/>
          <w:bCs/>
          <w:sz w:val="24"/>
        </w:rPr>
      </w:pPr>
      <w:bookmarkStart w:id="249" w:name="_Toc22005972"/>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基金托管人职责终止的情形</w:t>
      </w:r>
      <w:bookmarkEnd w:id="249"/>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有下列情形之一的，基金托管人职责终止：</w:t>
      </w:r>
    </w:p>
    <w:p w:rsidR="005D7C9F" w:rsidRDefault="002A71D1">
      <w:pPr>
        <w:spacing w:line="360" w:lineRule="auto"/>
        <w:ind w:firstLineChars="200" w:firstLine="480"/>
        <w:rPr>
          <w:rFonts w:ascii="宋体" w:hAnsi="宋体" w:cs="宋体"/>
          <w:bCs/>
          <w:sz w:val="24"/>
        </w:rPr>
      </w:pPr>
      <w:r>
        <w:rPr>
          <w:rFonts w:ascii="宋体" w:hAnsi="宋体" w:cs="宋体"/>
          <w:bCs/>
          <w:sz w:val="24"/>
        </w:rPr>
        <w:t>1、被依法取消基金托管资格；</w:t>
      </w:r>
    </w:p>
    <w:p w:rsidR="005D7C9F" w:rsidRDefault="002A71D1">
      <w:pPr>
        <w:spacing w:line="360" w:lineRule="auto"/>
        <w:ind w:firstLineChars="200" w:firstLine="480"/>
        <w:rPr>
          <w:rFonts w:ascii="宋体" w:hAnsi="宋体" w:cs="宋体"/>
          <w:bCs/>
          <w:sz w:val="24"/>
        </w:rPr>
      </w:pPr>
      <w:r>
        <w:rPr>
          <w:rFonts w:ascii="宋体" w:hAnsi="宋体" w:cs="宋体"/>
          <w:bCs/>
          <w:sz w:val="24"/>
        </w:rPr>
        <w:t>2、被基金份额持有人大会解任；</w:t>
      </w:r>
    </w:p>
    <w:p w:rsidR="005D7C9F" w:rsidRDefault="002A71D1">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rsidR="005D7C9F" w:rsidRDefault="002A71D1">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50" w:name="_Toc57530253"/>
      <w:bookmarkStart w:id="251" w:name="_Toc15118246"/>
      <w:bookmarkStart w:id="252" w:name="_Toc79392594"/>
      <w:r>
        <w:rPr>
          <w:rFonts w:ascii="宋体" w:hAnsi="宋体" w:cs="宋体" w:hint="eastAsia"/>
          <w:bCs/>
          <w:sz w:val="24"/>
        </w:rPr>
        <w:t>二、基金管理人和基金托管人的更换程序</w:t>
      </w:r>
      <w:bookmarkEnd w:id="250"/>
      <w:bookmarkEnd w:id="251"/>
      <w:bookmarkEnd w:id="252"/>
    </w:p>
    <w:p w:rsidR="005D7C9F" w:rsidRDefault="002A71D1">
      <w:pPr>
        <w:spacing w:line="360" w:lineRule="auto"/>
        <w:ind w:firstLineChars="200" w:firstLine="480"/>
        <w:rPr>
          <w:rFonts w:ascii="宋体" w:hAnsi="宋体" w:cs="宋体"/>
          <w:bCs/>
          <w:sz w:val="24"/>
        </w:rPr>
      </w:pPr>
      <w:bookmarkStart w:id="253" w:name="_Toc22005974"/>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基金管理人的更换程序</w:t>
      </w:r>
      <w:bookmarkEnd w:id="253"/>
    </w:p>
    <w:p w:rsidR="005D7C9F" w:rsidRDefault="002A71D1">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管理人由基金托管人或由单独或合计持有10%以上（含10%）基金份额的基金份额持有人提名；</w:t>
      </w:r>
    </w:p>
    <w:p w:rsidR="005D7C9F" w:rsidRDefault="002A71D1">
      <w:pPr>
        <w:spacing w:line="360" w:lineRule="auto"/>
        <w:ind w:firstLineChars="200" w:firstLine="480"/>
        <w:rPr>
          <w:rFonts w:ascii="宋体" w:hAnsi="宋体" w:cs="宋体"/>
          <w:bCs/>
          <w:sz w:val="24"/>
        </w:rPr>
      </w:pPr>
      <w:r>
        <w:rPr>
          <w:rFonts w:ascii="宋体" w:hAnsi="宋体" w:cs="宋体"/>
          <w:bCs/>
          <w:sz w:val="24"/>
        </w:rPr>
        <w:t>2、决议：基金份额持有人大会在基金管理人职责终止后6个月内对被提名的基金管理人形成决议，该决议需经参加大会的基金份额持有人所持表决权的三分之二以上（含三分之二）表决通过；</w:t>
      </w:r>
    </w:p>
    <w:p w:rsidR="005D7C9F" w:rsidRDefault="002A71D1">
      <w:pPr>
        <w:spacing w:line="360" w:lineRule="auto"/>
        <w:ind w:firstLineChars="200" w:firstLine="480"/>
        <w:rPr>
          <w:rFonts w:ascii="宋体" w:hAnsi="宋体" w:cs="宋体"/>
          <w:bCs/>
          <w:sz w:val="24"/>
        </w:rPr>
      </w:pPr>
      <w:r>
        <w:rPr>
          <w:rFonts w:ascii="宋体" w:hAnsi="宋体" w:cs="宋体"/>
          <w:bCs/>
          <w:sz w:val="24"/>
        </w:rPr>
        <w:t>3、临时基金管理人：</w:t>
      </w:r>
      <w:proofErr w:type="gramStart"/>
      <w:r>
        <w:rPr>
          <w:rFonts w:ascii="宋体" w:hAnsi="宋体" w:cs="宋体"/>
          <w:bCs/>
          <w:sz w:val="24"/>
        </w:rPr>
        <w:t>新任基金</w:t>
      </w:r>
      <w:proofErr w:type="gramEnd"/>
      <w:r>
        <w:rPr>
          <w:rFonts w:ascii="宋体" w:hAnsi="宋体" w:cs="宋体"/>
          <w:bCs/>
          <w:sz w:val="24"/>
        </w:rPr>
        <w:t>管理人产生之前，由中国证监会指定临时基金管理人；</w:t>
      </w:r>
    </w:p>
    <w:p w:rsidR="005D7C9F" w:rsidRDefault="002A71D1">
      <w:pPr>
        <w:spacing w:line="360" w:lineRule="auto"/>
        <w:ind w:firstLineChars="200" w:firstLine="480"/>
        <w:rPr>
          <w:rFonts w:ascii="宋体" w:hAnsi="宋体" w:cs="宋体"/>
          <w:bCs/>
          <w:sz w:val="24"/>
        </w:rPr>
      </w:pPr>
      <w:r>
        <w:rPr>
          <w:rFonts w:ascii="宋体" w:hAnsi="宋体" w:cs="宋体"/>
          <w:bCs/>
          <w:sz w:val="24"/>
        </w:rPr>
        <w:t>4、备案：基金份额持有人大会选任基金管理人的决议须</w:t>
      </w:r>
      <w:r>
        <w:rPr>
          <w:rFonts w:ascii="宋体" w:hAnsi="宋体" w:cs="宋体" w:hint="eastAsia"/>
          <w:bCs/>
          <w:sz w:val="24"/>
        </w:rPr>
        <w:t>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5、公告：基金管理人更换后，由基金托管人在更换基金管理人的基金份额持有人大会决议生效后2个工作日内在指定媒介公告；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6、交接：基金管理人职责终止的，基金管理人应妥善保管基金管理业务资</w:t>
      </w:r>
      <w:r>
        <w:rPr>
          <w:rFonts w:ascii="宋体" w:hAnsi="宋体" w:cs="宋体"/>
          <w:bCs/>
          <w:sz w:val="24"/>
        </w:rPr>
        <w:lastRenderedPageBreak/>
        <w:t>料，及时向临时基金管理人或</w:t>
      </w:r>
      <w:proofErr w:type="gramStart"/>
      <w:r>
        <w:rPr>
          <w:rFonts w:ascii="宋体" w:hAnsi="宋体" w:cs="宋体"/>
          <w:bCs/>
          <w:sz w:val="24"/>
        </w:rPr>
        <w:t>新任基金</w:t>
      </w:r>
      <w:proofErr w:type="gramEnd"/>
      <w:r>
        <w:rPr>
          <w:rFonts w:ascii="宋体" w:hAnsi="宋体" w:cs="宋体"/>
          <w:bCs/>
          <w:sz w:val="24"/>
        </w:rPr>
        <w:t>管理人办理基金管理业务的移交手续，临</w:t>
      </w:r>
      <w:r>
        <w:rPr>
          <w:rFonts w:ascii="宋体" w:hAnsi="宋体" w:cs="宋体" w:hint="eastAsia"/>
          <w:bCs/>
          <w:sz w:val="24"/>
        </w:rPr>
        <w:t>时基金管理人或</w:t>
      </w:r>
      <w:proofErr w:type="gramStart"/>
      <w:r>
        <w:rPr>
          <w:rFonts w:ascii="宋体" w:hAnsi="宋体" w:cs="宋体" w:hint="eastAsia"/>
          <w:bCs/>
          <w:sz w:val="24"/>
        </w:rPr>
        <w:t>新任基金</w:t>
      </w:r>
      <w:proofErr w:type="gramEnd"/>
      <w:r>
        <w:rPr>
          <w:rFonts w:ascii="宋体" w:hAnsi="宋体" w:cs="宋体" w:hint="eastAsia"/>
          <w:bCs/>
          <w:sz w:val="24"/>
        </w:rPr>
        <w:t>管理人应及时接收。</w:t>
      </w:r>
      <w:proofErr w:type="gramStart"/>
      <w:r>
        <w:rPr>
          <w:rFonts w:ascii="宋体" w:hAnsi="宋体" w:cs="宋体" w:hint="eastAsia"/>
          <w:bCs/>
          <w:sz w:val="24"/>
        </w:rPr>
        <w:t>新任基金</w:t>
      </w:r>
      <w:proofErr w:type="gramEnd"/>
      <w:r>
        <w:rPr>
          <w:rFonts w:ascii="宋体" w:hAnsi="宋体" w:cs="宋体" w:hint="eastAsia"/>
          <w:bCs/>
          <w:sz w:val="24"/>
        </w:rPr>
        <w:t>管理人应与基金托管人核对基金资产总值和净值；</w:t>
      </w:r>
    </w:p>
    <w:p w:rsidR="005D7C9F" w:rsidRDefault="002A71D1">
      <w:pPr>
        <w:spacing w:line="360" w:lineRule="auto"/>
        <w:ind w:firstLineChars="200" w:firstLine="480"/>
        <w:rPr>
          <w:rFonts w:ascii="宋体" w:hAnsi="宋体" w:cs="宋体"/>
          <w:bCs/>
          <w:sz w:val="24"/>
        </w:rPr>
      </w:pPr>
      <w:r>
        <w:rPr>
          <w:rFonts w:ascii="宋体" w:hAnsi="宋体" w:cs="宋体"/>
          <w:bCs/>
          <w:sz w:val="24"/>
        </w:rPr>
        <w:t>7、审计：基金管理人职责终止的，应当按照法律法规规定聘请会计师事务所对基金财产进行审计，并将审计结果予以公告，同时报中国证监会备案；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8、基金名称变更：基金管理人更换后，如果原任或</w:t>
      </w:r>
      <w:proofErr w:type="gramStart"/>
      <w:r>
        <w:rPr>
          <w:rFonts w:ascii="宋体" w:hAnsi="宋体" w:cs="宋体"/>
          <w:bCs/>
          <w:sz w:val="24"/>
        </w:rPr>
        <w:t>新任基金</w:t>
      </w:r>
      <w:proofErr w:type="gramEnd"/>
      <w:r>
        <w:rPr>
          <w:rFonts w:ascii="宋体" w:hAnsi="宋体" w:cs="宋体"/>
          <w:bCs/>
          <w:sz w:val="24"/>
        </w:rPr>
        <w:t>管理人要求，应按其要求替换或删除基金名称中与原</w:t>
      </w:r>
      <w:r>
        <w:rPr>
          <w:rFonts w:ascii="宋体" w:hAnsi="宋体" w:cs="宋体" w:hint="eastAsia"/>
          <w:bCs/>
          <w:sz w:val="24"/>
        </w:rPr>
        <w:t>任基金管理人有关的名称字样。</w:t>
      </w:r>
    </w:p>
    <w:p w:rsidR="005D7C9F" w:rsidRDefault="002A71D1">
      <w:pPr>
        <w:spacing w:line="360" w:lineRule="auto"/>
        <w:ind w:firstLineChars="200" w:firstLine="480"/>
        <w:rPr>
          <w:rFonts w:ascii="宋体" w:hAnsi="宋体" w:cs="宋体"/>
          <w:bCs/>
          <w:sz w:val="24"/>
        </w:rPr>
      </w:pPr>
      <w:bookmarkStart w:id="254" w:name="_Toc22005975"/>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基金托管人的更换程序</w:t>
      </w:r>
      <w:bookmarkEnd w:id="254"/>
    </w:p>
    <w:p w:rsidR="005D7C9F" w:rsidRDefault="002A71D1">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托管人由基金管理人或由单独或合计持有10%以上（含10%）基金份额的基金份额持有人提名；</w:t>
      </w:r>
    </w:p>
    <w:p w:rsidR="005D7C9F" w:rsidRDefault="002A71D1">
      <w:pPr>
        <w:spacing w:line="360" w:lineRule="auto"/>
        <w:ind w:firstLineChars="200" w:firstLine="480"/>
        <w:rPr>
          <w:rFonts w:ascii="宋体" w:hAnsi="宋体" w:cs="宋体"/>
          <w:bCs/>
          <w:sz w:val="24"/>
        </w:rPr>
      </w:pPr>
      <w:r>
        <w:rPr>
          <w:rFonts w:ascii="宋体" w:hAnsi="宋体" w:cs="宋体"/>
          <w:bCs/>
          <w:sz w:val="24"/>
        </w:rPr>
        <w:t>2、决议：基金份额持有人大会在基金托管人职责终止后6个月内对被提名的基金托管人形成决议，该决议需经参加大会的基金份额持有人所持表决权的三分之二以上（含三分之二）表决通过；</w:t>
      </w:r>
    </w:p>
    <w:p w:rsidR="005D7C9F" w:rsidRDefault="002A71D1">
      <w:pPr>
        <w:spacing w:line="360" w:lineRule="auto"/>
        <w:ind w:firstLineChars="200" w:firstLine="480"/>
        <w:rPr>
          <w:rFonts w:ascii="宋体" w:hAnsi="宋体" w:cs="宋体"/>
          <w:bCs/>
          <w:sz w:val="24"/>
        </w:rPr>
      </w:pPr>
      <w:r>
        <w:rPr>
          <w:rFonts w:ascii="宋体" w:hAnsi="宋体" w:cs="宋体"/>
          <w:bCs/>
          <w:sz w:val="24"/>
        </w:rPr>
        <w:t>3、临时基金托管人：</w:t>
      </w:r>
      <w:proofErr w:type="gramStart"/>
      <w:r>
        <w:rPr>
          <w:rFonts w:ascii="宋体" w:hAnsi="宋体" w:cs="宋体"/>
          <w:bCs/>
          <w:sz w:val="24"/>
        </w:rPr>
        <w:t>新任基金</w:t>
      </w:r>
      <w:proofErr w:type="gramEnd"/>
      <w:r>
        <w:rPr>
          <w:rFonts w:ascii="宋体" w:hAnsi="宋体" w:cs="宋体"/>
          <w:bCs/>
          <w:sz w:val="24"/>
        </w:rPr>
        <w:t>托管人产生之前，由中国证监会指定临时基金托管人；</w:t>
      </w:r>
    </w:p>
    <w:p w:rsidR="005D7C9F" w:rsidRDefault="002A71D1">
      <w:pPr>
        <w:spacing w:line="360" w:lineRule="auto"/>
        <w:ind w:firstLineChars="200" w:firstLine="480"/>
        <w:rPr>
          <w:rFonts w:ascii="宋体" w:hAnsi="宋体" w:cs="宋体"/>
          <w:bCs/>
          <w:sz w:val="24"/>
        </w:rPr>
      </w:pPr>
      <w:r>
        <w:rPr>
          <w:rFonts w:ascii="宋体" w:hAnsi="宋体" w:cs="宋体"/>
          <w:bCs/>
          <w:sz w:val="24"/>
        </w:rPr>
        <w:t>4、备案：基金份额持有人大会更换基金托管人的决议须</w:t>
      </w:r>
      <w:r>
        <w:rPr>
          <w:rFonts w:ascii="宋体" w:hAnsi="宋体" w:cs="宋体" w:hint="eastAsia"/>
          <w:bCs/>
          <w:sz w:val="24"/>
        </w:rPr>
        <w:t>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5、公告：基金托管人更换后，由基金管理人在更换基金托管人的基金份额持有人大会决议生效后2个工作日内在指定媒介公告</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6、交接：基金托管人职责终止的，应当妥善保管基金财产和基金托管业务资料，及时办理基金财产和基金托管业务的移交手续，</w:t>
      </w:r>
      <w:proofErr w:type="gramStart"/>
      <w:r>
        <w:rPr>
          <w:rFonts w:ascii="宋体" w:hAnsi="宋体" w:cs="宋体"/>
          <w:bCs/>
          <w:sz w:val="24"/>
        </w:rPr>
        <w:t>新任基金</w:t>
      </w:r>
      <w:proofErr w:type="gramEnd"/>
      <w:r>
        <w:rPr>
          <w:rFonts w:ascii="宋体" w:hAnsi="宋体" w:cs="宋体"/>
          <w:bCs/>
          <w:sz w:val="24"/>
        </w:rPr>
        <w:t>托管人或者临时基金托管人应当及时接收。</w:t>
      </w:r>
      <w:proofErr w:type="gramStart"/>
      <w:r>
        <w:rPr>
          <w:rFonts w:ascii="宋体" w:hAnsi="宋体" w:cs="宋体"/>
          <w:bCs/>
          <w:sz w:val="24"/>
        </w:rPr>
        <w:t>新任基金</w:t>
      </w:r>
      <w:proofErr w:type="gramEnd"/>
      <w:r>
        <w:rPr>
          <w:rFonts w:ascii="宋体" w:hAnsi="宋体" w:cs="宋体"/>
          <w:bCs/>
          <w:sz w:val="24"/>
        </w:rPr>
        <w:t>托管人</w:t>
      </w:r>
      <w:r>
        <w:rPr>
          <w:rFonts w:ascii="宋体" w:hAnsi="宋体" w:cs="宋体" w:hint="eastAsia"/>
          <w:bCs/>
          <w:sz w:val="24"/>
        </w:rPr>
        <w:t>应与基金管理人核对基金资产总值和净值；</w:t>
      </w:r>
    </w:p>
    <w:p w:rsidR="005D7C9F" w:rsidRDefault="002A71D1">
      <w:pPr>
        <w:spacing w:line="360" w:lineRule="auto"/>
        <w:ind w:firstLineChars="200" w:firstLine="480"/>
        <w:rPr>
          <w:rFonts w:ascii="宋体" w:hAnsi="宋体" w:cs="宋体"/>
          <w:bCs/>
          <w:sz w:val="24"/>
        </w:rPr>
      </w:pPr>
      <w:r>
        <w:rPr>
          <w:rFonts w:ascii="宋体" w:hAnsi="宋体" w:cs="宋体"/>
          <w:bCs/>
          <w:sz w:val="24"/>
        </w:rPr>
        <w:t>7、审计：基金托管人职责终止的，应当按照法律法规规定聘请会计师事务所对基金财产进行审计，并将审计结果予以公告，同时报中国证监会备案。</w:t>
      </w:r>
    </w:p>
    <w:p w:rsidR="005D7C9F" w:rsidRDefault="002A71D1">
      <w:pPr>
        <w:spacing w:line="360" w:lineRule="auto"/>
        <w:ind w:firstLineChars="200" w:firstLine="480"/>
        <w:rPr>
          <w:rFonts w:ascii="宋体" w:hAnsi="宋体" w:cs="宋体"/>
          <w:bCs/>
          <w:sz w:val="24"/>
        </w:rPr>
      </w:pPr>
      <w:bookmarkStart w:id="255" w:name="_Toc1357"/>
      <w:r>
        <w:rPr>
          <w:rFonts w:ascii="宋体" w:hAnsi="宋体" w:cs="宋体" w:hint="eastAsia"/>
          <w:bCs/>
          <w:sz w:val="24"/>
        </w:rPr>
        <w:t>（三）基金管理人与基金托管人同时更换的条件和程序。</w:t>
      </w:r>
      <w:bookmarkEnd w:id="255"/>
    </w:p>
    <w:p w:rsidR="005D7C9F" w:rsidRDefault="002A71D1">
      <w:pPr>
        <w:spacing w:line="360" w:lineRule="auto"/>
        <w:ind w:firstLineChars="200" w:firstLine="480"/>
        <w:rPr>
          <w:rFonts w:ascii="宋体" w:hAnsi="宋体" w:cs="宋体"/>
          <w:bCs/>
          <w:sz w:val="24"/>
        </w:rPr>
      </w:pPr>
      <w:r>
        <w:rPr>
          <w:rFonts w:ascii="宋体" w:hAnsi="宋体" w:cs="宋体"/>
          <w:bCs/>
          <w:sz w:val="24"/>
        </w:rPr>
        <w:t>1、提名：如果基金管理人和基金托管人同时更换，由单独或合计持有基金总份额10%以上（含10%）的基金份额持有人提名新的基金管理人和基金托管人；</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2、基金管理人和基金托管人的更换分别按上述程序进行；</w:t>
      </w:r>
    </w:p>
    <w:p w:rsidR="005D7C9F" w:rsidRDefault="002A71D1">
      <w:pPr>
        <w:spacing w:line="360" w:lineRule="auto"/>
        <w:ind w:firstLineChars="200" w:firstLine="480"/>
        <w:rPr>
          <w:rFonts w:ascii="宋体" w:hAnsi="宋体" w:cs="宋体"/>
          <w:bCs/>
          <w:sz w:val="24"/>
        </w:rPr>
      </w:pPr>
      <w:r>
        <w:rPr>
          <w:rFonts w:ascii="宋体" w:hAnsi="宋体" w:cs="宋体"/>
          <w:bCs/>
          <w:sz w:val="24"/>
        </w:rPr>
        <w:t>3、公告：</w:t>
      </w:r>
      <w:proofErr w:type="gramStart"/>
      <w:r>
        <w:rPr>
          <w:rFonts w:ascii="宋体" w:hAnsi="宋体" w:cs="宋体"/>
          <w:bCs/>
          <w:sz w:val="24"/>
        </w:rPr>
        <w:t>新任基金</w:t>
      </w:r>
      <w:proofErr w:type="gramEnd"/>
      <w:r>
        <w:rPr>
          <w:rFonts w:ascii="宋体" w:hAnsi="宋体" w:cs="宋体"/>
          <w:bCs/>
          <w:sz w:val="24"/>
        </w:rPr>
        <w:t>管理人和</w:t>
      </w:r>
      <w:proofErr w:type="gramStart"/>
      <w:r>
        <w:rPr>
          <w:rFonts w:ascii="宋体" w:hAnsi="宋体" w:cs="宋体"/>
          <w:bCs/>
          <w:sz w:val="24"/>
        </w:rPr>
        <w:t>新任基金</w:t>
      </w:r>
      <w:proofErr w:type="gramEnd"/>
      <w:r>
        <w:rPr>
          <w:rFonts w:ascii="宋体" w:hAnsi="宋体" w:cs="宋体"/>
          <w:bCs/>
          <w:sz w:val="24"/>
        </w:rPr>
        <w:t>托管人应在更换基金管理人和基金托</w:t>
      </w:r>
      <w:r>
        <w:rPr>
          <w:rFonts w:ascii="宋体" w:hAnsi="宋体" w:cs="宋体"/>
          <w:bCs/>
          <w:sz w:val="24"/>
        </w:rPr>
        <w:lastRenderedPageBreak/>
        <w:t>管人的基金份额持有人大会决议生效后2个工作日内在指定媒介上联合公告。</w:t>
      </w:r>
    </w:p>
    <w:p w:rsidR="005D7C9F" w:rsidRDefault="002A71D1">
      <w:pPr>
        <w:pStyle w:val="1"/>
        <w:spacing w:before="0" w:after="0"/>
        <w:jc w:val="center"/>
        <w:rPr>
          <w:rFonts w:hAnsi="宋体" w:cs="宋体"/>
          <w:color w:val="auto"/>
          <w:sz w:val="30"/>
        </w:rPr>
      </w:pPr>
      <w:r>
        <w:rPr>
          <w:rFonts w:hAnsi="宋体" w:cs="宋体"/>
          <w:b w:val="0"/>
          <w:bCs/>
          <w:color w:val="auto"/>
          <w:kern w:val="2"/>
        </w:rPr>
        <w:br w:type="page"/>
      </w:r>
      <w:bookmarkStart w:id="256" w:name="_Toc739"/>
      <w:bookmarkStart w:id="257" w:name="_Toc98560356"/>
      <w:bookmarkStart w:id="258" w:name="_Toc123051456"/>
      <w:bookmarkStart w:id="259" w:name="_Toc48649708"/>
      <w:bookmarkStart w:id="260" w:name="_Toc17920"/>
      <w:bookmarkStart w:id="261" w:name="_Toc32584"/>
      <w:bookmarkStart w:id="262" w:name="_Toc32092"/>
      <w:bookmarkStart w:id="263" w:name="_Toc123102457"/>
      <w:bookmarkStart w:id="264" w:name="_Toc17198"/>
      <w:bookmarkStart w:id="265" w:name="_Toc141703890"/>
      <w:bookmarkStart w:id="266" w:name="_Toc29408"/>
      <w:bookmarkStart w:id="267" w:name="_Toc123112238"/>
      <w:bookmarkStart w:id="268" w:name="_Toc21237"/>
      <w:bookmarkStart w:id="269" w:name="_Toc8791"/>
      <w:bookmarkStart w:id="270" w:name="_Toc139991740"/>
      <w:bookmarkStart w:id="271" w:name="_Toc3329"/>
      <w:bookmarkStart w:id="272" w:name="_Toc5170"/>
      <w:bookmarkStart w:id="273" w:name="_Toc79392622"/>
      <w:bookmarkStart w:id="274" w:name="_Toc70077080"/>
      <w:r>
        <w:rPr>
          <w:rFonts w:hAnsi="宋体" w:cs="宋体" w:hint="eastAsia"/>
          <w:color w:val="auto"/>
          <w:sz w:val="30"/>
        </w:rPr>
        <w:lastRenderedPageBreak/>
        <w:t>第十部分</w:t>
      </w:r>
      <w:r>
        <w:rPr>
          <w:rFonts w:hAnsi="宋体" w:cs="宋体"/>
          <w:color w:val="auto"/>
          <w:sz w:val="30"/>
        </w:rPr>
        <w:t xml:space="preserve">  </w:t>
      </w:r>
      <w:r>
        <w:rPr>
          <w:rFonts w:hAnsi="宋体" w:cs="宋体" w:hint="eastAsia"/>
          <w:color w:val="auto"/>
          <w:sz w:val="30"/>
        </w:rPr>
        <w:t>基金的托管</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rsidR="005D7C9F" w:rsidRDefault="005D7C9F">
      <w:pPr>
        <w:autoSpaceDE w:val="0"/>
        <w:autoSpaceDN w:val="0"/>
        <w:spacing w:line="360" w:lineRule="auto"/>
        <w:textAlignment w:val="bottom"/>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基金托管人和基金管理人按照《基金法》、《基金合同》及其他有关规定订立托管协议。</w:t>
      </w:r>
    </w:p>
    <w:p w:rsidR="005D7C9F" w:rsidRDefault="002A71D1">
      <w:pPr>
        <w:autoSpaceDE w:val="0"/>
        <w:autoSpaceDN w:val="0"/>
        <w:spacing w:line="360" w:lineRule="auto"/>
        <w:ind w:firstLineChars="200" w:firstLine="480"/>
        <w:textAlignment w:val="bottom"/>
        <w:rPr>
          <w:rFonts w:ascii="宋体" w:hAnsi="宋体" w:cs="宋体"/>
          <w:bCs/>
          <w:sz w:val="24"/>
        </w:rPr>
      </w:pPr>
      <w:r>
        <w:rPr>
          <w:rFonts w:ascii="宋体" w:hAnsi="宋体" w:cs="宋体" w:hint="eastAsia"/>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275" w:name="_Toc123051457"/>
      <w:bookmarkStart w:id="276" w:name="_Toc98560357"/>
      <w:bookmarkStart w:id="277" w:name="_Toc2255"/>
      <w:bookmarkStart w:id="278" w:name="_Toc139991741"/>
      <w:bookmarkStart w:id="279" w:name="_Toc26383"/>
      <w:bookmarkStart w:id="280" w:name="_Toc123112239"/>
      <w:bookmarkStart w:id="281" w:name="_Toc123102458"/>
      <w:bookmarkStart w:id="282" w:name="_Toc141703891"/>
      <w:bookmarkStart w:id="283" w:name="_Toc3244"/>
      <w:bookmarkStart w:id="284" w:name="_Toc26084"/>
      <w:bookmarkStart w:id="285" w:name="_Toc16789"/>
      <w:bookmarkStart w:id="286" w:name="_Toc21886"/>
      <w:bookmarkStart w:id="287" w:name="_Toc19520"/>
      <w:bookmarkStart w:id="288" w:name="_Toc22674"/>
      <w:bookmarkStart w:id="289" w:name="_Toc79392624"/>
      <w:bookmarkStart w:id="290" w:name="_Toc26152"/>
      <w:bookmarkStart w:id="291" w:name="_Toc14725"/>
      <w:bookmarkStart w:id="292" w:name="_Toc48649710"/>
      <w:bookmarkStart w:id="293" w:name="_Toc70077081"/>
      <w:r>
        <w:rPr>
          <w:rFonts w:hAnsi="宋体" w:cs="宋体" w:hint="eastAsia"/>
          <w:color w:val="auto"/>
          <w:sz w:val="30"/>
        </w:rPr>
        <w:lastRenderedPageBreak/>
        <w:t>第十一部分</w:t>
      </w:r>
      <w:r>
        <w:rPr>
          <w:rFonts w:hAnsi="宋体" w:cs="宋体"/>
          <w:color w:val="auto"/>
          <w:sz w:val="30"/>
        </w:rPr>
        <w:t xml:space="preserve">  </w:t>
      </w:r>
      <w:r>
        <w:rPr>
          <w:rFonts w:hAnsi="宋体" w:cs="宋体" w:hint="eastAsia"/>
          <w:color w:val="auto"/>
          <w:sz w:val="30"/>
        </w:rPr>
        <w:t>基金份额的登记</w:t>
      </w:r>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p w:rsidR="005D7C9F" w:rsidRDefault="005D7C9F">
      <w:pPr>
        <w:autoSpaceDE w:val="0"/>
        <w:autoSpaceDN w:val="0"/>
        <w:spacing w:line="360" w:lineRule="auto"/>
        <w:textAlignment w:val="bottom"/>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一、基金份额的登记业务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二、基金登记业务办理机构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三、基金登记机构的权利</w:t>
      </w:r>
      <w:bookmarkStart w:id="294" w:name="_Hlt88820748"/>
      <w:bookmarkEnd w:id="294"/>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基金登记机构享有以下权利：</w:t>
      </w:r>
    </w:p>
    <w:p w:rsidR="005D7C9F" w:rsidRDefault="002A71D1">
      <w:pPr>
        <w:spacing w:line="360" w:lineRule="auto"/>
        <w:ind w:firstLineChars="200" w:firstLine="480"/>
        <w:rPr>
          <w:rFonts w:ascii="宋体" w:hAnsi="宋体" w:cs="宋体"/>
          <w:bCs/>
          <w:sz w:val="24"/>
        </w:rPr>
      </w:pPr>
      <w:r>
        <w:rPr>
          <w:rFonts w:ascii="宋体" w:hAnsi="宋体" w:cs="宋体"/>
          <w:bCs/>
          <w:sz w:val="24"/>
        </w:rPr>
        <w:t>1、取得登记费；</w:t>
      </w:r>
    </w:p>
    <w:p w:rsidR="005D7C9F" w:rsidRDefault="002A71D1">
      <w:pPr>
        <w:spacing w:line="360" w:lineRule="auto"/>
        <w:ind w:firstLineChars="200" w:firstLine="480"/>
        <w:rPr>
          <w:rFonts w:ascii="宋体" w:hAnsi="宋体" w:cs="宋体"/>
          <w:bCs/>
          <w:sz w:val="24"/>
        </w:rPr>
      </w:pPr>
      <w:r>
        <w:rPr>
          <w:rFonts w:ascii="宋体" w:hAnsi="宋体" w:cs="宋体"/>
          <w:bCs/>
          <w:sz w:val="24"/>
        </w:rPr>
        <w:t>2、建立和管理投资者基金账户；</w:t>
      </w:r>
    </w:p>
    <w:p w:rsidR="005D7C9F" w:rsidRDefault="002A71D1">
      <w:pPr>
        <w:spacing w:line="360" w:lineRule="auto"/>
        <w:ind w:firstLineChars="200" w:firstLine="480"/>
        <w:rPr>
          <w:rFonts w:ascii="宋体" w:hAnsi="宋体" w:cs="宋体"/>
          <w:bCs/>
          <w:sz w:val="24"/>
        </w:rPr>
      </w:pPr>
      <w:r>
        <w:rPr>
          <w:rFonts w:ascii="宋体" w:hAnsi="宋体" w:cs="宋体"/>
          <w:bCs/>
          <w:sz w:val="24"/>
        </w:rPr>
        <w:t>3、保管基金份额持有人开户资料、交易资料、基金份额持有人名册等；</w:t>
      </w:r>
    </w:p>
    <w:p w:rsidR="005D7C9F" w:rsidRDefault="002A71D1">
      <w:pPr>
        <w:spacing w:line="360" w:lineRule="auto"/>
        <w:ind w:firstLineChars="200" w:firstLine="480"/>
        <w:rPr>
          <w:rFonts w:ascii="宋体" w:hAnsi="宋体" w:cs="宋体"/>
          <w:bCs/>
          <w:sz w:val="24"/>
        </w:rPr>
      </w:pPr>
      <w:r>
        <w:rPr>
          <w:rFonts w:ascii="宋体" w:hAnsi="宋体" w:cs="宋体"/>
          <w:bCs/>
          <w:sz w:val="24"/>
        </w:rPr>
        <w:t>4、在法律法规允许的范围内，制定和调整登记业务相关规则，并依照有关规定于开始实施前在指定媒介上公告；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5、法律法规及中国证监会规定的和《基金合同》约定的其他权利。</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四、基金登记机构的义务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基金登记机构承担以下义务：</w:t>
      </w:r>
    </w:p>
    <w:p w:rsidR="005D7C9F" w:rsidRDefault="002A71D1">
      <w:pPr>
        <w:spacing w:line="360" w:lineRule="auto"/>
        <w:ind w:firstLineChars="200" w:firstLine="480"/>
        <w:rPr>
          <w:rFonts w:ascii="宋体" w:hAnsi="宋体" w:cs="宋体"/>
          <w:bCs/>
          <w:sz w:val="24"/>
        </w:rPr>
      </w:pPr>
      <w:r>
        <w:rPr>
          <w:rFonts w:ascii="宋体" w:hAnsi="宋体" w:cs="宋体"/>
          <w:bCs/>
          <w:sz w:val="24"/>
        </w:rPr>
        <w:t>1、配备足够的专业人员办理本基金份额的登记业务；</w:t>
      </w:r>
    </w:p>
    <w:p w:rsidR="005D7C9F" w:rsidRDefault="002A71D1">
      <w:pPr>
        <w:spacing w:line="360" w:lineRule="auto"/>
        <w:ind w:firstLineChars="200" w:firstLine="480"/>
        <w:rPr>
          <w:rFonts w:ascii="宋体" w:hAnsi="宋体" w:cs="宋体"/>
          <w:bCs/>
          <w:sz w:val="24"/>
        </w:rPr>
      </w:pPr>
      <w:r>
        <w:rPr>
          <w:rFonts w:ascii="宋体" w:hAnsi="宋体" w:cs="宋体"/>
          <w:bCs/>
          <w:sz w:val="24"/>
        </w:rPr>
        <w:t>2、严格按照法律法规和《基金合同》规定的条件办理本基金份额的登记业务；</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3、妥善保存登记数据，并将基金份额持有人名称、身份信息及基金份额明细等数据备份至中国证监会认定的机构。其保存期限自基金账户销户之日起不得少于二十年；</w:t>
      </w:r>
    </w:p>
    <w:p w:rsidR="005D7C9F" w:rsidRDefault="002A71D1">
      <w:pPr>
        <w:spacing w:line="360" w:lineRule="auto"/>
        <w:ind w:firstLineChars="200" w:firstLine="480"/>
        <w:rPr>
          <w:rFonts w:ascii="宋体" w:hAnsi="宋体" w:cs="宋体"/>
          <w:bCs/>
          <w:sz w:val="24"/>
        </w:rPr>
      </w:pPr>
      <w:r>
        <w:rPr>
          <w:rFonts w:ascii="宋体" w:hAnsi="宋体" w:cs="宋体"/>
          <w:bCs/>
          <w:sz w:val="24"/>
        </w:rPr>
        <w:t>4、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5D7C9F" w:rsidRDefault="002A71D1">
      <w:pPr>
        <w:spacing w:line="360" w:lineRule="auto"/>
        <w:ind w:firstLineChars="200" w:firstLine="480"/>
        <w:rPr>
          <w:rFonts w:ascii="宋体" w:hAnsi="宋体" w:cs="宋体"/>
          <w:bCs/>
          <w:sz w:val="24"/>
        </w:rPr>
      </w:pPr>
      <w:r>
        <w:rPr>
          <w:rFonts w:ascii="宋体" w:hAnsi="宋体" w:cs="宋体"/>
          <w:bCs/>
          <w:sz w:val="24"/>
        </w:rPr>
        <w:t>5、按《基金合同》及招募说明书规定为投资者办理</w:t>
      </w:r>
      <w:proofErr w:type="gramStart"/>
      <w:r>
        <w:rPr>
          <w:rFonts w:ascii="宋体" w:hAnsi="宋体" w:cs="宋体"/>
          <w:bCs/>
          <w:sz w:val="24"/>
        </w:rPr>
        <w:t>非交易</w:t>
      </w:r>
      <w:proofErr w:type="gramEnd"/>
      <w:r>
        <w:rPr>
          <w:rFonts w:ascii="宋体" w:hAnsi="宋体" w:cs="宋体"/>
          <w:bCs/>
          <w:sz w:val="24"/>
        </w:rPr>
        <w:t>过户业务、提供其他必要的服务；</w:t>
      </w:r>
    </w:p>
    <w:p w:rsidR="005D7C9F" w:rsidRDefault="002A71D1">
      <w:pPr>
        <w:spacing w:line="360" w:lineRule="auto"/>
        <w:ind w:firstLineChars="200" w:firstLine="480"/>
        <w:rPr>
          <w:rFonts w:ascii="宋体" w:hAnsi="宋体" w:cs="宋体"/>
          <w:bCs/>
          <w:sz w:val="24"/>
        </w:rPr>
      </w:pPr>
      <w:r>
        <w:rPr>
          <w:rFonts w:ascii="宋体" w:hAnsi="宋体" w:cs="宋体"/>
          <w:bCs/>
          <w:sz w:val="24"/>
        </w:rPr>
        <w:t>6、接受基金管理人的监督；</w:t>
      </w:r>
    </w:p>
    <w:p w:rsidR="005D7C9F" w:rsidRDefault="002A71D1">
      <w:pPr>
        <w:spacing w:line="360" w:lineRule="auto"/>
        <w:ind w:firstLineChars="200" w:firstLine="480"/>
        <w:rPr>
          <w:rFonts w:ascii="宋体" w:hAnsi="宋体" w:cs="宋体"/>
          <w:bCs/>
          <w:sz w:val="24"/>
        </w:rPr>
      </w:pPr>
      <w:r>
        <w:rPr>
          <w:rFonts w:ascii="宋体" w:hAnsi="宋体" w:cs="宋体"/>
          <w:bCs/>
          <w:sz w:val="24"/>
        </w:rPr>
        <w:t>7、法律法规及中国证监会规定的和《基金合同》约定的其他义务。</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295" w:name="_Toc11395"/>
      <w:bookmarkStart w:id="296" w:name="_Toc578"/>
      <w:bookmarkStart w:id="297" w:name="_Toc2981"/>
      <w:bookmarkStart w:id="298" w:name="_Toc16437"/>
      <w:bookmarkStart w:id="299" w:name="_Toc3872"/>
      <w:bookmarkStart w:id="300" w:name="_Toc21917"/>
      <w:bookmarkStart w:id="301" w:name="_Toc5477"/>
      <w:bookmarkStart w:id="302" w:name="_Toc11351"/>
      <w:bookmarkStart w:id="303" w:name="_Toc22538"/>
      <w:bookmarkStart w:id="304" w:name="_Toc801"/>
      <w:bookmarkStart w:id="305" w:name="_Toc70077082"/>
      <w:r>
        <w:rPr>
          <w:rFonts w:hAnsi="宋体" w:cs="宋体" w:hint="eastAsia"/>
          <w:color w:val="auto"/>
          <w:sz w:val="30"/>
        </w:rPr>
        <w:lastRenderedPageBreak/>
        <w:t>第十二部分</w:t>
      </w:r>
      <w:r>
        <w:rPr>
          <w:rFonts w:hAnsi="宋体" w:cs="宋体"/>
          <w:color w:val="auto"/>
          <w:sz w:val="30"/>
        </w:rPr>
        <w:t xml:space="preserve">  </w:t>
      </w:r>
      <w:r>
        <w:rPr>
          <w:rFonts w:hAnsi="宋体" w:cs="宋体" w:hint="eastAsia"/>
          <w:color w:val="auto"/>
          <w:sz w:val="30"/>
        </w:rPr>
        <w:t>基金的投资</w:t>
      </w:r>
      <w:bookmarkEnd w:id="295"/>
      <w:bookmarkEnd w:id="296"/>
      <w:bookmarkEnd w:id="297"/>
      <w:bookmarkEnd w:id="298"/>
      <w:bookmarkEnd w:id="299"/>
      <w:bookmarkEnd w:id="300"/>
      <w:bookmarkEnd w:id="301"/>
      <w:bookmarkEnd w:id="302"/>
      <w:bookmarkEnd w:id="303"/>
      <w:bookmarkEnd w:id="304"/>
      <w:bookmarkEnd w:id="305"/>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一、投资目标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本基金将投资组合的平均剩余期限控制在270天以内，力争在保持投资组合较高流动性的前提下，获取超越业绩比较基准的投资回报。</w:t>
      </w:r>
    </w:p>
    <w:p w:rsidR="005D7C9F" w:rsidRDefault="005D7C9F">
      <w:pPr>
        <w:spacing w:line="360" w:lineRule="auto"/>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二、投资范围</w:t>
      </w:r>
    </w:p>
    <w:p w:rsidR="005D7C9F" w:rsidRDefault="002A71D1">
      <w:pPr>
        <w:spacing w:line="360" w:lineRule="auto"/>
        <w:ind w:firstLine="480"/>
        <w:rPr>
          <w:rFonts w:ascii="宋体" w:hAnsi="宋体" w:cs="宋体"/>
          <w:bCs/>
          <w:sz w:val="24"/>
        </w:rPr>
      </w:pPr>
      <w:r>
        <w:rPr>
          <w:rFonts w:ascii="宋体" w:hAnsi="宋体" w:cs="宋体" w:hint="eastAsia"/>
          <w:bCs/>
          <w:sz w:val="24"/>
        </w:rPr>
        <w:t>本基金主要投资于具有良好流动性的金融工具，包括国债、政府支持机构债券、政府支持债券、地方政府债、金融债、企业债、公司债（含证券公司短期公司债券）、商业银行次级债、中期票据、短期融资</w:t>
      </w:r>
      <w:proofErr w:type="gramStart"/>
      <w:r>
        <w:rPr>
          <w:rFonts w:ascii="宋体" w:hAnsi="宋体" w:cs="宋体" w:hint="eastAsia"/>
          <w:bCs/>
          <w:sz w:val="24"/>
        </w:rPr>
        <w:t>券</w:t>
      </w:r>
      <w:proofErr w:type="gramEnd"/>
      <w:r>
        <w:rPr>
          <w:rFonts w:ascii="宋体" w:hAnsi="宋体" w:cs="宋体" w:hint="eastAsia"/>
          <w:bCs/>
          <w:sz w:val="24"/>
        </w:rPr>
        <w:t>（含超级短期融资</w:t>
      </w:r>
      <w:proofErr w:type="gramStart"/>
      <w:r>
        <w:rPr>
          <w:rFonts w:ascii="宋体" w:hAnsi="宋体" w:cs="宋体" w:hint="eastAsia"/>
          <w:bCs/>
          <w:sz w:val="24"/>
        </w:rPr>
        <w:t>券</w:t>
      </w:r>
      <w:proofErr w:type="gramEnd"/>
      <w:r>
        <w:rPr>
          <w:rFonts w:ascii="宋体" w:hAnsi="宋体" w:cs="宋体" w:hint="eastAsia"/>
          <w:bCs/>
          <w:sz w:val="24"/>
        </w:rPr>
        <w:t>）、可转换债券（</w:t>
      </w:r>
      <w:proofErr w:type="gramStart"/>
      <w:r>
        <w:rPr>
          <w:rFonts w:ascii="宋体" w:hAnsi="宋体" w:cs="宋体" w:hint="eastAsia"/>
          <w:bCs/>
          <w:sz w:val="24"/>
        </w:rPr>
        <w:t>含可分离</w:t>
      </w:r>
      <w:proofErr w:type="gramEnd"/>
      <w:r>
        <w:rPr>
          <w:rFonts w:ascii="宋体" w:hAnsi="宋体" w:cs="宋体" w:hint="eastAsia"/>
          <w:bCs/>
          <w:sz w:val="24"/>
        </w:rPr>
        <w:t>交易可转债）、可交换债券、资产支持证券、银行存款、债券回购、中央银行票据、同业存单，国债期货等法律法规或中国证监会允许基金投资的其他金融工具。</w:t>
      </w:r>
    </w:p>
    <w:p w:rsidR="005D7C9F" w:rsidRDefault="002A71D1">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如法律法规或监管机构以后允许基金投资其他品种，本基金可将其纳入投资范围。</w:t>
      </w:r>
    </w:p>
    <w:p w:rsidR="005D7C9F" w:rsidRDefault="002A71D1">
      <w:pPr>
        <w:spacing w:line="360" w:lineRule="auto"/>
        <w:ind w:firstLine="480"/>
        <w:rPr>
          <w:rFonts w:ascii="宋体" w:hAnsi="宋体" w:cs="宋体"/>
          <w:bCs/>
          <w:sz w:val="24"/>
        </w:rPr>
      </w:pPr>
      <w:r>
        <w:rPr>
          <w:rFonts w:ascii="宋体" w:hAnsi="宋体" w:cs="宋体" w:hint="eastAsia"/>
          <w:bCs/>
          <w:sz w:val="24"/>
        </w:rPr>
        <w:t>本基金的投资组合比例为：本基金投资于债券的比例不低于基金资产的80%，其中，本基金投资于信用评级在AA级（含）以上的超短债主</w:t>
      </w:r>
      <w:proofErr w:type="gramStart"/>
      <w:r>
        <w:rPr>
          <w:rFonts w:ascii="宋体" w:hAnsi="宋体" w:cs="宋体" w:hint="eastAsia"/>
          <w:bCs/>
          <w:sz w:val="24"/>
        </w:rPr>
        <w:t>题证券</w:t>
      </w:r>
      <w:proofErr w:type="gramEnd"/>
      <w:r>
        <w:rPr>
          <w:rFonts w:ascii="宋体" w:hAnsi="宋体" w:cs="宋体" w:hint="eastAsia"/>
          <w:bCs/>
          <w:sz w:val="24"/>
        </w:rPr>
        <w:t>的比例不低于非现金基金资产的80%。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spacing w:line="360" w:lineRule="auto"/>
        <w:ind w:firstLine="480"/>
        <w:rPr>
          <w:rFonts w:ascii="宋体" w:hAnsi="宋体" w:cs="宋体"/>
          <w:bCs/>
          <w:sz w:val="24"/>
        </w:rPr>
      </w:pPr>
      <w:r>
        <w:rPr>
          <w:rFonts w:ascii="宋体" w:hAnsi="宋体" w:cs="宋体" w:hint="eastAsia"/>
          <w:bCs/>
          <w:sz w:val="24"/>
        </w:rPr>
        <w:t>本基金所指的超短债主题证券，系指剩余期限在</w:t>
      </w:r>
      <w:r>
        <w:rPr>
          <w:rFonts w:ascii="宋体" w:hAnsi="宋体" w:cs="宋体"/>
          <w:bCs/>
          <w:sz w:val="24"/>
        </w:rPr>
        <w:t>270</w:t>
      </w:r>
      <w:r>
        <w:rPr>
          <w:rFonts w:ascii="宋体" w:hAnsi="宋体" w:cs="宋体" w:hint="eastAsia"/>
          <w:bCs/>
          <w:sz w:val="24"/>
        </w:rPr>
        <w:t>天（含</w:t>
      </w:r>
      <w:r>
        <w:rPr>
          <w:rFonts w:ascii="宋体" w:hAnsi="宋体" w:cs="宋体"/>
          <w:bCs/>
          <w:sz w:val="24"/>
        </w:rPr>
        <w:t>270</w:t>
      </w:r>
      <w:r>
        <w:rPr>
          <w:rFonts w:ascii="宋体" w:hAnsi="宋体" w:cs="宋体" w:hint="eastAsia"/>
          <w:bCs/>
          <w:sz w:val="24"/>
        </w:rPr>
        <w:t>天）以内的国债、政府支持机构债券、政府支持债券、地方政府债、金融债、企业债、公司债（含证券公司短期公司债券）、商业银行次级债、中期票据、短期融资</w:t>
      </w:r>
      <w:proofErr w:type="gramStart"/>
      <w:r>
        <w:rPr>
          <w:rFonts w:ascii="宋体" w:hAnsi="宋体" w:cs="宋体" w:hint="eastAsia"/>
          <w:bCs/>
          <w:sz w:val="24"/>
        </w:rPr>
        <w:t>券</w:t>
      </w:r>
      <w:proofErr w:type="gramEnd"/>
      <w:r>
        <w:rPr>
          <w:rFonts w:ascii="宋体" w:hAnsi="宋体" w:cs="宋体" w:hint="eastAsia"/>
          <w:bCs/>
          <w:sz w:val="24"/>
        </w:rPr>
        <w:t>（含超级短期融资</w:t>
      </w:r>
      <w:proofErr w:type="gramStart"/>
      <w:r>
        <w:rPr>
          <w:rFonts w:ascii="宋体" w:hAnsi="宋体" w:cs="宋体" w:hint="eastAsia"/>
          <w:bCs/>
          <w:sz w:val="24"/>
        </w:rPr>
        <w:t>券</w:t>
      </w:r>
      <w:proofErr w:type="gramEnd"/>
      <w:r>
        <w:rPr>
          <w:rFonts w:ascii="宋体" w:hAnsi="宋体" w:cs="宋体" w:hint="eastAsia"/>
          <w:bCs/>
          <w:sz w:val="24"/>
        </w:rPr>
        <w:t>）、可转换债券（</w:t>
      </w:r>
      <w:proofErr w:type="gramStart"/>
      <w:r>
        <w:rPr>
          <w:rFonts w:ascii="宋体" w:hAnsi="宋体" w:cs="宋体" w:hint="eastAsia"/>
          <w:bCs/>
          <w:sz w:val="24"/>
        </w:rPr>
        <w:t>含可分离</w:t>
      </w:r>
      <w:proofErr w:type="gramEnd"/>
      <w:r>
        <w:rPr>
          <w:rFonts w:ascii="宋体" w:hAnsi="宋体" w:cs="宋体" w:hint="eastAsia"/>
          <w:bCs/>
          <w:sz w:val="24"/>
        </w:rPr>
        <w:t>交易可转债）、可交换债券。</w:t>
      </w:r>
    </w:p>
    <w:p w:rsidR="005D7C9F" w:rsidRDefault="005D7C9F">
      <w:pPr>
        <w:spacing w:line="360" w:lineRule="auto"/>
        <w:ind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三、投资策略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为了保持本基金明显的收益风险特征，本基金投资组合的平均剩余期限将控制在270天以内，主要</w:t>
      </w:r>
      <w:r>
        <w:rPr>
          <w:rFonts w:ascii="宋体" w:hAnsi="宋体" w:cs="宋体"/>
          <w:bCs/>
          <w:sz w:val="24"/>
        </w:rPr>
        <w:t>投资</w:t>
      </w:r>
      <w:r>
        <w:rPr>
          <w:rFonts w:ascii="宋体" w:hAnsi="宋体" w:cs="宋体" w:hint="eastAsia"/>
          <w:bCs/>
          <w:sz w:val="24"/>
        </w:rPr>
        <w:t>超短债主题证券，力争在保持投资组合较高流动性的前提下，获取超越业绩比较基准的投资回报。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1、</w:t>
      </w:r>
      <w:proofErr w:type="gramStart"/>
      <w:r>
        <w:rPr>
          <w:rFonts w:ascii="宋体" w:hAnsi="宋体" w:cs="宋体" w:hint="eastAsia"/>
          <w:bCs/>
          <w:sz w:val="24"/>
        </w:rPr>
        <w:t>久期策略</w:t>
      </w:r>
      <w:proofErr w:type="gramEnd"/>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将在分析宏观经济指标和财政货币政策等的基础上，对未来较长的一段时间内的市场利率变化趋势进行预测，决定组合的久期，并通过不同债券剩余期限的合理分布，有效地控制利率波动对基金净值波动的影响，并尽可能提高基金收益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2、收益率曲线策略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收益率曲线策略是基于对收益率曲线变化特征的分析，预测收益率曲线的变化趋势，并据此进行投资组合的构建。收益率曲线策略有两方面的内容，一是收益率曲线本身的变化，根据收益率曲线可能向上移动或向下移动，降低或加长整个投资组合的平均剩余期限。二是根据收益率曲线上不同年限收益率的息差特征，通过骑乘策略，投资于最有投资价值的债券。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3、买入并持有策略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本基金的投资对象主要是短期的固定收益类投资工具，一般情况下，本基金对这些短期债务融资工具，采取买入并持有策略，以便降低基金净值的波动性。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4、相对价值挖掘策略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市场分割、信息不对称、发行人信用等级意外变化、新债发行、节假日效应等情况有可能造成短期内的市场失衡，带来一定的投资机会。本基金通过分析短期市场机会发生的动因，研究其中的规律，据此调整组合配置，改进操作方法，积极利用市场机会获得超额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5、资产支持证券投资策略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本基金投资资产支持证券将采取自上而下和自下而上相结合的投资策略。自上而下投资策略指基金管理人在</w:t>
      </w:r>
      <w:proofErr w:type="gramStart"/>
      <w:r>
        <w:rPr>
          <w:rFonts w:ascii="宋体" w:hAnsi="宋体" w:cs="宋体" w:hint="eastAsia"/>
          <w:bCs/>
          <w:sz w:val="24"/>
        </w:rPr>
        <w:t>平均久期配置</w:t>
      </w:r>
      <w:proofErr w:type="gramEnd"/>
      <w:r>
        <w:rPr>
          <w:rFonts w:ascii="宋体" w:hAnsi="宋体" w:cs="宋体" w:hint="eastAsia"/>
          <w:bCs/>
          <w:sz w:val="24"/>
        </w:rPr>
        <w:t>策略与期限结构配置策略基础上，运用数量化或定性分析方法对资产支持证券的利率风险、提前偿付风险、流动性风险溢价、税收溢价等因素进行分析，对收益率走势及其收益和风险进行判断。自下而上投资策略指基金管理人运用数量化或定性分析方法对资产池信用风险进行分析和度量，选择风险与收益相匹配的更优品种进行配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6、国债期货投资策略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为更好地管理投资组合的利率风险、改善组合的风险收益特性，本基金将本着谨慎的原则，以套期保值为目的，在风险可控的前提下，参与国债期货的投资。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7、其他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未来，随着市场的发展和基金管理运作的需要，基金管理人可以在不改变投资目标的前提下，遵循法律法规的规定，相应调整或更新投资策略，并在招募说明书更新中公告。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四、投资限制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1、组合限制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（1）本基金投资于债券的比例不低于基金资产的80%，其中，本基金投资于信用评级在AA级（含）以上的超短债主</w:t>
      </w:r>
      <w:proofErr w:type="gramStart"/>
      <w:r>
        <w:rPr>
          <w:rFonts w:ascii="宋体" w:hAnsi="宋体" w:cs="宋体" w:hint="eastAsia"/>
          <w:bCs/>
          <w:sz w:val="24"/>
        </w:rPr>
        <w:t>题证券</w:t>
      </w:r>
      <w:proofErr w:type="gramEnd"/>
      <w:r>
        <w:rPr>
          <w:rFonts w:ascii="宋体" w:hAnsi="宋体" w:cs="宋体" w:hint="eastAsia"/>
          <w:bCs/>
          <w:sz w:val="24"/>
        </w:rPr>
        <w:t>的比例不低于非现金基金资产的80%；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（3）本基金持有一家公司发行的证券，其市值不得超过基金资产净值的10％；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（4）本基金管理人管理的全部基金持有一家公司发行的证券，不超过该证券的10％；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）本基金投资于同一原始权益人的各类资产支持证券的比例，不得超过基金资产净值的10％；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）本基金持有的全部资产支持证券，其市值不得超过基金资产净值的20％；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）本基金持有的同一（指同一信用级别）资产支持证券的比例，不得超过该资产支持证券规模的10％；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）本基金管理人管理的全部基金投资于同一原始权益人的各类资产支持证券，不得超过其各类资产支持证券合计规模的10％；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w:t>
      </w:r>
      <w:r>
        <w:rPr>
          <w:rFonts w:ascii="宋体" w:hAnsi="宋体" w:cs="宋体" w:hint="eastAsia"/>
          <w:bCs/>
          <w:sz w:val="24"/>
        </w:rPr>
        <w:t>）本基金应投资于信用级别评级为BBB以上（含BBB）的资产支持证券。基金持有资产支持证券期间，如果其信用等级下降、不再符合投资标准，应在评级报告发布之日起3个月内予以全部卖出；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（1</w:t>
      </w:r>
      <w:r>
        <w:rPr>
          <w:rFonts w:ascii="宋体" w:hAnsi="宋体" w:cs="宋体"/>
          <w:bCs/>
          <w:sz w:val="24"/>
        </w:rPr>
        <w:t>0</w:t>
      </w:r>
      <w:r>
        <w:rPr>
          <w:rFonts w:ascii="宋体" w:hAnsi="宋体" w:cs="宋体" w:hint="eastAsia"/>
          <w:bCs/>
          <w:sz w:val="24"/>
        </w:rPr>
        <w:t>）本基金进入全国银行间同业市场进行债券回购的资金余额不得超过基金资产净值的40%，本基金在全国银行间同业市场的债券回购最长期限为1年，债券回购到期后不得展期；</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）本基金总资产不得超过基金净资产的140%；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2</w:t>
      </w:r>
      <w:r>
        <w:rPr>
          <w:rFonts w:ascii="宋体" w:hAnsi="宋体" w:cs="宋体" w:hint="eastAsia"/>
          <w:bCs/>
          <w:sz w:val="24"/>
        </w:rPr>
        <w:t>）本基金参与国债期货投资，应遵循下列比例限制：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1）本基金在任何交易日日终，持有的买入国债期货合约价值，不得超过本基金资产净值的15%；</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2）本基金在任何交易日日终，持有的卖出国债期货合约价值不得超过本基金持有的债券总市值的30%；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3）本基金所持有的债券（不含到期日在一年以内的政府债券）市值和买入、卖出国债期货合约价值，合计（轧差计算）应当符合基金合同关于债券投资比例的有关约定；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4）本基金在任何交易日内交易（不包括平仓）的国债期货合约的成交金额不得超过上一交易日基金资产净值的30%；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3</w:t>
      </w:r>
      <w:r>
        <w:rPr>
          <w:rFonts w:ascii="宋体" w:hAnsi="宋体" w:cs="宋体" w:hint="eastAsia"/>
          <w:bCs/>
          <w:sz w:val="24"/>
        </w:rPr>
        <w:t>）本基金主动投资于流动性受限资产的市值合计不得超过基金资产净值的15%。因证券市场波动、基金规模变动等基金管理人之外的因素致使基金不符合本项规定比例限制的，基金管理人不得主动新增流动性受限资产的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4</w:t>
      </w:r>
      <w:r>
        <w:rPr>
          <w:rFonts w:ascii="宋体" w:hAnsi="宋体" w:cs="宋体" w:hint="eastAsia"/>
          <w:bCs/>
          <w:sz w:val="24"/>
        </w:rPr>
        <w:t>）本基金与私募类</w:t>
      </w:r>
      <w:proofErr w:type="gramStart"/>
      <w:r>
        <w:rPr>
          <w:rFonts w:ascii="宋体" w:hAnsi="宋体" w:cs="宋体" w:hint="eastAsia"/>
          <w:bCs/>
          <w:sz w:val="24"/>
        </w:rPr>
        <w:t>证券资管产品</w:t>
      </w:r>
      <w:proofErr w:type="gramEnd"/>
      <w:r>
        <w:rPr>
          <w:rFonts w:ascii="宋体" w:hAnsi="宋体" w:cs="宋体" w:hint="eastAsia"/>
          <w:bCs/>
          <w:sz w:val="24"/>
        </w:rPr>
        <w:t>及中国证监会认定的其他主体为交易对手开展逆回购交易的，可接受质押品的资质要求应当与基金合同约定的投资范围保持一致；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5</w:t>
      </w:r>
      <w:r>
        <w:rPr>
          <w:rFonts w:ascii="宋体" w:hAnsi="宋体" w:cs="宋体" w:hint="eastAsia"/>
          <w:bCs/>
          <w:sz w:val="24"/>
        </w:rPr>
        <w:t>）法律法规及中国证监会规定的和《基金合同》约定的其他投资限制。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除第（2）、（</w:t>
      </w:r>
      <w:r>
        <w:rPr>
          <w:rFonts w:ascii="宋体" w:hAnsi="宋体" w:cs="宋体"/>
          <w:bCs/>
          <w:sz w:val="24"/>
        </w:rPr>
        <w:t>9</w:t>
      </w:r>
      <w:r>
        <w:rPr>
          <w:rFonts w:ascii="宋体" w:hAnsi="宋体" w:cs="宋体" w:hint="eastAsia"/>
          <w:bCs/>
          <w:sz w:val="24"/>
        </w:rPr>
        <w:t>）、（1</w:t>
      </w:r>
      <w:r>
        <w:rPr>
          <w:rFonts w:ascii="宋体" w:hAnsi="宋体" w:cs="宋体"/>
          <w:bCs/>
          <w:sz w:val="24"/>
        </w:rPr>
        <w:t>3</w:t>
      </w:r>
      <w:r>
        <w:rPr>
          <w:rFonts w:ascii="宋体" w:hAnsi="宋体" w:cs="宋体" w:hint="eastAsia"/>
          <w:bCs/>
          <w:sz w:val="24"/>
        </w:rPr>
        <w:t>）、（1</w:t>
      </w:r>
      <w:r>
        <w:rPr>
          <w:rFonts w:ascii="宋体" w:hAnsi="宋体" w:cs="宋体"/>
          <w:bCs/>
          <w:sz w:val="24"/>
        </w:rPr>
        <w:t>4</w:t>
      </w:r>
      <w:r>
        <w:rPr>
          <w:rFonts w:ascii="宋体" w:hAnsi="宋体" w:cs="宋体" w:hint="eastAsia"/>
          <w:bCs/>
          <w:sz w:val="24"/>
        </w:rPr>
        <w:t>）项外，因证券/期货市场波动、证券发行人合并、基金规模变动等基金管理人之外的因素致使基金投资比例不符合上述规定投资比例的，基金管理人应当在10个交易日内进行调整，但中国证监会规定的特殊情形除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基金管理人应当自基金合同生效之日起6个月内使基金的投资组合比例符合基金合同的有关约定。在上述期间内，本基金的投资范围、投资策略应当符合基金合同的约定。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基金托管人对基金的投资的监督与检查自本基金合同生效之日起开始。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2、禁止行为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（1）承销证券；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（2）违反规定向他人贷款或者提供担保；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（3）从事承担无限责任的投资；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（4）向其基金管理人、基金托管人出资；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（5）从事内幕交易、操纵证券交易价格及其他不正当的证券交易活动；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（6）法律、行政法规和中国证监会规定禁止的其他活动。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rPr>
        <w:t>4、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无须召开基金份额持有人大会审议。</w:t>
      </w:r>
    </w:p>
    <w:p w:rsidR="005D7C9F" w:rsidRDefault="005D7C9F">
      <w:pPr>
        <w:spacing w:line="360" w:lineRule="auto"/>
        <w:ind w:firstLineChars="200" w:firstLine="480"/>
        <w:rPr>
          <w:rFonts w:ascii="宋体" w:hAnsi="宋体" w:cs="宋体"/>
          <w:bCs/>
          <w:sz w:val="24"/>
          <w:szCs w:val="24"/>
        </w:rPr>
      </w:pP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t>五、业绩比较基准</w:t>
      </w: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t>中</w:t>
      </w:r>
      <w:proofErr w:type="gramStart"/>
      <w:r>
        <w:rPr>
          <w:rFonts w:ascii="宋体" w:hAnsi="宋体" w:cs="宋体" w:hint="eastAsia"/>
          <w:bCs/>
          <w:sz w:val="24"/>
          <w:szCs w:val="24"/>
        </w:rPr>
        <w:t>证短融</w:t>
      </w:r>
      <w:proofErr w:type="gramEnd"/>
      <w:r>
        <w:rPr>
          <w:rFonts w:ascii="宋体" w:hAnsi="宋体" w:cs="宋体" w:hint="eastAsia"/>
          <w:bCs/>
          <w:sz w:val="24"/>
          <w:szCs w:val="24"/>
        </w:rPr>
        <w:t>AAA指数收益率</w:t>
      </w: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t>如果法律法规发生变化、或有更适当的、更能为市场普遍接受的业绩比较基准推出、或市场上出现更加适用于本基金的业绩比较基准时，经与基金托管人协商一致，基金管理人可根据本基金的投资范围和投资策略调整基金的业绩比较基准，但应在调整实施前公告并报中国证监会备案，无须召开基金份额持有人大会审议。</w:t>
      </w:r>
    </w:p>
    <w:p w:rsidR="005D7C9F" w:rsidRDefault="005D7C9F">
      <w:pPr>
        <w:spacing w:line="360" w:lineRule="auto"/>
        <w:ind w:firstLineChars="200" w:firstLine="480"/>
        <w:rPr>
          <w:rFonts w:ascii="宋体" w:hAnsi="宋体" w:cs="宋体"/>
          <w:bCs/>
          <w:sz w:val="24"/>
          <w:szCs w:val="24"/>
        </w:rPr>
      </w:pP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lastRenderedPageBreak/>
        <w:t>六、风险收益特征</w:t>
      </w:r>
    </w:p>
    <w:p w:rsidR="00361CE0" w:rsidRPr="00361CE0" w:rsidRDefault="002A71D1" w:rsidP="00361CE0">
      <w:pPr>
        <w:spacing w:line="360" w:lineRule="auto"/>
        <w:ind w:firstLineChars="200" w:firstLine="480"/>
        <w:rPr>
          <w:rFonts w:ascii="宋体" w:hAnsi="宋体" w:cs="宋体"/>
          <w:bCs/>
          <w:sz w:val="24"/>
          <w:szCs w:val="24"/>
        </w:rPr>
      </w:pPr>
      <w:r>
        <w:rPr>
          <w:rFonts w:ascii="宋体" w:hAnsi="宋体" w:cs="宋体" w:hint="eastAsia"/>
          <w:bCs/>
          <w:sz w:val="24"/>
          <w:szCs w:val="24"/>
        </w:rPr>
        <w:t>本基金为债券型基金，长期来看，其预期风险和预期收益水平低于股票型基金、混合型基金，高于货币市场基金。</w:t>
      </w:r>
    </w:p>
    <w:p w:rsidR="00361CE0" w:rsidRPr="00361CE0" w:rsidRDefault="00361CE0" w:rsidP="00361CE0">
      <w:pPr>
        <w:spacing w:line="360" w:lineRule="auto"/>
        <w:ind w:firstLineChars="200" w:firstLine="480"/>
        <w:rPr>
          <w:rFonts w:ascii="宋体" w:hAnsi="宋体" w:cs="宋体"/>
          <w:bCs/>
          <w:sz w:val="24"/>
          <w:szCs w:val="24"/>
        </w:rPr>
      </w:pPr>
    </w:p>
    <w:p w:rsidR="00361CE0" w:rsidRPr="00361CE0" w:rsidRDefault="00361CE0" w:rsidP="00361CE0">
      <w:pPr>
        <w:spacing w:line="360" w:lineRule="auto"/>
        <w:ind w:firstLineChars="200" w:firstLine="480"/>
        <w:rPr>
          <w:rFonts w:ascii="宋体" w:hAnsi="宋体" w:cs="宋体"/>
          <w:bCs/>
          <w:sz w:val="24"/>
          <w:szCs w:val="24"/>
        </w:rPr>
      </w:pPr>
      <w:r>
        <w:rPr>
          <w:rFonts w:ascii="宋体" w:hAnsi="宋体" w:cs="宋体" w:hint="eastAsia"/>
          <w:bCs/>
          <w:sz w:val="24"/>
          <w:szCs w:val="24"/>
        </w:rPr>
        <w:t>七</w:t>
      </w:r>
      <w:r w:rsidRPr="00361CE0">
        <w:rPr>
          <w:rFonts w:ascii="宋体" w:hAnsi="宋体" w:cs="宋体" w:hint="eastAsia"/>
          <w:bCs/>
          <w:sz w:val="24"/>
          <w:szCs w:val="24"/>
        </w:rPr>
        <w:t>、</w:t>
      </w:r>
      <w:proofErr w:type="gramStart"/>
      <w:r w:rsidRPr="00361CE0">
        <w:rPr>
          <w:rFonts w:ascii="宋体" w:hAnsi="宋体" w:cs="宋体" w:hint="eastAsia"/>
          <w:bCs/>
          <w:sz w:val="24"/>
          <w:szCs w:val="24"/>
        </w:rPr>
        <w:t>侧袋机制</w:t>
      </w:r>
      <w:proofErr w:type="gramEnd"/>
      <w:r w:rsidRPr="00361CE0">
        <w:rPr>
          <w:rFonts w:ascii="宋体" w:hAnsi="宋体" w:cs="宋体" w:hint="eastAsia"/>
          <w:bCs/>
          <w:sz w:val="24"/>
          <w:szCs w:val="24"/>
        </w:rPr>
        <w:t>的实施和投资运作安排</w:t>
      </w:r>
    </w:p>
    <w:p w:rsidR="00361CE0" w:rsidRPr="00361CE0" w:rsidRDefault="00361CE0" w:rsidP="00361CE0">
      <w:pPr>
        <w:spacing w:line="360" w:lineRule="auto"/>
        <w:ind w:firstLineChars="200" w:firstLine="480"/>
        <w:rPr>
          <w:rFonts w:ascii="宋体" w:hAnsi="宋体" w:cs="宋体"/>
          <w:bCs/>
          <w:sz w:val="24"/>
          <w:szCs w:val="24"/>
        </w:rPr>
      </w:pPr>
      <w:r w:rsidRPr="00361CE0">
        <w:rPr>
          <w:rFonts w:ascii="宋体" w:hAnsi="宋体" w:cs="宋体" w:hint="eastAsia"/>
          <w:bCs/>
          <w:sz w:val="24"/>
          <w:szCs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sidRPr="00361CE0">
        <w:rPr>
          <w:rFonts w:ascii="宋体" w:hAnsi="宋体" w:cs="宋体" w:hint="eastAsia"/>
          <w:bCs/>
          <w:sz w:val="24"/>
          <w:szCs w:val="24"/>
        </w:rPr>
        <w:t>启用侧袋机制</w:t>
      </w:r>
      <w:proofErr w:type="gramEnd"/>
      <w:r w:rsidRPr="00361CE0">
        <w:rPr>
          <w:rFonts w:ascii="宋体" w:hAnsi="宋体" w:cs="宋体" w:hint="eastAsia"/>
          <w:bCs/>
          <w:sz w:val="24"/>
          <w:szCs w:val="24"/>
        </w:rPr>
        <w:t>。</w:t>
      </w:r>
    </w:p>
    <w:p w:rsidR="00361CE0" w:rsidRPr="00361CE0" w:rsidRDefault="00361CE0" w:rsidP="00361CE0">
      <w:pPr>
        <w:spacing w:line="360" w:lineRule="auto"/>
        <w:ind w:firstLineChars="200" w:firstLine="480"/>
        <w:rPr>
          <w:rFonts w:ascii="宋体" w:hAnsi="宋体" w:cs="宋体"/>
          <w:bCs/>
          <w:sz w:val="24"/>
          <w:szCs w:val="24"/>
        </w:rPr>
      </w:pPr>
      <w:proofErr w:type="gramStart"/>
      <w:r w:rsidRPr="00361CE0">
        <w:rPr>
          <w:rFonts w:ascii="宋体" w:hAnsi="宋体" w:cs="宋体" w:hint="eastAsia"/>
          <w:bCs/>
          <w:sz w:val="24"/>
          <w:szCs w:val="24"/>
        </w:rPr>
        <w:t>侧袋机制</w:t>
      </w:r>
      <w:proofErr w:type="gramEnd"/>
      <w:r w:rsidRPr="00361CE0">
        <w:rPr>
          <w:rFonts w:ascii="宋体" w:hAnsi="宋体" w:cs="宋体" w:hint="eastAsia"/>
          <w:bCs/>
          <w:sz w:val="24"/>
          <w:szCs w:val="24"/>
        </w:rPr>
        <w:t>实施期间，本部分约定的投资组合比例、投资策略、组合限制、业绩比较基准、风险收益特征等约定仅</w:t>
      </w:r>
      <w:proofErr w:type="gramStart"/>
      <w:r w:rsidRPr="00361CE0">
        <w:rPr>
          <w:rFonts w:ascii="宋体" w:hAnsi="宋体" w:cs="宋体" w:hint="eastAsia"/>
          <w:bCs/>
          <w:sz w:val="24"/>
          <w:szCs w:val="24"/>
        </w:rPr>
        <w:t>适用于主袋账户</w:t>
      </w:r>
      <w:proofErr w:type="gramEnd"/>
      <w:r w:rsidRPr="00361CE0">
        <w:rPr>
          <w:rFonts w:ascii="宋体" w:hAnsi="宋体" w:cs="宋体" w:hint="eastAsia"/>
          <w:bCs/>
          <w:sz w:val="24"/>
          <w:szCs w:val="24"/>
        </w:rPr>
        <w:t>。</w:t>
      </w:r>
    </w:p>
    <w:p w:rsidR="005D7C9F" w:rsidRDefault="00361CE0" w:rsidP="00361CE0">
      <w:pPr>
        <w:spacing w:line="360" w:lineRule="auto"/>
        <w:ind w:firstLineChars="200" w:firstLine="480"/>
        <w:rPr>
          <w:rFonts w:ascii="宋体" w:hAnsi="宋体" w:cs="宋体"/>
          <w:bCs/>
          <w:sz w:val="24"/>
          <w:szCs w:val="24"/>
        </w:rPr>
      </w:pPr>
      <w:proofErr w:type="gramStart"/>
      <w:r w:rsidRPr="00361CE0">
        <w:rPr>
          <w:rFonts w:ascii="宋体" w:hAnsi="宋体" w:cs="宋体" w:hint="eastAsia"/>
          <w:bCs/>
          <w:sz w:val="24"/>
          <w:szCs w:val="24"/>
        </w:rPr>
        <w:t>侧袋账户</w:t>
      </w:r>
      <w:proofErr w:type="gramEnd"/>
      <w:r w:rsidRPr="00361CE0">
        <w:rPr>
          <w:rFonts w:ascii="宋体" w:hAnsi="宋体" w:cs="宋体" w:hint="eastAsia"/>
          <w:bCs/>
          <w:sz w:val="24"/>
          <w:szCs w:val="24"/>
        </w:rPr>
        <w:t>的实施条件、实施程序、运作安排、投资安排、特定资产的处置变现和支付等对投资者权益有重大影响的事项详见招募说明书的规定。</w:t>
      </w:r>
    </w:p>
    <w:p w:rsidR="005D7C9F" w:rsidRDefault="002A71D1">
      <w:pPr>
        <w:widowControl/>
        <w:jc w:val="left"/>
        <w:rPr>
          <w:rFonts w:ascii="宋体" w:hAnsi="宋体" w:cs="宋体"/>
          <w:b/>
          <w:kern w:val="0"/>
          <w:sz w:val="30"/>
        </w:rPr>
      </w:pPr>
      <w:bookmarkStart w:id="306" w:name="_Toc92662704"/>
      <w:bookmarkStart w:id="307" w:name="_Toc93226145"/>
      <w:bookmarkStart w:id="308" w:name="_Toc20102"/>
      <w:bookmarkStart w:id="309" w:name="_Toc29561"/>
      <w:bookmarkStart w:id="310" w:name="_Toc20782"/>
      <w:bookmarkStart w:id="311" w:name="_Toc141703893"/>
      <w:bookmarkStart w:id="312" w:name="_Toc24474"/>
      <w:bookmarkStart w:id="313" w:name="_Toc128310496"/>
      <w:bookmarkStart w:id="314" w:name="_Toc3054"/>
      <w:bookmarkStart w:id="315" w:name="_Toc139991743"/>
      <w:bookmarkStart w:id="316" w:name="_Toc18000"/>
      <w:bookmarkStart w:id="317" w:name="_Toc26114"/>
      <w:bookmarkStart w:id="318" w:name="_Toc21642"/>
      <w:bookmarkStart w:id="319" w:name="_Toc31611"/>
      <w:bookmarkStart w:id="320" w:name="_Toc32030"/>
      <w:r>
        <w:rPr>
          <w:rFonts w:ascii="宋体" w:hAnsi="宋体" w:cs="宋体"/>
          <w:b/>
          <w:kern w:val="0"/>
          <w:sz w:val="30"/>
        </w:rPr>
        <w:br w:type="page"/>
      </w:r>
    </w:p>
    <w:p w:rsidR="005D7C9F" w:rsidRDefault="002A71D1">
      <w:pPr>
        <w:pStyle w:val="1"/>
        <w:spacing w:before="0" w:after="0"/>
        <w:jc w:val="center"/>
        <w:rPr>
          <w:rFonts w:hAnsi="宋体" w:cs="宋体"/>
          <w:color w:val="auto"/>
          <w:sz w:val="30"/>
        </w:rPr>
      </w:pPr>
      <w:bookmarkStart w:id="321" w:name="_Toc70077083"/>
      <w:bookmarkEnd w:id="306"/>
      <w:bookmarkEnd w:id="307"/>
      <w:r>
        <w:rPr>
          <w:rFonts w:hAnsi="宋体" w:cs="宋体" w:hint="eastAsia"/>
          <w:color w:val="auto"/>
          <w:sz w:val="30"/>
        </w:rPr>
        <w:lastRenderedPageBreak/>
        <w:t>第十三部分</w:t>
      </w:r>
      <w:r>
        <w:rPr>
          <w:rFonts w:hAnsi="宋体" w:cs="宋体"/>
          <w:color w:val="auto"/>
          <w:sz w:val="30"/>
        </w:rPr>
        <w:t xml:space="preserve">  </w:t>
      </w:r>
      <w:r>
        <w:rPr>
          <w:rFonts w:hAnsi="宋体" w:cs="宋体" w:hint="eastAsia"/>
          <w:color w:val="auto"/>
          <w:sz w:val="30"/>
        </w:rPr>
        <w:t>基金的财产</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一、基金资产总值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基金资产总值是指购买的各类证券及票据价值、银行存款本息和基金应收的申购基金款以及其他投资所形成的价值总和。</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二、基金资产净值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三、基金财产的账户</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322" w:name="_Hlt88841837"/>
      <w:bookmarkEnd w:id="322"/>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四、基金财产的保管和处分</w:t>
      </w:r>
      <w:bookmarkStart w:id="323" w:name="_Hlt88900062"/>
      <w:bookmarkEnd w:id="323"/>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ascii="宋体" w:hAnsi="宋体" w:cs="宋体" w:hint="eastAsia"/>
          <w:bCs/>
          <w:sz w:val="24"/>
        </w:rPr>
        <w:t>律法规</w:t>
      </w:r>
      <w:proofErr w:type="gramEnd"/>
      <w:r>
        <w:rPr>
          <w:rFonts w:ascii="宋体" w:hAnsi="宋体" w:cs="宋体" w:hint="eastAsia"/>
          <w:bCs/>
          <w:sz w:val="24"/>
        </w:rPr>
        <w:t>和《基金合同》的规定处分外，基金财产不得被处分。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ascii="宋体" w:hAnsi="宋体" w:cs="宋体" w:hint="eastAsia"/>
          <w:bCs/>
          <w:sz w:val="24"/>
        </w:rPr>
        <w:t>抵销</w:t>
      </w:r>
      <w:proofErr w:type="gramEnd"/>
      <w:r>
        <w:rPr>
          <w:rFonts w:ascii="宋体" w:hAnsi="宋体" w:cs="宋体" w:hint="eastAsia"/>
          <w:bCs/>
          <w:sz w:val="24"/>
        </w:rPr>
        <w:t>；基金管理人管理运作不同基金的基金财产所产生的债权债务不得相互</w:t>
      </w:r>
      <w:proofErr w:type="gramStart"/>
      <w:r>
        <w:rPr>
          <w:rFonts w:ascii="宋体" w:hAnsi="宋体" w:cs="宋体" w:hint="eastAsia"/>
          <w:bCs/>
          <w:sz w:val="24"/>
        </w:rPr>
        <w:t>抵销</w:t>
      </w:r>
      <w:proofErr w:type="gramEnd"/>
      <w:r>
        <w:rPr>
          <w:rFonts w:ascii="宋体" w:hAnsi="宋体" w:cs="宋体" w:hint="eastAsia"/>
          <w:bCs/>
          <w:sz w:val="24"/>
        </w:rPr>
        <w:t>。</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324" w:name="_Toc31917"/>
      <w:bookmarkStart w:id="325" w:name="_Toc7802"/>
      <w:bookmarkStart w:id="326" w:name="_Toc17782"/>
      <w:bookmarkStart w:id="327" w:name="_Toc19714"/>
      <w:bookmarkStart w:id="328" w:name="_Toc871"/>
      <w:bookmarkStart w:id="329" w:name="_Toc27832"/>
      <w:bookmarkStart w:id="330" w:name="_Toc70077084"/>
      <w:bookmarkStart w:id="331" w:name="_Toc139991744"/>
      <w:bookmarkStart w:id="332" w:name="_Toc141703894"/>
      <w:r>
        <w:rPr>
          <w:rFonts w:hAnsi="宋体" w:cs="宋体" w:hint="eastAsia"/>
          <w:color w:val="auto"/>
          <w:sz w:val="30"/>
        </w:rPr>
        <w:lastRenderedPageBreak/>
        <w:t>第十四部分</w:t>
      </w:r>
      <w:r>
        <w:rPr>
          <w:rFonts w:hAnsi="宋体" w:cs="宋体"/>
          <w:color w:val="auto"/>
          <w:sz w:val="30"/>
        </w:rPr>
        <w:t xml:space="preserve">  </w:t>
      </w:r>
      <w:r>
        <w:rPr>
          <w:rFonts w:hAnsi="宋体" w:cs="宋体" w:hint="eastAsia"/>
          <w:color w:val="auto"/>
          <w:sz w:val="30"/>
        </w:rPr>
        <w:t>基金资产估值</w:t>
      </w:r>
      <w:bookmarkEnd w:id="324"/>
      <w:bookmarkEnd w:id="325"/>
      <w:bookmarkEnd w:id="326"/>
      <w:bookmarkEnd w:id="327"/>
      <w:bookmarkEnd w:id="328"/>
      <w:bookmarkEnd w:id="329"/>
      <w:bookmarkEnd w:id="330"/>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333" w:name="_Toc141703895"/>
      <w:bookmarkStart w:id="334" w:name="_Toc32046"/>
      <w:bookmarkStart w:id="335" w:name="_Toc139991745"/>
      <w:bookmarkEnd w:id="331"/>
      <w:bookmarkEnd w:id="332"/>
      <w:r>
        <w:rPr>
          <w:rFonts w:ascii="宋体" w:hAnsi="宋体" w:cs="宋体" w:hint="eastAsia"/>
          <w:bCs/>
          <w:sz w:val="24"/>
        </w:rPr>
        <w:t>一、估值日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本基金的估值日为本基金相关的证券交易场所的交易日以及国家法律法规规定需要对外披露基金净值的</w:t>
      </w:r>
      <w:proofErr w:type="gramStart"/>
      <w:r>
        <w:rPr>
          <w:rFonts w:ascii="宋体" w:hAnsi="宋体" w:cs="宋体" w:hint="eastAsia"/>
          <w:bCs/>
          <w:sz w:val="24"/>
        </w:rPr>
        <w:t>非交易</w:t>
      </w:r>
      <w:proofErr w:type="gramEnd"/>
      <w:r>
        <w:rPr>
          <w:rFonts w:ascii="宋体" w:hAnsi="宋体" w:cs="宋体" w:hint="eastAsia"/>
          <w:bCs/>
          <w:sz w:val="24"/>
        </w:rPr>
        <w:t>日。</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二、估值对象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基金所拥有的债券、金融衍生品和银行存款本息、应收款项、其它投资等资产及负债。</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三、估值方法</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1、证券交易所上市的有价证券的估值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（2）交易所上市交易或挂牌转让的不含权和含</w:t>
      </w:r>
      <w:proofErr w:type="gramStart"/>
      <w:r>
        <w:rPr>
          <w:rFonts w:ascii="宋体" w:hAnsi="宋体" w:cs="宋体" w:hint="eastAsia"/>
          <w:bCs/>
          <w:sz w:val="24"/>
        </w:rPr>
        <w:t>权固定</w:t>
      </w:r>
      <w:proofErr w:type="gramEnd"/>
      <w:r>
        <w:rPr>
          <w:rFonts w:ascii="宋体" w:hAnsi="宋体" w:cs="宋体" w:hint="eastAsia"/>
          <w:bCs/>
          <w:sz w:val="24"/>
        </w:rPr>
        <w:t>收益品种（法律法规另有规定的除外），选取估值日第三方估值机构提供的相应品种当日的估值净价估值，具体估值机构由基金管理人和基金托管人协商约定。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（4）交易所上市实行全价交易的债券（可转债除外），选取估值日第三方估值机构提供的估值全价减去估值全价中所含的债券（税后）应收利息得到的净价</w:t>
      </w:r>
      <w:r>
        <w:rPr>
          <w:rFonts w:ascii="宋体" w:hAnsi="宋体" w:cs="宋体" w:hint="eastAsia"/>
          <w:bCs/>
          <w:sz w:val="24"/>
        </w:rPr>
        <w:lastRenderedPageBreak/>
        <w:t>进行估值。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（5）交易所市场挂牌转让的资产支持证券，采用估值技术确定公允价值，在估值技术难以可靠计量公允价值的情况下，按成本估值。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2、首次公开发行未上市的债券，采用估值技术确定公允价值，在估值技术难以可靠计量公允价值的情况下，按成本估值。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3、全国银行间债券市场交易的固定收益品种，选取第三方估值机构提供的相应品种当日的估值净价进行估值；全国银行间债券市场未上市，且第三方估值机构未提供估值价格的债券，按成本估值。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4、同一债券同时在两个或两个以上市场交易的，按债券所处的市场分别估值。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5、国债期货合约以估值当日结算价进行估值，估值当日无结算价的，且最近交易日后经济环境未发生重大变化的，采用最近交易日结算价估值。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6、当本基金发生大额申购或赎回情形时，本基金管理人可以采用摆动定价机制，以确保基金估值的公平性。具体适用情形及具体处理原则与操作规范遵循相关法律法规以及监管部门、自律规则的规定。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7、如有充分理由表明按上述方法进行估值不能客观反映其公允价值的，基金管理人可根据具体情况与基金托管人商定后，按最能反映公允价值的价格估值。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8、相关法律法规以及监管部门有强制规定的，从其规定。如有新增事项，按国家最新规定估值。</w:t>
      </w:r>
    </w:p>
    <w:p w:rsidR="005D7C9F" w:rsidRDefault="002A71D1">
      <w:pPr>
        <w:spacing w:line="360" w:lineRule="auto"/>
        <w:ind w:firstLineChars="200" w:firstLine="480"/>
        <w:rPr>
          <w:rStyle w:val="read"/>
          <w:rFonts w:ascii="宋体" w:hAnsi="宋体" w:cs="宋体"/>
          <w:bCs/>
          <w:sz w:val="24"/>
        </w:rPr>
      </w:pPr>
      <w:r>
        <w:rPr>
          <w:rStyle w:val="read"/>
          <w:rFonts w:ascii="宋体" w:hAnsi="宋体" w:cs="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四、估值程序</w:t>
      </w:r>
    </w:p>
    <w:p w:rsidR="005D7C9F" w:rsidRDefault="002A71D1">
      <w:pPr>
        <w:spacing w:line="360" w:lineRule="auto"/>
        <w:ind w:firstLineChars="200" w:firstLine="480"/>
        <w:rPr>
          <w:rFonts w:ascii="宋体" w:hAnsi="宋体" w:cs="宋体"/>
          <w:bCs/>
          <w:sz w:val="24"/>
        </w:rPr>
      </w:pPr>
      <w:r>
        <w:rPr>
          <w:rFonts w:ascii="宋体" w:hAnsi="宋体" w:cs="宋体"/>
          <w:bCs/>
          <w:sz w:val="24"/>
        </w:rPr>
        <w:t>1、</w:t>
      </w:r>
      <w:r>
        <w:rPr>
          <w:rFonts w:ascii="Cambria" w:hAnsi="Cambria" w:cs="宋体" w:hint="eastAsia"/>
          <w:bCs/>
          <w:sz w:val="24"/>
        </w:rPr>
        <w:t>各类基金份额的基金份额净值是按照每个工作日闭市后，该类基金份额</w:t>
      </w:r>
      <w:r>
        <w:rPr>
          <w:rFonts w:ascii="Cambria" w:hAnsi="Cambria" w:cs="宋体" w:hint="eastAsia"/>
          <w:bCs/>
          <w:sz w:val="24"/>
        </w:rPr>
        <w:lastRenderedPageBreak/>
        <w:t>的资产净值除以当日该类基金份额的基金份额余额数量计算。正常情况下，本基金各类基金份额的基金份额净值的计算结果精确到</w:t>
      </w:r>
      <w:r>
        <w:rPr>
          <w:rFonts w:ascii="Cambria" w:hAnsi="Cambria" w:cs="宋体"/>
          <w:bCs/>
          <w:sz w:val="24"/>
        </w:rPr>
        <w:t>0.0001</w:t>
      </w:r>
      <w:r>
        <w:rPr>
          <w:rFonts w:ascii="Cambria" w:hAnsi="Cambria" w:cs="宋体" w:hint="eastAsia"/>
          <w:bCs/>
          <w:sz w:val="24"/>
        </w:rPr>
        <w:t>元，小数点后第</w:t>
      </w:r>
      <w:r>
        <w:rPr>
          <w:rFonts w:ascii="Cambria" w:hAnsi="Cambria" w:cs="宋体"/>
          <w:bCs/>
          <w:sz w:val="24"/>
        </w:rPr>
        <w:t>5</w:t>
      </w:r>
      <w:r>
        <w:rPr>
          <w:rFonts w:ascii="Cambria" w:hAnsi="Cambria" w:cs="宋体" w:hint="eastAsia"/>
          <w:bCs/>
          <w:sz w:val="24"/>
        </w:rPr>
        <w:t>位四舍五入。若单个开放日内，某类基金份额的基金份额净赎回申请（赎回申请份额总数加上基金转换中转出申请份额总数后扣除申购申请份额总数及基金转换中转入申请份额总数后的余额）超过前一开放日该类基金份额的基金总份额的</w:t>
      </w:r>
      <w:r>
        <w:rPr>
          <w:rFonts w:ascii="Cambria" w:hAnsi="Cambria" w:cs="宋体"/>
          <w:bCs/>
          <w:sz w:val="24"/>
        </w:rPr>
        <w:t>30%</w:t>
      </w:r>
      <w:r>
        <w:rPr>
          <w:rFonts w:ascii="Cambria" w:hAnsi="Cambria" w:cs="宋体" w:hint="eastAsia"/>
          <w:bCs/>
          <w:sz w:val="24"/>
        </w:rPr>
        <w:t>，基金管理人可将基金份额净值的计算结果保留到小数点后</w:t>
      </w:r>
      <w:r>
        <w:rPr>
          <w:rFonts w:ascii="Cambria" w:hAnsi="Cambria" w:cs="宋体"/>
          <w:bCs/>
          <w:sz w:val="24"/>
        </w:rPr>
        <w:t>8</w:t>
      </w:r>
      <w:r>
        <w:rPr>
          <w:rFonts w:ascii="Cambria" w:hAnsi="Cambria" w:cs="宋体" w:hint="eastAsia"/>
          <w:bCs/>
          <w:sz w:val="24"/>
        </w:rPr>
        <w:t>位，小数点后第</w:t>
      </w:r>
      <w:r>
        <w:rPr>
          <w:rFonts w:ascii="Cambria" w:hAnsi="Cambria" w:cs="宋体"/>
          <w:bCs/>
          <w:sz w:val="24"/>
        </w:rPr>
        <w:t>9</w:t>
      </w:r>
      <w:r>
        <w:rPr>
          <w:rFonts w:ascii="Cambria" w:hAnsi="Cambria" w:cs="宋体" w:hint="eastAsia"/>
          <w:bCs/>
          <w:sz w:val="24"/>
        </w:rPr>
        <w:t>位四舍五入，由此产生的收益或损失由基金财产承担</w:t>
      </w:r>
      <w:r>
        <w:rPr>
          <w:rFonts w:ascii="宋体" w:hAnsi="宋体" w:cs="宋体" w:hint="eastAsia"/>
          <w:bCs/>
          <w:sz w:val="24"/>
        </w:rPr>
        <w:t>。国家另有规定的，从其规定。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基金管理人每个工作日计算基金资产净值及各类基金份额的基金份额净值，并按规定公告。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应每个</w:t>
      </w:r>
      <w:proofErr w:type="gramEnd"/>
      <w:r>
        <w:rPr>
          <w:rFonts w:ascii="宋体" w:hAnsi="宋体" w:cs="宋体"/>
          <w:bCs/>
          <w:sz w:val="24"/>
        </w:rPr>
        <w:t>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五、估值错误的处理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基金管理人和基金托管人将采取必要、适当、合理的措施确保基金资产估值的准确性、及时性。当基金份额净值小数点后</w:t>
      </w:r>
      <w:r>
        <w:rPr>
          <w:rFonts w:ascii="宋体" w:hAnsi="宋体" w:cs="宋体"/>
          <w:bCs/>
          <w:sz w:val="24"/>
        </w:rPr>
        <w:t>4</w:t>
      </w:r>
      <w:r>
        <w:rPr>
          <w:rFonts w:ascii="宋体" w:hAnsi="宋体" w:cs="宋体" w:hint="eastAsia"/>
          <w:bCs/>
          <w:sz w:val="24"/>
        </w:rPr>
        <w:t>位以内</w:t>
      </w:r>
      <w:r>
        <w:rPr>
          <w:rFonts w:ascii="宋体" w:hAnsi="宋体" w:cs="宋体"/>
          <w:bCs/>
          <w:sz w:val="24"/>
        </w:rPr>
        <w:t>（含</w:t>
      </w:r>
      <w:r>
        <w:rPr>
          <w:rFonts w:ascii="宋体" w:hAnsi="宋体" w:cs="宋体" w:hint="eastAsia"/>
          <w:bCs/>
          <w:sz w:val="24"/>
        </w:rPr>
        <w:t>第</w:t>
      </w:r>
      <w:r>
        <w:rPr>
          <w:rFonts w:ascii="宋体" w:hAnsi="宋体" w:cs="宋体"/>
          <w:bCs/>
          <w:sz w:val="24"/>
        </w:rPr>
        <w:t>4</w:t>
      </w:r>
      <w:r>
        <w:rPr>
          <w:rFonts w:ascii="宋体" w:hAnsi="宋体" w:cs="宋体" w:hint="eastAsia"/>
          <w:bCs/>
          <w:sz w:val="24"/>
        </w:rPr>
        <w:t>位</w:t>
      </w:r>
      <w:r>
        <w:rPr>
          <w:rFonts w:ascii="宋体" w:hAnsi="宋体" w:cs="宋体"/>
          <w:bCs/>
          <w:sz w:val="24"/>
        </w:rPr>
        <w:t>）发生差错时，视为估值错误。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本基金合同的当事人应按照以下约定处理：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1、估值错误类型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宋体" w:hAnsi="宋体" w:cs="宋体"/>
          <w:bCs/>
          <w:sz w:val="24"/>
        </w:rPr>
        <w:t>（“受损方”）的直接损失按下述“估值错误处理原则”给予赔偿，承担赔偿责任。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上述估值错误的主要类型包括但不限于：资料申报差错、数据传输差错、数据计算差错、系统故障差错、下达指令差错等。</w:t>
      </w:r>
    </w:p>
    <w:p w:rsidR="005D7C9F" w:rsidRDefault="002A71D1">
      <w:pPr>
        <w:spacing w:line="360" w:lineRule="auto"/>
        <w:ind w:firstLineChars="200" w:firstLine="480"/>
        <w:rPr>
          <w:rFonts w:ascii="宋体" w:hAnsi="宋体" w:cs="宋体"/>
          <w:bCs/>
          <w:sz w:val="24"/>
        </w:rPr>
      </w:pPr>
      <w:r>
        <w:rPr>
          <w:rFonts w:ascii="宋体" w:hAnsi="宋体" w:cs="宋体"/>
          <w:bCs/>
          <w:sz w:val="24"/>
        </w:rPr>
        <w:t>2、估值错误处理原则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1）估值错误已发生，但尚未给当事人造成损失时，估值错误责任方应及</w:t>
      </w:r>
      <w:r>
        <w:rPr>
          <w:rFonts w:ascii="宋体" w:hAnsi="宋体" w:cs="宋体"/>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2）估值错误的责任方对有关当事人的直接损失负责，不对间接损失负责，并且仅对估值错误的有关直接当事人负责，不对第三方负责。</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3）因估值错误而获得不当得利的当事人负有及时返还不当得利的义务。但估值错误责任方仍应对估值错误负责。如果由于获得不当得利的当事人</w:t>
      </w:r>
      <w:proofErr w:type="gramStart"/>
      <w:r>
        <w:rPr>
          <w:rFonts w:ascii="宋体" w:hAnsi="宋体" w:cs="宋体"/>
          <w:bCs/>
          <w:sz w:val="24"/>
        </w:rPr>
        <w:t>不</w:t>
      </w:r>
      <w:proofErr w:type="gramEnd"/>
      <w:r>
        <w:rPr>
          <w:rFonts w:ascii="宋体" w:hAnsi="宋体" w:cs="宋体"/>
          <w:bCs/>
          <w:sz w:val="24"/>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4）估值错误调整采用尽量恢复至假设未发生估值错误的正确情形的方式。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3、估值错误处理程序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估值错误被发现后，有关的当事人应当及时进行处理，处理的程序如下：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1）查明估值错误发生的原因，列明所有的当事人，并根据估值错误发生的原因确定估值错误的责任方；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2）根据估值错误处理原则或当事人协商的方法对因估值错误造成的损失进行评估；</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3）根据估值错误处理原则或当事人协商的方法由估值错误的责任方进行更正和赔偿损失；</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4）根据估值错误处理的方法，需要修改基金登记机构交易数据的，由基金登记机构进行更正，并就估值错误的更正向有关当事人进行确认。</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4、基金份额净值估值错误处理的方法如下：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1）基金份额净值计算出现错误时，基金管理人应当立即予以纠正，通报基金托管人，并采取合理的措施防止损失进一步扩大。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2）错误偏差达到基金份额净值的0.25%时，基金管理人应当通报基金托管人；错误偏差达到基金份额净值的0.5%时，基金管理人应当公告并报中国证监会备案。</w:t>
      </w:r>
    </w:p>
    <w:p w:rsidR="005D7C9F" w:rsidRDefault="002A71D1">
      <w:pPr>
        <w:spacing w:line="360" w:lineRule="auto"/>
        <w:ind w:firstLineChars="200" w:firstLine="480"/>
        <w:rPr>
          <w:rFonts w:ascii="宋体" w:hAnsi="宋体" w:cs="宋体"/>
          <w:bCs/>
          <w:sz w:val="24"/>
        </w:rPr>
      </w:pPr>
      <w:r>
        <w:rPr>
          <w:rFonts w:hint="eastAsia"/>
          <w:bCs/>
          <w:sz w:val="24"/>
        </w:rPr>
        <w:t>（</w:t>
      </w:r>
      <w:r>
        <w:rPr>
          <w:bCs/>
          <w:sz w:val="24"/>
        </w:rPr>
        <w:t>3</w:t>
      </w:r>
      <w:r>
        <w:rPr>
          <w:rFonts w:hint="eastAsia"/>
          <w:bCs/>
          <w:sz w:val="24"/>
        </w:rPr>
        <w:t>）</w:t>
      </w:r>
      <w:r>
        <w:rPr>
          <w:rFonts w:ascii="宋体" w:hAnsi="宋体" w:cs="宋体" w:hint="eastAsia"/>
          <w:bCs/>
          <w:sz w:val="24"/>
        </w:rPr>
        <w:t>前述内容如法律法规或监管机关另有规定的，从其规定处理。</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六、暂停估值的情形</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1、基金投资所涉及的证券、期货交易市场遇法定节假日或因其他原因暂停营业时；</w:t>
      </w:r>
    </w:p>
    <w:p w:rsidR="005D7C9F" w:rsidRDefault="002A71D1">
      <w:pPr>
        <w:spacing w:line="360" w:lineRule="auto"/>
        <w:ind w:firstLineChars="200" w:firstLine="480"/>
        <w:rPr>
          <w:rFonts w:ascii="宋体" w:hAnsi="宋体" w:cs="宋体"/>
          <w:bCs/>
          <w:sz w:val="24"/>
        </w:rPr>
      </w:pPr>
      <w:r>
        <w:rPr>
          <w:rFonts w:ascii="宋体" w:hAnsi="宋体" w:cs="宋体"/>
          <w:bCs/>
          <w:sz w:val="24"/>
        </w:rPr>
        <w:t>2、因不可抗力致使基金管理人、基金托管人无法准确评估基金资产价值时；</w:t>
      </w:r>
    </w:p>
    <w:p w:rsidR="00FD7F72" w:rsidRDefault="009330E6">
      <w:pPr>
        <w:spacing w:line="360" w:lineRule="auto"/>
        <w:ind w:firstLineChars="200" w:firstLine="480"/>
        <w:rPr>
          <w:ins w:id="336" w:author="郑雅雯" w:date="2024-04-11T13:41:00Z"/>
          <w:rFonts w:ascii="宋体" w:hAnsi="宋体" w:cs="宋体"/>
          <w:bCs/>
          <w:sz w:val="24"/>
        </w:rPr>
      </w:pPr>
      <w:r w:rsidRPr="009330E6">
        <w:rPr>
          <w:rFonts w:ascii="宋体" w:hAnsi="宋体" w:cs="宋体" w:hint="eastAsia"/>
          <w:bCs/>
          <w:sz w:val="24"/>
        </w:rPr>
        <w:t>3、当特定资产占前一估值日基金资产净值50%以上的，经与基金托管人协商确认后，基金管理人应当暂停估值；</w:t>
      </w:r>
    </w:p>
    <w:p w:rsidR="005D7C9F" w:rsidRDefault="002A71D1">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、中国证监会和基金合同认定的其它情形。</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七、基金净值的确认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rsidR="009D3B17" w:rsidRPr="009D3B17" w:rsidRDefault="009D3B17" w:rsidP="009D3B17">
      <w:pPr>
        <w:spacing w:line="360" w:lineRule="auto"/>
        <w:ind w:firstLineChars="200" w:firstLine="480"/>
        <w:rPr>
          <w:rFonts w:ascii="宋体" w:hAnsi="宋体" w:cs="宋体"/>
          <w:bCs/>
          <w:sz w:val="24"/>
        </w:rPr>
      </w:pPr>
    </w:p>
    <w:p w:rsidR="009D3B17" w:rsidRPr="009D3B17" w:rsidRDefault="009D3B17" w:rsidP="009D3B17">
      <w:pPr>
        <w:spacing w:line="360" w:lineRule="auto"/>
        <w:ind w:firstLineChars="200" w:firstLine="480"/>
        <w:rPr>
          <w:rFonts w:ascii="宋体" w:hAnsi="宋体" w:cs="宋体"/>
          <w:bCs/>
          <w:sz w:val="24"/>
        </w:rPr>
      </w:pPr>
      <w:r>
        <w:rPr>
          <w:rFonts w:ascii="宋体" w:hAnsi="宋体" w:cs="宋体" w:hint="eastAsia"/>
          <w:bCs/>
          <w:sz w:val="24"/>
        </w:rPr>
        <w:t>八</w:t>
      </w:r>
      <w:r w:rsidRPr="009D3B17">
        <w:rPr>
          <w:rFonts w:ascii="宋体" w:hAnsi="宋体" w:cs="宋体" w:hint="eastAsia"/>
          <w:bCs/>
          <w:sz w:val="24"/>
        </w:rPr>
        <w:t>、实施</w:t>
      </w:r>
      <w:proofErr w:type="gramStart"/>
      <w:r w:rsidRPr="009D3B17">
        <w:rPr>
          <w:rFonts w:ascii="宋体" w:hAnsi="宋体" w:cs="宋体" w:hint="eastAsia"/>
          <w:bCs/>
          <w:sz w:val="24"/>
        </w:rPr>
        <w:t>侧袋机制</w:t>
      </w:r>
      <w:proofErr w:type="gramEnd"/>
      <w:r w:rsidRPr="009D3B17">
        <w:rPr>
          <w:rFonts w:ascii="宋体" w:hAnsi="宋体" w:cs="宋体" w:hint="eastAsia"/>
          <w:bCs/>
          <w:sz w:val="24"/>
        </w:rPr>
        <w:t>期间的基金资产估值</w:t>
      </w:r>
    </w:p>
    <w:p w:rsidR="005D7C9F" w:rsidRDefault="009D3B17" w:rsidP="009D3B17">
      <w:pPr>
        <w:spacing w:line="360" w:lineRule="auto"/>
        <w:ind w:firstLineChars="200" w:firstLine="480"/>
        <w:rPr>
          <w:rFonts w:ascii="宋体" w:hAnsi="宋体" w:cs="宋体"/>
          <w:bCs/>
          <w:sz w:val="24"/>
        </w:rPr>
      </w:pPr>
      <w:r w:rsidRPr="009D3B17">
        <w:rPr>
          <w:rFonts w:ascii="宋体" w:hAnsi="宋体" w:cs="宋体" w:hint="eastAsia"/>
          <w:bCs/>
          <w:sz w:val="24"/>
        </w:rPr>
        <w:t>本基金实施</w:t>
      </w:r>
      <w:proofErr w:type="gramStart"/>
      <w:r w:rsidRPr="009D3B17">
        <w:rPr>
          <w:rFonts w:ascii="宋体" w:hAnsi="宋体" w:cs="宋体" w:hint="eastAsia"/>
          <w:bCs/>
          <w:sz w:val="24"/>
        </w:rPr>
        <w:t>侧袋机制</w:t>
      </w:r>
      <w:proofErr w:type="gramEnd"/>
      <w:r w:rsidRPr="009D3B17">
        <w:rPr>
          <w:rFonts w:ascii="宋体" w:hAnsi="宋体" w:cs="宋体" w:hint="eastAsia"/>
          <w:bCs/>
          <w:sz w:val="24"/>
        </w:rPr>
        <w:t>的，应根据本部分的约定</w:t>
      </w:r>
      <w:proofErr w:type="gramStart"/>
      <w:r w:rsidRPr="009D3B17">
        <w:rPr>
          <w:rFonts w:ascii="宋体" w:hAnsi="宋体" w:cs="宋体" w:hint="eastAsia"/>
          <w:bCs/>
          <w:sz w:val="24"/>
        </w:rPr>
        <w:t>对主袋账户</w:t>
      </w:r>
      <w:proofErr w:type="gramEnd"/>
      <w:r w:rsidRPr="009D3B17">
        <w:rPr>
          <w:rFonts w:ascii="宋体" w:hAnsi="宋体" w:cs="宋体" w:hint="eastAsia"/>
          <w:bCs/>
          <w:sz w:val="24"/>
        </w:rPr>
        <w:t>资产进行估值并</w:t>
      </w:r>
      <w:proofErr w:type="gramStart"/>
      <w:r w:rsidRPr="009D3B17">
        <w:rPr>
          <w:rFonts w:ascii="宋体" w:hAnsi="宋体" w:cs="宋体" w:hint="eastAsia"/>
          <w:bCs/>
          <w:sz w:val="24"/>
        </w:rPr>
        <w:t>披露主袋账户</w:t>
      </w:r>
      <w:proofErr w:type="gramEnd"/>
      <w:r w:rsidRPr="009D3B17">
        <w:rPr>
          <w:rFonts w:ascii="宋体" w:hAnsi="宋体" w:cs="宋体" w:hint="eastAsia"/>
          <w:bCs/>
          <w:sz w:val="24"/>
        </w:rPr>
        <w:t>的基金净值信息，暂停</w:t>
      </w:r>
      <w:proofErr w:type="gramStart"/>
      <w:r w:rsidRPr="009D3B17">
        <w:rPr>
          <w:rFonts w:ascii="宋体" w:hAnsi="宋体" w:cs="宋体" w:hint="eastAsia"/>
          <w:bCs/>
          <w:sz w:val="24"/>
        </w:rPr>
        <w:t>披露侧袋账户</w:t>
      </w:r>
      <w:proofErr w:type="gramEnd"/>
      <w:r w:rsidRPr="009D3B17">
        <w:rPr>
          <w:rFonts w:ascii="宋体" w:hAnsi="宋体" w:cs="宋体" w:hint="eastAsia"/>
          <w:bCs/>
          <w:sz w:val="24"/>
        </w:rPr>
        <w:t>份额净值。</w:t>
      </w:r>
    </w:p>
    <w:p w:rsidR="006227CF" w:rsidRDefault="006227CF" w:rsidP="009D3B17">
      <w:pPr>
        <w:spacing w:line="360" w:lineRule="auto"/>
        <w:ind w:firstLineChars="200" w:firstLine="480"/>
        <w:rPr>
          <w:rFonts w:ascii="宋体" w:hAnsi="宋体" w:cs="宋体"/>
          <w:bCs/>
          <w:sz w:val="24"/>
        </w:rPr>
      </w:pPr>
    </w:p>
    <w:p w:rsidR="005D7C9F" w:rsidRDefault="006227CF">
      <w:pPr>
        <w:spacing w:line="360" w:lineRule="auto"/>
        <w:ind w:firstLineChars="200" w:firstLine="480"/>
        <w:rPr>
          <w:rFonts w:ascii="宋体" w:hAnsi="宋体" w:cs="宋体"/>
          <w:bCs/>
          <w:sz w:val="24"/>
        </w:rPr>
      </w:pPr>
      <w:r>
        <w:rPr>
          <w:rFonts w:ascii="宋体" w:hAnsi="宋体" w:cs="宋体" w:hint="eastAsia"/>
          <w:bCs/>
          <w:sz w:val="24"/>
        </w:rPr>
        <w:t>九</w:t>
      </w:r>
      <w:r w:rsidR="002A71D1">
        <w:rPr>
          <w:rFonts w:ascii="宋体" w:hAnsi="宋体" w:cs="宋体" w:hint="eastAsia"/>
          <w:bCs/>
          <w:sz w:val="24"/>
        </w:rPr>
        <w:t>、特殊情况的处理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1、基金管理人或基金托管人按估值方法的</w:t>
      </w:r>
      <w:r>
        <w:rPr>
          <w:rFonts w:ascii="宋体" w:hAnsi="宋体" w:cs="宋体" w:hint="eastAsia"/>
          <w:bCs/>
          <w:sz w:val="24"/>
        </w:rPr>
        <w:t>第</w:t>
      </w:r>
      <w:r>
        <w:rPr>
          <w:rFonts w:ascii="宋体" w:hAnsi="宋体" w:cs="宋体"/>
          <w:bCs/>
          <w:sz w:val="24"/>
        </w:rPr>
        <w:t>7</w:t>
      </w:r>
      <w:r>
        <w:rPr>
          <w:rFonts w:ascii="宋体" w:hAnsi="宋体" w:cs="宋体" w:hint="eastAsia"/>
          <w:bCs/>
          <w:sz w:val="24"/>
        </w:rPr>
        <w:t>项进行估值时，所造成的误差不作为基金资产估值错误处理。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、由于不可抗力，或证券</w:t>
      </w:r>
      <w:r>
        <w:rPr>
          <w:rFonts w:ascii="宋体" w:hAnsi="宋体" w:cs="宋体"/>
          <w:bCs/>
          <w:sz w:val="24"/>
        </w:rPr>
        <w:t>/</w:t>
      </w:r>
      <w:r>
        <w:rPr>
          <w:rFonts w:ascii="宋体" w:hAnsi="宋体" w:cs="宋体" w:hint="eastAsia"/>
          <w:bCs/>
          <w:sz w:val="24"/>
        </w:rPr>
        <w:t>期货交易所、证券登记结算机构或存款银行等第三方机构发送的数据错误等原因，基金管理人和基金托管人虽然已经采取必要、</w:t>
      </w:r>
      <w:r>
        <w:rPr>
          <w:rFonts w:ascii="宋体" w:hAnsi="宋体" w:cs="宋体" w:hint="eastAsia"/>
          <w:bCs/>
          <w:sz w:val="24"/>
        </w:rPr>
        <w:lastRenderedPageBreak/>
        <w:t>适当、合理的措施进行检查，但未能发现错误的，由此造成的基金资产估值错误，基金管理人和基金托管人免除赔偿责任。但基金管理人、基金托管人应当积极采取必要的措施消除或减轻由此造成的影响。</w:t>
      </w:r>
    </w:p>
    <w:p w:rsidR="005D7C9F" w:rsidRDefault="002A71D1">
      <w:pPr>
        <w:pStyle w:val="1"/>
        <w:spacing w:before="0" w:after="0"/>
        <w:jc w:val="center"/>
        <w:rPr>
          <w:rFonts w:hAnsi="宋体" w:cs="宋体"/>
          <w:color w:val="auto"/>
          <w:sz w:val="30"/>
        </w:rPr>
      </w:pPr>
      <w:r>
        <w:rPr>
          <w:rFonts w:hAnsi="宋体" w:cs="宋体"/>
          <w:b w:val="0"/>
          <w:bCs/>
          <w:color w:val="auto"/>
          <w:sz w:val="30"/>
        </w:rPr>
        <w:br w:type="page"/>
      </w:r>
      <w:bookmarkStart w:id="337" w:name="_Toc3365"/>
      <w:bookmarkStart w:id="338" w:name="_Toc19752"/>
      <w:bookmarkStart w:id="339" w:name="_Toc19706"/>
      <w:bookmarkStart w:id="340" w:name="_Toc32227"/>
      <w:bookmarkStart w:id="341" w:name="_Toc24601"/>
      <w:bookmarkStart w:id="342" w:name="_Toc15779"/>
      <w:bookmarkStart w:id="343" w:name="_Toc13987"/>
      <w:bookmarkStart w:id="344" w:name="_Toc32041"/>
      <w:bookmarkStart w:id="345" w:name="_Toc12105"/>
      <w:bookmarkStart w:id="346" w:name="_Toc70077085"/>
      <w:r>
        <w:rPr>
          <w:rFonts w:hAnsi="宋体" w:cs="宋体" w:hint="eastAsia"/>
          <w:color w:val="auto"/>
          <w:sz w:val="30"/>
        </w:rPr>
        <w:lastRenderedPageBreak/>
        <w:t>第十五部分</w:t>
      </w:r>
      <w:r>
        <w:rPr>
          <w:rFonts w:hAnsi="宋体" w:cs="宋体"/>
          <w:color w:val="auto"/>
          <w:sz w:val="30"/>
        </w:rPr>
        <w:t xml:space="preserve">  </w:t>
      </w:r>
      <w:r>
        <w:rPr>
          <w:rFonts w:hAnsi="宋体" w:cs="宋体" w:hint="eastAsia"/>
          <w:color w:val="auto"/>
          <w:sz w:val="30"/>
        </w:rPr>
        <w:t>基金费用与税收</w:t>
      </w:r>
      <w:bookmarkEnd w:id="333"/>
      <w:bookmarkEnd w:id="334"/>
      <w:bookmarkEnd w:id="335"/>
      <w:bookmarkEnd w:id="337"/>
      <w:bookmarkEnd w:id="338"/>
      <w:bookmarkEnd w:id="339"/>
      <w:bookmarkEnd w:id="340"/>
      <w:bookmarkEnd w:id="341"/>
      <w:bookmarkEnd w:id="342"/>
      <w:bookmarkEnd w:id="343"/>
      <w:bookmarkEnd w:id="344"/>
      <w:bookmarkEnd w:id="345"/>
      <w:bookmarkEnd w:id="346"/>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一、基金费用的种类</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1、基金管理人的管理费；</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2、基金托管人的托管费；</w:t>
      </w:r>
    </w:p>
    <w:p w:rsidR="005D7C9F" w:rsidRDefault="002A71D1">
      <w:pPr>
        <w:spacing w:line="360" w:lineRule="auto"/>
        <w:ind w:firstLineChars="200" w:firstLine="480"/>
        <w:rPr>
          <w:rFonts w:ascii="宋体" w:hAnsi="宋体" w:cs="宋体"/>
          <w:bCs/>
          <w:sz w:val="24"/>
        </w:rPr>
      </w:pPr>
      <w:r>
        <w:rPr>
          <w:rFonts w:ascii="宋体" w:hAnsi="宋体" w:cs="宋体"/>
          <w:bCs/>
          <w:sz w:val="24"/>
        </w:rPr>
        <w:t>3、C类</w:t>
      </w:r>
      <w:r>
        <w:rPr>
          <w:rFonts w:ascii="宋体" w:hAnsi="宋体" w:cs="宋体" w:hint="eastAsia"/>
          <w:bCs/>
          <w:sz w:val="24"/>
        </w:rPr>
        <w:t>、E类</w:t>
      </w:r>
      <w:ins w:id="347" w:author="郑雅雯" w:date="2024-04-08T15:51:00Z">
        <w:r w:rsidR="005E1186" w:rsidRPr="005E1186">
          <w:rPr>
            <w:rFonts w:ascii="宋体" w:hAnsi="宋体" w:cs="宋体" w:hint="eastAsia"/>
            <w:bCs/>
            <w:sz w:val="24"/>
          </w:rPr>
          <w:t>、D类</w:t>
        </w:r>
      </w:ins>
      <w:r>
        <w:rPr>
          <w:rFonts w:ascii="宋体" w:hAnsi="宋体" w:cs="宋体"/>
          <w:bCs/>
          <w:sz w:val="24"/>
        </w:rPr>
        <w:t>基金份额的销售服务费；</w:t>
      </w:r>
    </w:p>
    <w:p w:rsidR="005D7C9F" w:rsidRDefault="002A71D1">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、《基金合同》生效后与基金相关的会计师费、律师费、诉讼费和仲裁费；</w:t>
      </w:r>
    </w:p>
    <w:p w:rsidR="005D7C9F" w:rsidRDefault="002A71D1">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、基金的证券、期货交易费用；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基金的银行汇划费用；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、基金的相关账户开户费用、账户维护费用；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、按照国家有关规定和《基金合同》约定，可以在基金财产中列支的其他费用。</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二、基金费用计提方法、计提标准和支付方式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0.30%年费率计提。管理费的计算方法如下：</w:t>
      </w:r>
    </w:p>
    <w:p w:rsidR="005D7C9F" w:rsidRDefault="002A71D1">
      <w:pPr>
        <w:spacing w:line="360" w:lineRule="auto"/>
        <w:ind w:firstLineChars="200" w:firstLine="480"/>
        <w:rPr>
          <w:rFonts w:ascii="宋体" w:hAnsi="宋体" w:cs="宋体"/>
          <w:bCs/>
          <w:sz w:val="24"/>
        </w:rPr>
      </w:pPr>
      <w:r>
        <w:rPr>
          <w:rFonts w:ascii="宋体" w:hAnsi="宋体" w:cs="宋体"/>
          <w:bCs/>
          <w:sz w:val="24"/>
        </w:rPr>
        <w:t>H＝E×0.30%÷当年天数</w:t>
      </w:r>
    </w:p>
    <w:p w:rsidR="005D7C9F" w:rsidRDefault="002A71D1">
      <w:pPr>
        <w:spacing w:line="360" w:lineRule="auto"/>
        <w:ind w:firstLineChars="200" w:firstLine="480"/>
        <w:rPr>
          <w:rFonts w:ascii="宋体" w:hAnsi="宋体" w:cs="宋体"/>
          <w:bCs/>
          <w:sz w:val="24"/>
        </w:rPr>
      </w:pPr>
      <w:r>
        <w:rPr>
          <w:rFonts w:ascii="宋体" w:hAnsi="宋体" w:cs="宋体"/>
          <w:bCs/>
          <w:sz w:val="24"/>
        </w:rPr>
        <w:t>H为每日应计提的基金管理费</w:t>
      </w:r>
    </w:p>
    <w:p w:rsidR="005D7C9F" w:rsidRDefault="002A71D1">
      <w:pPr>
        <w:spacing w:line="360" w:lineRule="auto"/>
        <w:ind w:firstLineChars="200" w:firstLine="480"/>
        <w:rPr>
          <w:rFonts w:ascii="宋体" w:hAnsi="宋体" w:cs="宋体"/>
          <w:bCs/>
          <w:sz w:val="24"/>
        </w:rPr>
      </w:pPr>
      <w:r>
        <w:rPr>
          <w:rFonts w:ascii="宋体" w:hAnsi="宋体" w:cs="宋体"/>
          <w:bCs/>
          <w:sz w:val="24"/>
        </w:rPr>
        <w:t>E为前一日的基金资产净值</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基金管理费每日计算，逐日累计至每月月末，按月支付。经基金管理人与基金托管人双方核对无误后，基金托管人按照与基金管理人协商一致的方式于次月前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个工作日内从基金财产中一次性支付给基金管理人。若遇法定节假日、公休日等，支付日期顺延</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2、基金托管人的托管费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0.10%的年费率计提。托管费的计算方法如下：</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H＝E×0.10%÷当年天数</w:t>
      </w:r>
    </w:p>
    <w:p w:rsidR="005D7C9F" w:rsidRDefault="002A71D1">
      <w:pPr>
        <w:spacing w:line="360" w:lineRule="auto"/>
        <w:ind w:firstLineChars="200" w:firstLine="480"/>
        <w:rPr>
          <w:rFonts w:ascii="宋体" w:hAnsi="宋体" w:cs="宋体"/>
          <w:bCs/>
          <w:sz w:val="24"/>
        </w:rPr>
      </w:pPr>
      <w:r>
        <w:rPr>
          <w:rFonts w:ascii="宋体" w:hAnsi="宋体" w:cs="宋体"/>
          <w:bCs/>
          <w:sz w:val="24"/>
        </w:rPr>
        <w:t>H为每日应计提的基金托管费</w:t>
      </w:r>
    </w:p>
    <w:p w:rsidR="005D7C9F" w:rsidRDefault="002A71D1">
      <w:pPr>
        <w:spacing w:line="360" w:lineRule="auto"/>
        <w:ind w:firstLineChars="200" w:firstLine="480"/>
        <w:rPr>
          <w:rFonts w:ascii="宋体" w:hAnsi="宋体" w:cs="宋体"/>
          <w:bCs/>
          <w:sz w:val="24"/>
        </w:rPr>
      </w:pPr>
      <w:r>
        <w:rPr>
          <w:rFonts w:ascii="宋体" w:hAnsi="宋体" w:cs="宋体"/>
          <w:bCs/>
          <w:sz w:val="24"/>
        </w:rPr>
        <w:t>E为前一日的基金资产净值</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基金托管费每日计算，逐日累计至每月月末，按月支付。经基金管理人与基金托管人双方核对无误后，基金托管人按照与基金管理人协商一致的方式于次月前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个工作日内从基金财产中一次性支取。若遇法定节假日、公休日等，支付日期顺延</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3、C类</w:t>
      </w:r>
      <w:r>
        <w:rPr>
          <w:rFonts w:ascii="宋体" w:hAnsi="宋体" w:cs="宋体" w:hint="eastAsia"/>
          <w:bCs/>
          <w:sz w:val="24"/>
        </w:rPr>
        <w:t>、E类</w:t>
      </w:r>
      <w:ins w:id="348" w:author="郑雅雯" w:date="2024-04-08T15:51:00Z">
        <w:r w:rsidR="005E1186" w:rsidRPr="005E1186">
          <w:rPr>
            <w:rFonts w:ascii="宋体" w:hAnsi="宋体" w:cs="宋体" w:hint="eastAsia"/>
            <w:bCs/>
            <w:sz w:val="24"/>
          </w:rPr>
          <w:t>、D类</w:t>
        </w:r>
      </w:ins>
      <w:r>
        <w:rPr>
          <w:rFonts w:ascii="宋体" w:hAnsi="宋体" w:cs="宋体"/>
          <w:bCs/>
          <w:sz w:val="24"/>
        </w:rPr>
        <w:t>基金份额的销售服务费</w:t>
      </w:r>
    </w:p>
    <w:p w:rsidR="00FD7F72" w:rsidRDefault="002A71D1">
      <w:pPr>
        <w:spacing w:line="360" w:lineRule="auto"/>
        <w:ind w:firstLineChars="200" w:firstLine="480"/>
        <w:rPr>
          <w:ins w:id="349" w:author="郑雅雯" w:date="2024-04-11T13:41:00Z"/>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w:t>
      </w:r>
      <w:r>
        <w:rPr>
          <w:rFonts w:ascii="宋体" w:hAnsi="宋体" w:cs="宋体" w:hint="eastAsia"/>
          <w:bCs/>
          <w:sz w:val="24"/>
        </w:rPr>
        <w:t>、E类</w:t>
      </w:r>
      <w:ins w:id="350" w:author="郑雅雯" w:date="2024-04-08T15:51:00Z">
        <w:r w:rsidR="005E1186" w:rsidRPr="005E1186">
          <w:rPr>
            <w:rFonts w:ascii="宋体" w:hAnsi="宋体" w:cs="宋体" w:hint="eastAsia"/>
            <w:bCs/>
            <w:sz w:val="24"/>
          </w:rPr>
          <w:t>、D类</w:t>
        </w:r>
      </w:ins>
      <w:r>
        <w:rPr>
          <w:rFonts w:ascii="宋体" w:hAnsi="宋体" w:cs="宋体"/>
          <w:bCs/>
          <w:sz w:val="24"/>
        </w:rPr>
        <w:t>基金份额收取销售服务费。</w:t>
      </w:r>
    </w:p>
    <w:p w:rsidR="005D7C9F" w:rsidRDefault="002A71D1">
      <w:pPr>
        <w:spacing w:line="360" w:lineRule="auto"/>
        <w:ind w:firstLineChars="200" w:firstLine="480"/>
        <w:rPr>
          <w:rFonts w:ascii="宋体" w:hAnsi="宋体" w:cs="宋体"/>
          <w:bCs/>
          <w:sz w:val="24"/>
        </w:rPr>
      </w:pPr>
      <w:r>
        <w:rPr>
          <w:rFonts w:ascii="宋体" w:hAnsi="宋体" w:cs="宋体"/>
          <w:bCs/>
          <w:sz w:val="24"/>
        </w:rPr>
        <w:t>C类</w:t>
      </w:r>
      <w:r>
        <w:rPr>
          <w:rFonts w:ascii="宋体" w:hAnsi="宋体" w:cs="宋体" w:hint="eastAsia"/>
          <w:bCs/>
          <w:sz w:val="24"/>
        </w:rPr>
        <w:t>、E类</w:t>
      </w:r>
      <w:r>
        <w:rPr>
          <w:rFonts w:ascii="宋体" w:hAnsi="宋体" w:cs="宋体"/>
          <w:bCs/>
          <w:sz w:val="24"/>
        </w:rPr>
        <w:t>基金份额</w:t>
      </w:r>
      <w:r>
        <w:rPr>
          <w:rFonts w:ascii="宋体" w:hAnsi="宋体" w:cs="宋体" w:hint="eastAsia"/>
          <w:bCs/>
          <w:sz w:val="24"/>
        </w:rPr>
        <w:t>销售服务费按前一日该</w:t>
      </w:r>
      <w:r>
        <w:rPr>
          <w:rFonts w:ascii="宋体" w:hAnsi="宋体" w:cs="宋体"/>
          <w:bCs/>
          <w:sz w:val="24"/>
        </w:rPr>
        <w:t>类基金份额基金资产净值的0.35%的年费率计提。销售服务费的计算方法如下：</w:t>
      </w:r>
    </w:p>
    <w:p w:rsidR="005D7C9F" w:rsidRDefault="002A71D1">
      <w:pPr>
        <w:spacing w:line="360" w:lineRule="auto"/>
        <w:ind w:firstLineChars="200" w:firstLine="480"/>
        <w:rPr>
          <w:rFonts w:ascii="宋体" w:hAnsi="宋体" w:cs="宋体"/>
          <w:bCs/>
          <w:sz w:val="24"/>
        </w:rPr>
      </w:pPr>
      <w:r>
        <w:rPr>
          <w:rFonts w:ascii="宋体" w:hAnsi="宋体" w:cs="宋体"/>
          <w:bCs/>
          <w:sz w:val="24"/>
        </w:rPr>
        <w:t>H＝E×0.35%÷当年天数</w:t>
      </w:r>
    </w:p>
    <w:p w:rsidR="005D7C9F" w:rsidRDefault="002A71D1">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为某</w:t>
      </w:r>
      <w:r>
        <w:rPr>
          <w:rFonts w:ascii="宋体" w:hAnsi="宋体" w:cs="宋体"/>
          <w:bCs/>
          <w:sz w:val="24"/>
        </w:rPr>
        <w:t>类基金份额每日应计提的销售服务费</w:t>
      </w:r>
    </w:p>
    <w:p w:rsidR="005D7C9F" w:rsidRDefault="002A71D1">
      <w:pPr>
        <w:spacing w:line="360" w:lineRule="auto"/>
        <w:ind w:firstLineChars="200" w:firstLine="480"/>
        <w:rPr>
          <w:ins w:id="351" w:author="郑雅雯" w:date="2024-04-08T15:51:00Z"/>
          <w:rFonts w:ascii="宋体" w:hAnsi="宋体" w:cs="宋体"/>
          <w:bCs/>
          <w:sz w:val="24"/>
        </w:rPr>
      </w:pPr>
      <w:r>
        <w:rPr>
          <w:rFonts w:ascii="宋体" w:hAnsi="宋体" w:cs="宋体"/>
          <w:bCs/>
          <w:sz w:val="24"/>
        </w:rPr>
        <w:t xml:space="preserve">E </w:t>
      </w:r>
      <w:r>
        <w:rPr>
          <w:rFonts w:ascii="宋体" w:hAnsi="宋体" w:cs="宋体" w:hint="eastAsia"/>
          <w:bCs/>
          <w:sz w:val="24"/>
        </w:rPr>
        <w:t>为该</w:t>
      </w:r>
      <w:r>
        <w:rPr>
          <w:rFonts w:ascii="宋体" w:hAnsi="宋体" w:cs="宋体"/>
          <w:bCs/>
          <w:sz w:val="24"/>
        </w:rPr>
        <w:t>类基金份额前一日的基金资产净值</w:t>
      </w:r>
    </w:p>
    <w:p w:rsidR="005E1186" w:rsidRPr="005E1186" w:rsidRDefault="005E1186" w:rsidP="005E1186">
      <w:pPr>
        <w:spacing w:line="360" w:lineRule="auto"/>
        <w:ind w:firstLineChars="200" w:firstLine="480"/>
        <w:rPr>
          <w:ins w:id="352" w:author="郑雅雯" w:date="2024-04-08T15:51:00Z"/>
          <w:rFonts w:ascii="宋体" w:hAnsi="宋体" w:cs="宋体"/>
          <w:bCs/>
          <w:sz w:val="24"/>
        </w:rPr>
      </w:pPr>
      <w:ins w:id="353" w:author="郑雅雯" w:date="2024-04-08T15:51:00Z">
        <w:r w:rsidRPr="005E1186">
          <w:rPr>
            <w:rFonts w:ascii="宋体" w:hAnsi="宋体" w:cs="宋体" w:hint="eastAsia"/>
            <w:bCs/>
            <w:sz w:val="24"/>
          </w:rPr>
          <w:t>D类基金份额销售服务费按前一日D类基金份额基金资产净值的0.2</w:t>
        </w:r>
      </w:ins>
      <w:ins w:id="354" w:author="郑雅雯" w:date="2024-04-08T15:52:00Z">
        <w:r>
          <w:rPr>
            <w:rFonts w:ascii="宋体" w:hAnsi="宋体" w:cs="宋体"/>
            <w:bCs/>
            <w:sz w:val="24"/>
          </w:rPr>
          <w:t>5</w:t>
        </w:r>
      </w:ins>
      <w:ins w:id="355" w:author="郑雅雯" w:date="2024-04-08T15:51:00Z">
        <w:r w:rsidRPr="005E1186">
          <w:rPr>
            <w:rFonts w:ascii="宋体" w:hAnsi="宋体" w:cs="宋体" w:hint="eastAsia"/>
            <w:bCs/>
            <w:sz w:val="24"/>
          </w:rPr>
          <w:t>%的年费率计提。D类基金份额销售服务费的计算方法如下：</w:t>
        </w:r>
      </w:ins>
    </w:p>
    <w:p w:rsidR="005E1186" w:rsidRPr="005E1186" w:rsidRDefault="005E1186" w:rsidP="005E1186">
      <w:pPr>
        <w:spacing w:line="360" w:lineRule="auto"/>
        <w:ind w:firstLineChars="200" w:firstLine="480"/>
        <w:rPr>
          <w:ins w:id="356" w:author="郑雅雯" w:date="2024-04-08T15:51:00Z"/>
          <w:rFonts w:ascii="宋体" w:hAnsi="宋体" w:cs="宋体"/>
          <w:bCs/>
          <w:sz w:val="24"/>
        </w:rPr>
      </w:pPr>
      <w:ins w:id="357" w:author="郑雅雯" w:date="2024-04-08T15:51:00Z">
        <w:r w:rsidRPr="005E1186">
          <w:rPr>
            <w:rFonts w:ascii="宋体" w:hAnsi="宋体" w:cs="宋体" w:hint="eastAsia"/>
            <w:bCs/>
            <w:sz w:val="24"/>
          </w:rPr>
          <w:t>H＝E×0.2</w:t>
        </w:r>
      </w:ins>
      <w:ins w:id="358" w:author="郑雅雯" w:date="2024-04-08T15:52:00Z">
        <w:r>
          <w:rPr>
            <w:rFonts w:ascii="宋体" w:hAnsi="宋体" w:cs="宋体"/>
            <w:bCs/>
            <w:sz w:val="24"/>
          </w:rPr>
          <w:t>5</w:t>
        </w:r>
      </w:ins>
      <w:ins w:id="359" w:author="郑雅雯" w:date="2024-04-08T15:51:00Z">
        <w:r w:rsidRPr="005E1186">
          <w:rPr>
            <w:rFonts w:ascii="宋体" w:hAnsi="宋体" w:cs="宋体" w:hint="eastAsia"/>
            <w:bCs/>
            <w:sz w:val="24"/>
          </w:rPr>
          <w:t>%÷当年天数</w:t>
        </w:r>
      </w:ins>
    </w:p>
    <w:p w:rsidR="005E1186" w:rsidRPr="005E1186" w:rsidRDefault="005E1186" w:rsidP="005E1186">
      <w:pPr>
        <w:spacing w:line="360" w:lineRule="auto"/>
        <w:ind w:firstLineChars="200" w:firstLine="480"/>
        <w:rPr>
          <w:ins w:id="360" w:author="郑雅雯" w:date="2024-04-08T15:51:00Z"/>
          <w:rFonts w:ascii="宋体" w:hAnsi="宋体" w:cs="宋体"/>
          <w:bCs/>
          <w:sz w:val="24"/>
        </w:rPr>
      </w:pPr>
      <w:ins w:id="361" w:author="郑雅雯" w:date="2024-04-08T15:51:00Z">
        <w:r w:rsidRPr="005E1186">
          <w:rPr>
            <w:rFonts w:ascii="宋体" w:hAnsi="宋体" w:cs="宋体" w:hint="eastAsia"/>
            <w:bCs/>
            <w:sz w:val="24"/>
          </w:rPr>
          <w:t>H 为D类基金份额每日应计提的销售服务费</w:t>
        </w:r>
      </w:ins>
    </w:p>
    <w:p w:rsidR="005E1186" w:rsidRDefault="005E1186" w:rsidP="005E1186">
      <w:pPr>
        <w:spacing w:line="360" w:lineRule="auto"/>
        <w:ind w:firstLineChars="200" w:firstLine="480"/>
        <w:rPr>
          <w:rFonts w:ascii="宋体" w:hAnsi="宋体" w:cs="宋体"/>
          <w:bCs/>
          <w:sz w:val="24"/>
        </w:rPr>
      </w:pPr>
      <w:ins w:id="362" w:author="郑雅雯" w:date="2024-04-08T15:51:00Z">
        <w:r w:rsidRPr="005E1186">
          <w:rPr>
            <w:rFonts w:ascii="宋体" w:hAnsi="宋体" w:cs="宋体" w:hint="eastAsia"/>
            <w:bCs/>
            <w:sz w:val="24"/>
          </w:rPr>
          <w:t>E 为D类基金份额前一日的基金资产净值</w:t>
        </w:r>
      </w:ins>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销售服务费每日计算，逐日累计至每月月末，按月支付。经基金管理人与基金托管人双方核对无误后，基金托管人</w:t>
      </w:r>
      <w:r>
        <w:rPr>
          <w:rFonts w:ascii="Cambria" w:hAnsi="Cambria" w:cs="宋体" w:hint="eastAsia"/>
          <w:bCs/>
          <w:sz w:val="24"/>
          <w:szCs w:val="24"/>
        </w:rPr>
        <w:t>按照</w:t>
      </w:r>
      <w:r>
        <w:rPr>
          <w:rFonts w:ascii="Cambria" w:hAnsi="Cambria" w:cs="宋体" w:hint="eastAsia"/>
          <w:sz w:val="24"/>
          <w:szCs w:val="24"/>
        </w:rPr>
        <w:t>与基金管理人协商一致的方式</w:t>
      </w:r>
      <w:r>
        <w:rPr>
          <w:rFonts w:ascii="Cambria" w:hAnsi="Cambria" w:cs="宋体" w:hint="eastAsia"/>
          <w:bCs/>
          <w:sz w:val="24"/>
        </w:rPr>
        <w:t>于次月前</w:t>
      </w:r>
      <w:r>
        <w:rPr>
          <w:rFonts w:ascii="Cambria" w:hAnsi="Cambria" w:cs="宋体"/>
          <w:bCs/>
          <w:sz w:val="24"/>
        </w:rPr>
        <w:t>5</w:t>
      </w:r>
      <w:r>
        <w:rPr>
          <w:rFonts w:ascii="Cambria" w:hAnsi="Cambria" w:cs="宋体" w:hint="eastAsia"/>
          <w:bCs/>
          <w:sz w:val="24"/>
        </w:rPr>
        <w:t>个工作日内从基金财产中一次性支付，</w:t>
      </w:r>
      <w:r>
        <w:rPr>
          <w:rFonts w:ascii="Cambria" w:hAnsi="Cambria" w:hint="eastAsia"/>
          <w:bCs/>
          <w:sz w:val="24"/>
        </w:rPr>
        <w:t>由登记机构代收，登记机构收到后按相关合同规定支付给基金销售机构等</w:t>
      </w:r>
      <w:r>
        <w:rPr>
          <w:rFonts w:ascii="Cambria" w:hAnsi="Cambria" w:cs="宋体" w:hint="eastAsia"/>
          <w:bCs/>
          <w:sz w:val="24"/>
        </w:rPr>
        <w:t>。若遇法定节假日、公休日等，支付日期顺延。</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销售服务费可用于本基金市场推广、销售以及基金份额持有人服务等各项费用</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Theme="minorEastAsia" w:eastAsiaTheme="minorEastAsia" w:hAnsiTheme="minorEastAsia" w:cs="宋体" w:hint="eastAsia"/>
          <w:bCs/>
          <w:sz w:val="24"/>
        </w:rPr>
        <w:t>”</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10</w:t>
      </w:r>
      <w:r>
        <w:rPr>
          <w:rFonts w:ascii="宋体" w:hAnsi="宋体" w:cs="宋体" w:hint="eastAsia"/>
          <w:bCs/>
          <w:sz w:val="24"/>
        </w:rPr>
        <w:t>项费用，根据有关法规及相应协议规定，按费用实际支出金额列入当期费用，由基金托管人从基金财产中支付。</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三、不列入基金费用的项目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3、《基金合同》生效前的相关费用；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bookmarkStart w:id="363" w:name="_Hlt88827255"/>
      <w:bookmarkEnd w:id="363"/>
    </w:p>
    <w:p w:rsidR="00D009D3" w:rsidRPr="00D009D3" w:rsidRDefault="00D009D3" w:rsidP="00D009D3">
      <w:pPr>
        <w:spacing w:line="360" w:lineRule="auto"/>
        <w:ind w:firstLineChars="200" w:firstLine="480"/>
        <w:rPr>
          <w:rFonts w:ascii="宋体" w:hAnsi="宋体" w:cs="宋体"/>
          <w:bCs/>
          <w:sz w:val="24"/>
        </w:rPr>
      </w:pPr>
    </w:p>
    <w:p w:rsidR="00D009D3" w:rsidRPr="00D009D3" w:rsidRDefault="00D009D3" w:rsidP="00D009D3">
      <w:pPr>
        <w:spacing w:line="360" w:lineRule="auto"/>
        <w:ind w:firstLineChars="200" w:firstLine="480"/>
        <w:rPr>
          <w:rFonts w:ascii="宋体" w:hAnsi="宋体" w:cs="宋体"/>
          <w:bCs/>
          <w:sz w:val="24"/>
        </w:rPr>
      </w:pPr>
      <w:r w:rsidRPr="00D009D3">
        <w:rPr>
          <w:rFonts w:ascii="宋体" w:hAnsi="宋体" w:cs="宋体" w:hint="eastAsia"/>
          <w:bCs/>
          <w:sz w:val="24"/>
        </w:rPr>
        <w:t>四、实施</w:t>
      </w:r>
      <w:proofErr w:type="gramStart"/>
      <w:r w:rsidRPr="00D009D3">
        <w:rPr>
          <w:rFonts w:ascii="宋体" w:hAnsi="宋体" w:cs="宋体" w:hint="eastAsia"/>
          <w:bCs/>
          <w:sz w:val="24"/>
        </w:rPr>
        <w:t>侧袋机制</w:t>
      </w:r>
      <w:proofErr w:type="gramEnd"/>
      <w:r w:rsidRPr="00D009D3">
        <w:rPr>
          <w:rFonts w:ascii="宋体" w:hAnsi="宋体" w:cs="宋体" w:hint="eastAsia"/>
          <w:bCs/>
          <w:sz w:val="24"/>
        </w:rPr>
        <w:t>期间的基金费用</w:t>
      </w:r>
    </w:p>
    <w:p w:rsidR="005D7C9F" w:rsidRDefault="00D009D3" w:rsidP="00D009D3">
      <w:pPr>
        <w:spacing w:line="360" w:lineRule="auto"/>
        <w:ind w:firstLineChars="200" w:firstLine="480"/>
        <w:rPr>
          <w:rFonts w:ascii="宋体" w:hAnsi="宋体" w:cs="宋体"/>
          <w:bCs/>
          <w:sz w:val="24"/>
        </w:rPr>
      </w:pPr>
      <w:r w:rsidRPr="00D009D3">
        <w:rPr>
          <w:rFonts w:ascii="宋体" w:hAnsi="宋体" w:cs="宋体" w:hint="eastAsia"/>
          <w:bCs/>
          <w:sz w:val="24"/>
        </w:rPr>
        <w:t>本基金实施</w:t>
      </w:r>
      <w:proofErr w:type="gramStart"/>
      <w:r w:rsidRPr="00D009D3">
        <w:rPr>
          <w:rFonts w:ascii="宋体" w:hAnsi="宋体" w:cs="宋体" w:hint="eastAsia"/>
          <w:bCs/>
          <w:sz w:val="24"/>
        </w:rPr>
        <w:t>侧袋机制</w:t>
      </w:r>
      <w:proofErr w:type="gramEnd"/>
      <w:r w:rsidRPr="00D009D3">
        <w:rPr>
          <w:rFonts w:ascii="宋体" w:hAnsi="宋体" w:cs="宋体" w:hint="eastAsia"/>
          <w:bCs/>
          <w:sz w:val="24"/>
        </w:rPr>
        <w:t>的，</w:t>
      </w:r>
      <w:proofErr w:type="gramStart"/>
      <w:r w:rsidRPr="00D009D3">
        <w:rPr>
          <w:rFonts w:ascii="宋体" w:hAnsi="宋体" w:cs="宋体" w:hint="eastAsia"/>
          <w:bCs/>
          <w:sz w:val="24"/>
        </w:rPr>
        <w:t>与侧袋账户</w:t>
      </w:r>
      <w:proofErr w:type="gramEnd"/>
      <w:r w:rsidRPr="00D009D3">
        <w:rPr>
          <w:rFonts w:ascii="宋体" w:hAnsi="宋体" w:cs="宋体" w:hint="eastAsia"/>
          <w:bCs/>
          <w:sz w:val="24"/>
        </w:rPr>
        <w:t>有关的费用可以</w:t>
      </w:r>
      <w:proofErr w:type="gramStart"/>
      <w:r w:rsidRPr="00D009D3">
        <w:rPr>
          <w:rFonts w:ascii="宋体" w:hAnsi="宋体" w:cs="宋体" w:hint="eastAsia"/>
          <w:bCs/>
          <w:sz w:val="24"/>
        </w:rPr>
        <w:t>从侧袋账户</w:t>
      </w:r>
      <w:proofErr w:type="gramEnd"/>
      <w:r w:rsidRPr="00D009D3">
        <w:rPr>
          <w:rFonts w:ascii="宋体" w:hAnsi="宋体" w:cs="宋体" w:hint="eastAsia"/>
          <w:bCs/>
          <w:sz w:val="24"/>
        </w:rPr>
        <w:t>中列支，但应</w:t>
      </w:r>
      <w:proofErr w:type="gramStart"/>
      <w:r w:rsidRPr="00D009D3">
        <w:rPr>
          <w:rFonts w:ascii="宋体" w:hAnsi="宋体" w:cs="宋体" w:hint="eastAsia"/>
          <w:bCs/>
          <w:sz w:val="24"/>
        </w:rPr>
        <w:t>待侧袋</w:t>
      </w:r>
      <w:proofErr w:type="gramEnd"/>
      <w:r w:rsidRPr="00D009D3">
        <w:rPr>
          <w:rFonts w:ascii="宋体" w:hAnsi="宋体" w:cs="宋体" w:hint="eastAsia"/>
          <w:bCs/>
          <w:sz w:val="24"/>
        </w:rPr>
        <w:t>账户资产变现后方可列支，有关费用可酌情收取或减免，但不得收取管理费，详见招募说明书的规定。</w:t>
      </w:r>
    </w:p>
    <w:p w:rsidR="00D009D3" w:rsidRDefault="00D009D3" w:rsidP="00D009D3">
      <w:pPr>
        <w:spacing w:line="360" w:lineRule="auto"/>
        <w:ind w:firstLineChars="200" w:firstLine="480"/>
        <w:rPr>
          <w:rFonts w:ascii="宋体" w:hAnsi="宋体" w:cs="宋体"/>
          <w:bCs/>
          <w:sz w:val="24"/>
        </w:rPr>
      </w:pPr>
    </w:p>
    <w:p w:rsidR="005D7C9F" w:rsidRDefault="00D009D3">
      <w:pPr>
        <w:spacing w:line="360" w:lineRule="auto"/>
        <w:ind w:firstLineChars="200" w:firstLine="480"/>
        <w:rPr>
          <w:rFonts w:ascii="宋体" w:hAnsi="宋体" w:cs="宋体"/>
          <w:bCs/>
          <w:sz w:val="24"/>
        </w:rPr>
      </w:pPr>
      <w:r>
        <w:rPr>
          <w:rFonts w:ascii="宋体" w:hAnsi="宋体" w:cs="宋体" w:hint="eastAsia"/>
          <w:bCs/>
          <w:sz w:val="24"/>
        </w:rPr>
        <w:t>五</w:t>
      </w:r>
      <w:r w:rsidR="002A71D1">
        <w:rPr>
          <w:rFonts w:ascii="宋体" w:hAnsi="宋体" w:cs="宋体" w:hint="eastAsia"/>
          <w:bCs/>
          <w:sz w:val="24"/>
        </w:rPr>
        <w:t>、基金税收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w:t>
      </w:r>
    </w:p>
    <w:p w:rsidR="005D7C9F" w:rsidRDefault="002A71D1">
      <w:pPr>
        <w:pStyle w:val="1"/>
        <w:spacing w:before="0" w:after="0"/>
        <w:jc w:val="center"/>
        <w:rPr>
          <w:rFonts w:hAnsi="宋体" w:cs="宋体"/>
          <w:color w:val="auto"/>
          <w:sz w:val="30"/>
        </w:rPr>
      </w:pPr>
      <w:bookmarkStart w:id="364" w:name="_Toc93226149"/>
      <w:bookmarkStart w:id="365" w:name="_Toc92662707"/>
      <w:bookmarkStart w:id="366" w:name="_Toc22552"/>
      <w:bookmarkStart w:id="367" w:name="_Toc141703896"/>
      <w:bookmarkStart w:id="368" w:name="_Toc139991746"/>
      <w:bookmarkStart w:id="369" w:name="_Toc128310499"/>
      <w:r>
        <w:rPr>
          <w:rFonts w:hAnsi="宋体" w:cs="宋体"/>
          <w:b w:val="0"/>
          <w:bCs/>
          <w:color w:val="auto"/>
          <w:sz w:val="30"/>
        </w:rPr>
        <w:br w:type="page"/>
      </w:r>
      <w:bookmarkStart w:id="370" w:name="_Toc25883"/>
      <w:bookmarkStart w:id="371" w:name="_Toc19558"/>
      <w:bookmarkStart w:id="372" w:name="_Toc21829"/>
      <w:bookmarkStart w:id="373" w:name="_Toc178"/>
      <w:bookmarkStart w:id="374" w:name="_Toc15525"/>
      <w:bookmarkStart w:id="375" w:name="_Toc1617"/>
      <w:bookmarkStart w:id="376" w:name="_Toc20052"/>
      <w:bookmarkStart w:id="377" w:name="_Toc12761"/>
      <w:bookmarkStart w:id="378" w:name="_Toc3656"/>
      <w:bookmarkStart w:id="379" w:name="_Toc70077086"/>
      <w:bookmarkEnd w:id="364"/>
      <w:bookmarkEnd w:id="365"/>
      <w:r>
        <w:rPr>
          <w:rFonts w:hAnsi="宋体" w:cs="宋体" w:hint="eastAsia"/>
          <w:color w:val="auto"/>
          <w:sz w:val="30"/>
        </w:rPr>
        <w:lastRenderedPageBreak/>
        <w:t>第十六部分</w:t>
      </w:r>
      <w:r>
        <w:rPr>
          <w:rFonts w:hAnsi="宋体" w:cs="宋体"/>
          <w:color w:val="auto"/>
          <w:sz w:val="30"/>
        </w:rPr>
        <w:t xml:space="preserve">  </w:t>
      </w:r>
      <w:r>
        <w:rPr>
          <w:rFonts w:hAnsi="宋体" w:cs="宋体" w:hint="eastAsia"/>
          <w:color w:val="auto"/>
          <w:sz w:val="30"/>
        </w:rPr>
        <w:t>基金的收益与分配</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rsidR="005D7C9F" w:rsidRDefault="005D7C9F">
      <w:pPr>
        <w:rPr>
          <w:rFonts w:ascii="宋体" w:hAnsi="宋体" w:cs="宋体"/>
          <w:bCs/>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一、基金利润的构成</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二、基金可供分配利润</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基金可供分配利润指截至收益分配基准日基金未分配利润与未分配利润中已实现收益的孰低数。</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三、基金收益分配原则</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1、本基金收益分配方式分两种：现金分红与红利再投资，投资者可选择现金红利或将现金红利自动转为相应类别的基金份额进行再投资；若投资者不选择，本基金默认的收益分配方式是现金分红；</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2、基金收益分配后基金份额净值不能低于面值，即基金收益分配基准日的基金份额净值减去每单位基金份额收益分配金额后不能低于面值；</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3、同一类别的每一基金份额享有同等分配权；</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4、在对基金份额持有人利益无实质不利影响的前提下，基金管理人可调整基金收益的分配原则和支付方式，不需召开基金份额持有人大会审议；</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5、法律法规或监管机关另有规定的，从其规定。</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四、收益分配方案</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五、收益分配方案的确定、公告与实施</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本基金收益分配方案由基金管理人拟定，并由基金托管人复核，依照《信息披露办法》的有关规定</w:t>
      </w:r>
      <w:r>
        <w:rPr>
          <w:rFonts w:ascii="宋体" w:hAnsi="宋体" w:cs="宋体"/>
          <w:bCs/>
          <w:sz w:val="24"/>
        </w:rPr>
        <w:t>在指定媒介公告。</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基金红利发放</w:t>
      </w:r>
      <w:proofErr w:type="gramStart"/>
      <w:r>
        <w:rPr>
          <w:rFonts w:ascii="宋体" w:hAnsi="宋体" w:cs="宋体" w:hint="eastAsia"/>
          <w:bCs/>
          <w:sz w:val="24"/>
        </w:rPr>
        <w:t>日距离</w:t>
      </w:r>
      <w:proofErr w:type="gramEnd"/>
      <w:r>
        <w:rPr>
          <w:rFonts w:ascii="宋体" w:hAnsi="宋体" w:cs="宋体" w:hint="eastAsia"/>
          <w:bCs/>
          <w:sz w:val="24"/>
        </w:rPr>
        <w:t>收益分配基准日（即可供分配利润计算截止日）的时间</w:t>
      </w:r>
      <w:r>
        <w:rPr>
          <w:rFonts w:ascii="宋体" w:hAnsi="宋体" w:cs="宋体" w:hint="eastAsia"/>
          <w:bCs/>
          <w:sz w:val="24"/>
        </w:rPr>
        <w:lastRenderedPageBreak/>
        <w:t>不得超过</w:t>
      </w:r>
      <w:r>
        <w:rPr>
          <w:rFonts w:ascii="宋体" w:hAnsi="宋体" w:cs="宋体"/>
          <w:bCs/>
          <w:sz w:val="24"/>
        </w:rPr>
        <w:t>15个工作日。</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六、基金收益分配中发生的费用</w:t>
      </w:r>
    </w:p>
    <w:p w:rsidR="00093410" w:rsidRPr="00093410" w:rsidRDefault="002A71D1" w:rsidP="00093410">
      <w:pPr>
        <w:spacing w:line="360" w:lineRule="auto"/>
        <w:ind w:firstLineChars="225" w:firstLine="540"/>
        <w:rPr>
          <w:rFonts w:ascii="宋体" w:hAnsi="宋体" w:cs="宋体"/>
          <w:bCs/>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p>
    <w:p w:rsidR="00093410" w:rsidRPr="00093410" w:rsidRDefault="00093410" w:rsidP="00093410">
      <w:pPr>
        <w:spacing w:line="360" w:lineRule="auto"/>
        <w:ind w:firstLineChars="225" w:firstLine="540"/>
        <w:rPr>
          <w:rFonts w:ascii="宋体" w:hAnsi="宋体" w:cs="宋体"/>
          <w:bCs/>
          <w:sz w:val="24"/>
        </w:rPr>
      </w:pPr>
    </w:p>
    <w:p w:rsidR="00093410" w:rsidRPr="00093410" w:rsidRDefault="00093410" w:rsidP="00093410">
      <w:pPr>
        <w:spacing w:line="360" w:lineRule="auto"/>
        <w:ind w:firstLineChars="225" w:firstLine="540"/>
        <w:rPr>
          <w:rFonts w:ascii="宋体" w:hAnsi="宋体" w:cs="宋体"/>
          <w:bCs/>
          <w:sz w:val="24"/>
        </w:rPr>
      </w:pPr>
      <w:r w:rsidRPr="00093410">
        <w:rPr>
          <w:rFonts w:ascii="宋体" w:hAnsi="宋体" w:cs="宋体" w:hint="eastAsia"/>
          <w:bCs/>
          <w:sz w:val="24"/>
        </w:rPr>
        <w:t>七、实施</w:t>
      </w:r>
      <w:proofErr w:type="gramStart"/>
      <w:r w:rsidRPr="00093410">
        <w:rPr>
          <w:rFonts w:ascii="宋体" w:hAnsi="宋体" w:cs="宋体" w:hint="eastAsia"/>
          <w:bCs/>
          <w:sz w:val="24"/>
        </w:rPr>
        <w:t>侧袋机制</w:t>
      </w:r>
      <w:proofErr w:type="gramEnd"/>
      <w:r w:rsidRPr="00093410">
        <w:rPr>
          <w:rFonts w:ascii="宋体" w:hAnsi="宋体" w:cs="宋体" w:hint="eastAsia"/>
          <w:bCs/>
          <w:sz w:val="24"/>
        </w:rPr>
        <w:t>期间的收益分配</w:t>
      </w:r>
    </w:p>
    <w:p w:rsidR="005D7C9F" w:rsidRDefault="00093410" w:rsidP="00093410">
      <w:pPr>
        <w:spacing w:line="360" w:lineRule="auto"/>
        <w:ind w:firstLineChars="225" w:firstLine="540"/>
        <w:rPr>
          <w:rFonts w:ascii="宋体" w:hAnsi="宋体" w:cs="宋体"/>
          <w:bCs/>
          <w:sz w:val="24"/>
        </w:rPr>
      </w:pPr>
      <w:r w:rsidRPr="00093410">
        <w:rPr>
          <w:rFonts w:ascii="宋体" w:hAnsi="宋体" w:cs="宋体" w:hint="eastAsia"/>
          <w:bCs/>
          <w:sz w:val="24"/>
        </w:rPr>
        <w:t>本基金实施</w:t>
      </w:r>
      <w:proofErr w:type="gramStart"/>
      <w:r w:rsidRPr="00093410">
        <w:rPr>
          <w:rFonts w:ascii="宋体" w:hAnsi="宋体" w:cs="宋体" w:hint="eastAsia"/>
          <w:bCs/>
          <w:sz w:val="24"/>
        </w:rPr>
        <w:t>侧袋机制</w:t>
      </w:r>
      <w:proofErr w:type="gramEnd"/>
      <w:r w:rsidRPr="00093410">
        <w:rPr>
          <w:rFonts w:ascii="宋体" w:hAnsi="宋体" w:cs="宋体" w:hint="eastAsia"/>
          <w:bCs/>
          <w:sz w:val="24"/>
        </w:rPr>
        <w:t>的，</w:t>
      </w:r>
      <w:proofErr w:type="gramStart"/>
      <w:r w:rsidRPr="00093410">
        <w:rPr>
          <w:rFonts w:ascii="宋体" w:hAnsi="宋体" w:cs="宋体" w:hint="eastAsia"/>
          <w:bCs/>
          <w:sz w:val="24"/>
        </w:rPr>
        <w:t>侧袋账户</w:t>
      </w:r>
      <w:proofErr w:type="gramEnd"/>
      <w:r w:rsidRPr="00093410">
        <w:rPr>
          <w:rFonts w:ascii="宋体" w:hAnsi="宋体" w:cs="宋体" w:hint="eastAsia"/>
          <w:bCs/>
          <w:sz w:val="24"/>
        </w:rPr>
        <w:t>不进行收益分配，详见招募说明书的规定。</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380" w:name="_Toc93226150"/>
      <w:bookmarkStart w:id="381" w:name="_Toc92662708"/>
      <w:bookmarkStart w:id="382" w:name="_Toc128310500"/>
      <w:bookmarkStart w:id="383" w:name="_Toc141703897"/>
      <w:bookmarkStart w:id="384" w:name="_Toc29695"/>
      <w:bookmarkStart w:id="385" w:name="_Toc23859"/>
      <w:bookmarkStart w:id="386" w:name="_Toc13255"/>
      <w:bookmarkStart w:id="387" w:name="_Toc17499"/>
      <w:bookmarkStart w:id="388" w:name="_Toc10894"/>
      <w:bookmarkStart w:id="389" w:name="_Toc28961"/>
      <w:bookmarkStart w:id="390" w:name="_Toc1043"/>
      <w:bookmarkStart w:id="391" w:name="_Toc139991747"/>
      <w:bookmarkStart w:id="392" w:name="_Toc18007"/>
      <w:bookmarkStart w:id="393" w:name="_Toc31736"/>
      <w:bookmarkStart w:id="394" w:name="_Toc21206"/>
      <w:bookmarkStart w:id="395" w:name="_Toc70077087"/>
      <w:bookmarkEnd w:id="380"/>
      <w:bookmarkEnd w:id="381"/>
      <w:r>
        <w:rPr>
          <w:rFonts w:hAnsi="宋体" w:cs="宋体" w:hint="eastAsia"/>
          <w:color w:val="auto"/>
          <w:sz w:val="30"/>
        </w:rPr>
        <w:lastRenderedPageBreak/>
        <w:t>第十七部分</w:t>
      </w:r>
      <w:r>
        <w:rPr>
          <w:rFonts w:hAnsi="宋体" w:cs="宋体"/>
          <w:color w:val="auto"/>
          <w:sz w:val="30"/>
        </w:rPr>
        <w:t xml:space="preserve">  </w:t>
      </w:r>
      <w:r>
        <w:rPr>
          <w:rFonts w:hAnsi="宋体" w:cs="宋体" w:hint="eastAsia"/>
          <w:color w:val="auto"/>
          <w:sz w:val="30"/>
        </w:rPr>
        <w:t>基金的会计与审计</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一、基金会计政策</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1、基金管理人为本基金的基金会计责任方；</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2、基金的会计年度为公历年度的1月1日至12月31日；基金首次募集的会计年度按如下原则：如果《基金合同》生效少于2个月，可以并入下一个会计年度披露；</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3、基金核算以人民币为记账本位币，以人民币元为记账单位；</w:t>
      </w:r>
    </w:p>
    <w:p w:rsidR="005D7C9F" w:rsidRDefault="002A71D1">
      <w:pPr>
        <w:spacing w:line="360" w:lineRule="auto"/>
        <w:ind w:firstLineChars="200" w:firstLine="480"/>
        <w:rPr>
          <w:rFonts w:ascii="宋体" w:hAnsi="宋体" w:cs="宋体"/>
          <w:bCs/>
          <w:sz w:val="24"/>
        </w:rPr>
      </w:pPr>
      <w:r>
        <w:rPr>
          <w:rFonts w:ascii="宋体" w:hAnsi="宋体" w:cs="宋体"/>
          <w:bCs/>
          <w:sz w:val="24"/>
        </w:rPr>
        <w:t>4、会计制度执行国家有关会计制度；</w:t>
      </w:r>
    </w:p>
    <w:p w:rsidR="005D7C9F" w:rsidRDefault="002A71D1">
      <w:pPr>
        <w:spacing w:line="360" w:lineRule="auto"/>
        <w:ind w:firstLineChars="200" w:firstLine="480"/>
        <w:rPr>
          <w:rFonts w:ascii="宋体" w:hAnsi="宋体" w:cs="宋体"/>
          <w:bCs/>
          <w:sz w:val="24"/>
        </w:rPr>
      </w:pPr>
      <w:r>
        <w:rPr>
          <w:rFonts w:ascii="宋体" w:hAnsi="宋体" w:cs="宋体"/>
          <w:bCs/>
          <w:sz w:val="24"/>
        </w:rPr>
        <w:t>5、本基金独立建账、独立核算；</w:t>
      </w:r>
    </w:p>
    <w:p w:rsidR="005D7C9F" w:rsidRDefault="002A71D1">
      <w:pPr>
        <w:spacing w:line="360" w:lineRule="auto"/>
        <w:ind w:firstLineChars="200" w:firstLine="480"/>
        <w:rPr>
          <w:rFonts w:ascii="宋体" w:hAnsi="宋体" w:cs="宋体"/>
          <w:bCs/>
          <w:sz w:val="24"/>
        </w:rPr>
      </w:pPr>
      <w:r>
        <w:rPr>
          <w:rFonts w:ascii="宋体" w:hAnsi="宋体" w:cs="宋体"/>
          <w:bCs/>
          <w:sz w:val="24"/>
        </w:rPr>
        <w:t>6、基金管理人及基金托管人各自保留完整的会计账目、凭证并进行日常的会计核算，按照有关规定编制基金会计报表；</w:t>
      </w:r>
    </w:p>
    <w:p w:rsidR="005D7C9F" w:rsidRDefault="002A71D1">
      <w:pPr>
        <w:spacing w:line="360" w:lineRule="auto"/>
        <w:ind w:firstLineChars="200" w:firstLine="480"/>
        <w:rPr>
          <w:rFonts w:ascii="宋体" w:hAnsi="宋体" w:cs="宋体"/>
          <w:bCs/>
          <w:sz w:val="24"/>
        </w:rPr>
      </w:pPr>
      <w:r>
        <w:rPr>
          <w:rFonts w:ascii="宋体" w:hAnsi="宋体" w:cs="宋体"/>
          <w:bCs/>
          <w:sz w:val="24"/>
        </w:rPr>
        <w:t>7、基金托管人每月与基金管理人就基金的会计核算、报表编制等</w:t>
      </w:r>
      <w:r>
        <w:rPr>
          <w:rFonts w:ascii="宋体" w:hAnsi="宋体" w:cs="宋体" w:hint="eastAsia"/>
          <w:bCs/>
          <w:sz w:val="24"/>
        </w:rPr>
        <w:t>以双方认可的方式进行核对并确认。</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二、基金的年度审计</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1、基金管理人聘请与基金管理人、基金托管人相互独立的具有证券</w:t>
      </w:r>
      <w:r>
        <w:rPr>
          <w:rFonts w:ascii="宋体" w:hAnsi="宋体" w:cs="宋体" w:hint="eastAsia"/>
          <w:bCs/>
          <w:sz w:val="24"/>
        </w:rPr>
        <w:t>、</w:t>
      </w:r>
      <w:r>
        <w:rPr>
          <w:rFonts w:ascii="宋体" w:hAnsi="宋体" w:cs="宋体"/>
          <w:bCs/>
          <w:sz w:val="24"/>
        </w:rPr>
        <w:t>期货相关从业资格的会计师事务所及其注册会计师对本基金的年度财务报表进行审计。</w:t>
      </w:r>
    </w:p>
    <w:p w:rsidR="005D7C9F" w:rsidRDefault="002A71D1">
      <w:pPr>
        <w:spacing w:line="360" w:lineRule="auto"/>
        <w:ind w:firstLineChars="200" w:firstLine="480"/>
        <w:rPr>
          <w:rFonts w:ascii="宋体" w:hAnsi="宋体" w:cs="宋体"/>
          <w:bCs/>
          <w:sz w:val="24"/>
        </w:rPr>
      </w:pPr>
      <w:r>
        <w:rPr>
          <w:rFonts w:ascii="宋体" w:hAnsi="宋体" w:cs="宋体"/>
          <w:bCs/>
          <w:sz w:val="24"/>
        </w:rPr>
        <w:t>2、会计师事务所更换经办注册会计师，应事先征得基金管理人同意。</w:t>
      </w:r>
    </w:p>
    <w:p w:rsidR="005D7C9F" w:rsidRDefault="002A71D1">
      <w:pPr>
        <w:spacing w:line="360" w:lineRule="auto"/>
        <w:ind w:firstLineChars="200" w:firstLine="480"/>
        <w:rPr>
          <w:rFonts w:ascii="宋体" w:hAnsi="宋体" w:cs="宋体"/>
          <w:bCs/>
          <w:sz w:val="24"/>
        </w:rPr>
      </w:pPr>
      <w:bookmarkStart w:id="396" w:name="_Hlt4221115"/>
      <w:bookmarkEnd w:id="396"/>
      <w:r>
        <w:rPr>
          <w:rFonts w:ascii="宋体" w:hAnsi="宋体" w:cs="宋体"/>
          <w:bCs/>
          <w:sz w:val="24"/>
        </w:rPr>
        <w:t>3、基金管理人认为有充足理由更换会计师事务所，须通报基金托管人。更换会计师事务所需</w:t>
      </w:r>
      <w:r>
        <w:rPr>
          <w:rFonts w:ascii="宋体" w:hAnsi="宋体" w:cs="宋体" w:hint="eastAsia"/>
          <w:bCs/>
          <w:sz w:val="24"/>
        </w:rPr>
        <w:t>按照《信息披露办法》的有关规定</w:t>
      </w:r>
      <w:r>
        <w:rPr>
          <w:rFonts w:ascii="宋体" w:hAnsi="宋体" w:cs="宋体"/>
          <w:bCs/>
          <w:sz w:val="24"/>
        </w:rPr>
        <w:t>在指定媒介公告。</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397" w:name="_Toc93226151"/>
      <w:bookmarkStart w:id="398" w:name="_Toc92662709"/>
      <w:bookmarkStart w:id="399" w:name="_Toc29289"/>
      <w:bookmarkStart w:id="400" w:name="_Toc1421"/>
      <w:bookmarkStart w:id="401" w:name="_Toc8512"/>
      <w:bookmarkStart w:id="402" w:name="_Toc11802"/>
      <w:bookmarkStart w:id="403" w:name="_Toc128310501"/>
      <w:bookmarkStart w:id="404" w:name="_Toc1173"/>
      <w:bookmarkStart w:id="405" w:name="_Toc3056"/>
      <w:bookmarkStart w:id="406" w:name="_Toc193"/>
      <w:bookmarkStart w:id="407" w:name="_Toc11049"/>
      <w:bookmarkStart w:id="408" w:name="_Toc12028"/>
      <w:bookmarkStart w:id="409" w:name="_Toc141703898"/>
      <w:bookmarkStart w:id="410" w:name="_Toc139991748"/>
      <w:bookmarkStart w:id="411" w:name="_Toc31866"/>
      <w:bookmarkStart w:id="412" w:name="_Toc70077088"/>
      <w:bookmarkEnd w:id="397"/>
      <w:bookmarkEnd w:id="398"/>
      <w:r>
        <w:rPr>
          <w:rFonts w:hAnsi="宋体" w:cs="宋体" w:hint="eastAsia"/>
          <w:color w:val="auto"/>
          <w:sz w:val="30"/>
        </w:rPr>
        <w:lastRenderedPageBreak/>
        <w:t>第十八部分</w:t>
      </w:r>
      <w:r>
        <w:rPr>
          <w:rFonts w:hAnsi="宋体" w:cs="宋体"/>
          <w:color w:val="auto"/>
          <w:sz w:val="30"/>
        </w:rPr>
        <w:t xml:space="preserve">  </w:t>
      </w:r>
      <w:r>
        <w:rPr>
          <w:rFonts w:hAnsi="宋体" w:cs="宋体" w:hint="eastAsia"/>
          <w:color w:val="auto"/>
          <w:sz w:val="30"/>
        </w:rPr>
        <w:t>基金的信息披露</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一、信息披露的基本要求</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本基金的信息披露应符合《基金法》、《运作办法》、《信息披露办法》、《基金合同》及其他有关规定。相关法律法规关于信息披露的披露方式、登载媒介、报备方式等规定发生变化时，本基金从其最新规定。</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二、信息披露义务人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本基金信息披露义务人包括基金管理人、基金托管人、召集基金份额持有人大会的基金份额持有人等法律、行政法规和中国证监会规定的自然人、法人和非法人组织。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应当在中国证监会规定时间内，将应予披露的基金信息通过中国证监会指定的全国性报刊（以下简称“指定报刊”）及指定互联网网站（以下简称“指定网站”）等媒介披露，并保证基金投资者能够按照《基金合同》约定的时间和方式查阅或者复制公开披露的信息资料。</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三、信息披露义务人公开披露基金信息的禁止行为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本基金信息披露义务人承诺公开披露的基金信息，不得有下列行为：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1、虚假记载、误导性陈述或者重大遗漏；</w:t>
      </w:r>
    </w:p>
    <w:p w:rsidR="005D7C9F" w:rsidRDefault="002A71D1">
      <w:pPr>
        <w:spacing w:line="360" w:lineRule="auto"/>
        <w:ind w:firstLineChars="200" w:firstLine="480"/>
        <w:rPr>
          <w:rFonts w:ascii="宋体" w:hAnsi="宋体" w:cs="宋体"/>
          <w:bCs/>
          <w:sz w:val="24"/>
        </w:rPr>
      </w:pPr>
      <w:r>
        <w:rPr>
          <w:rFonts w:ascii="宋体" w:hAnsi="宋体" w:cs="宋体"/>
          <w:bCs/>
          <w:sz w:val="24"/>
        </w:rPr>
        <w:t>2、对证券投资业绩进行预测；</w:t>
      </w:r>
    </w:p>
    <w:p w:rsidR="005D7C9F" w:rsidRDefault="002A71D1">
      <w:pPr>
        <w:spacing w:line="360" w:lineRule="auto"/>
        <w:ind w:firstLineChars="200" w:firstLine="480"/>
        <w:rPr>
          <w:rFonts w:ascii="宋体" w:hAnsi="宋体" w:cs="宋体"/>
          <w:bCs/>
          <w:sz w:val="24"/>
        </w:rPr>
      </w:pPr>
      <w:r>
        <w:rPr>
          <w:rFonts w:ascii="宋体" w:hAnsi="宋体" w:cs="宋体"/>
          <w:bCs/>
          <w:sz w:val="24"/>
        </w:rPr>
        <w:t>3、违规承诺收益或者承担损失；</w:t>
      </w:r>
    </w:p>
    <w:p w:rsidR="005D7C9F" w:rsidRDefault="002A71D1">
      <w:pPr>
        <w:spacing w:line="360" w:lineRule="auto"/>
        <w:ind w:firstLineChars="200" w:firstLine="480"/>
        <w:rPr>
          <w:rFonts w:ascii="宋体" w:hAnsi="宋体" w:cs="宋体"/>
          <w:bCs/>
          <w:sz w:val="24"/>
        </w:rPr>
      </w:pPr>
      <w:r>
        <w:rPr>
          <w:rFonts w:ascii="宋体" w:hAnsi="宋体" w:cs="宋体"/>
          <w:bCs/>
          <w:sz w:val="24"/>
        </w:rPr>
        <w:t>4、诋毁其他基金管理人、基金托管人或者基金销售机构；</w:t>
      </w:r>
    </w:p>
    <w:p w:rsidR="005D7C9F" w:rsidRDefault="002A71D1">
      <w:pPr>
        <w:spacing w:line="360" w:lineRule="auto"/>
        <w:ind w:firstLineChars="200" w:firstLine="480"/>
        <w:rPr>
          <w:rFonts w:ascii="宋体" w:hAnsi="宋体" w:cs="宋体"/>
          <w:bCs/>
          <w:sz w:val="24"/>
        </w:rPr>
      </w:pPr>
      <w:r>
        <w:rPr>
          <w:rFonts w:ascii="宋体" w:hAnsi="宋体" w:cs="宋体"/>
          <w:bCs/>
          <w:sz w:val="24"/>
        </w:rPr>
        <w:t>5、登载任何自然人、法人</w:t>
      </w:r>
      <w:r>
        <w:rPr>
          <w:rFonts w:ascii="宋体" w:hAnsi="宋体" w:cs="宋体" w:hint="eastAsia"/>
          <w:bCs/>
          <w:sz w:val="24"/>
        </w:rPr>
        <w:t>和非法人</w:t>
      </w:r>
      <w:r>
        <w:rPr>
          <w:rFonts w:ascii="宋体" w:hAnsi="宋体" w:cs="宋体"/>
          <w:bCs/>
          <w:sz w:val="24"/>
        </w:rPr>
        <w:t>组织的祝贺性、恭维性或推荐性的文字；</w:t>
      </w:r>
    </w:p>
    <w:p w:rsidR="005D7C9F" w:rsidRDefault="002A71D1">
      <w:pPr>
        <w:spacing w:line="360" w:lineRule="auto"/>
        <w:ind w:firstLineChars="200" w:firstLine="480"/>
        <w:rPr>
          <w:rFonts w:ascii="宋体" w:hAnsi="宋体" w:cs="宋体"/>
          <w:bCs/>
          <w:sz w:val="24"/>
        </w:rPr>
      </w:pPr>
      <w:r>
        <w:rPr>
          <w:rFonts w:ascii="宋体" w:hAnsi="宋体" w:cs="宋体"/>
          <w:bCs/>
          <w:sz w:val="24"/>
        </w:rPr>
        <w:t>6、中国证监会禁止的其他行为。</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四、信息披露文本规范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本基金公开披露的信息应采用中文文本。同时采用外文文本的，基金信息披露义务人应保证</w:t>
      </w:r>
      <w:r>
        <w:rPr>
          <w:rFonts w:ascii="宋体" w:hAnsi="宋体" w:cs="宋体"/>
          <w:bCs/>
          <w:sz w:val="24"/>
        </w:rPr>
        <w:t>不同</w:t>
      </w:r>
      <w:r>
        <w:rPr>
          <w:rFonts w:ascii="宋体" w:hAnsi="宋体" w:cs="宋体" w:hint="eastAsia"/>
          <w:bCs/>
          <w:sz w:val="24"/>
        </w:rPr>
        <w:t>文本的内容一致。不同文本之间发生歧义的，以中文文本为准。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本基金公开披露的信息采用阿拉伯数字；除特别说明外，货币单位为人民币元。</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五、公开披露的基金信息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公开披露的基金信息包括：</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（一）基金招募说明书、《基金合同》、基金托管协议</w:t>
      </w:r>
      <w:r>
        <w:rPr>
          <w:rFonts w:hint="eastAsia"/>
          <w:bCs/>
          <w:sz w:val="24"/>
        </w:rPr>
        <w:t>、基金产品资料概要</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1、《基金合同》是界定《基金合同》当事人的各项权利、义务关系，明确基金份额持有人大会召开的规则及具体程序，说明基金产品的特性等涉及基金投资者重大利益的事项的法律文件。</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2、基金招募说明书应当最大限度地披露影响基金投资者决策的全部事项，说明基金认购、申购和赎回安排、基金投资、基金产品特性、风险揭示、信息披露及基金份额持有人服务等内容。《基金合同》生效后，</w:t>
      </w:r>
      <w:r>
        <w:rPr>
          <w:rFonts w:ascii="宋体" w:hAnsi="宋体" w:cs="宋体" w:hint="eastAsia"/>
          <w:bCs/>
          <w:sz w:val="24"/>
        </w:rPr>
        <w:t>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3、基金托管协议是界定基金托管人和基金管理人在基金财产保管及基金运作监督等活动中的权利、义务关系的法律文件。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基金募集申请经中国证监会注册后，基金管理人在基金份额发售的</w:t>
      </w:r>
      <w:r>
        <w:rPr>
          <w:rFonts w:ascii="宋体" w:hAnsi="宋体" w:cs="宋体"/>
          <w:bCs/>
          <w:sz w:val="24"/>
        </w:rPr>
        <w:t>3日前，将基金招募说明书、《基金合同》摘要登载在指定媒介上；基金管理人、基金托管人应当将《基金合同》、基金托管协议登载在网站上。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（二）基金份额发售公告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基金管理人应当就基金份额发售的具体事宜编制基金份额发售公告，并在披露招募说明书的当日登载于指定媒介上。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（三）《基金合同》生效公告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基金管理人应当在收到中国证监会确认文件的次日在指定媒介上登载《基金合同》生效公告。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（四）基金净值信息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《基金合同》生效后，在开始办理基金份额申购或者赎回前，基金管理人应当至少每周在指定网站披露一次各类基金份额的基金份额净值和基金份额累计净值。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在开始办理基金份额申购或者赎回后，基金管理人应当在不晚于每个开放日的次日，通过指定网站、基金销售机构网站或者营业网点披露开放日各类基金份额的基金份额净值和基金份额累计净值。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w:t>
      </w:r>
      <w:r>
        <w:rPr>
          <w:rFonts w:hint="eastAsia"/>
          <w:bCs/>
          <w:sz w:val="24"/>
        </w:rPr>
        <w:t>在不晚于半年度和年度最后一日的次日，在指定网站披露半年度和年度最后一日的</w:t>
      </w:r>
      <w:r>
        <w:rPr>
          <w:rFonts w:ascii="宋体" w:hAnsi="宋体" w:cs="宋体" w:hint="eastAsia"/>
          <w:bCs/>
          <w:sz w:val="24"/>
        </w:rPr>
        <w:t>各类基金份额的基金份额净值和基金份额累计净值。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（五）基金份额申购、赎回价格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基金管理人应当在《基金合同》、招募说明书等信息披露文件上载明各类基金</w:t>
      </w:r>
      <w:r>
        <w:rPr>
          <w:rFonts w:ascii="宋体" w:hAnsi="宋体" w:cs="宋体"/>
          <w:bCs/>
          <w:sz w:val="24"/>
        </w:rPr>
        <w:t>份额的</w:t>
      </w:r>
      <w:r>
        <w:rPr>
          <w:rFonts w:ascii="宋体" w:hAnsi="宋体" w:cs="宋体" w:hint="eastAsia"/>
          <w:bCs/>
          <w:sz w:val="24"/>
        </w:rPr>
        <w:t>基金份额申购、赎回价格的计算方式及有关申购、赎回费率，并保证投资者能够在基金销售机构网站或营业网点查阅或者复制前述信息资料。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（六）基金定期报告，包括基金年度报告、基金中期报告和基金季度报告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基金管理人应当在每年结束之日起三个月</w:t>
      </w:r>
      <w:r>
        <w:rPr>
          <w:rFonts w:ascii="宋体" w:hAnsi="宋体" w:cs="宋体"/>
          <w:bCs/>
          <w:sz w:val="24"/>
        </w:rPr>
        <w:t>内，编制完成基金年度报告，</w:t>
      </w:r>
      <w:r>
        <w:rPr>
          <w:rFonts w:ascii="宋体" w:hAnsi="宋体" w:cs="宋体" w:hint="eastAsia"/>
          <w:bCs/>
          <w:sz w:val="24"/>
        </w:rPr>
        <w:t>将年度报告登载在指定网站上，并将年度报告提示性公告登载在指定报刊上</w:t>
      </w:r>
      <w:r>
        <w:rPr>
          <w:rFonts w:ascii="宋体" w:hAnsi="宋体" w:cs="宋体"/>
          <w:bCs/>
          <w:sz w:val="24"/>
        </w:rPr>
        <w:t>。基金年度报告中的财务会计报告应当经过</w:t>
      </w:r>
      <w:r>
        <w:rPr>
          <w:rFonts w:hint="eastAsia"/>
          <w:bCs/>
          <w:sz w:val="24"/>
        </w:rPr>
        <w:t>具有证券、期货相关业务资格的会计师事务所</w:t>
      </w:r>
      <w:r>
        <w:rPr>
          <w:rFonts w:ascii="宋体" w:hAnsi="宋体" w:cs="宋体"/>
          <w:bCs/>
          <w:sz w:val="24"/>
        </w:rPr>
        <w:t>审计。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基金管理人应当在上半年结束之日起两个月</w:t>
      </w:r>
      <w:r>
        <w:rPr>
          <w:rFonts w:ascii="宋体" w:hAnsi="宋体" w:cs="宋体"/>
          <w:bCs/>
          <w:sz w:val="24"/>
        </w:rPr>
        <w:t>内，编制完成基金中期报告，</w:t>
      </w:r>
      <w:r>
        <w:rPr>
          <w:rFonts w:ascii="宋体" w:hAnsi="宋体" w:cs="宋体" w:hint="eastAsia"/>
          <w:bCs/>
          <w:sz w:val="24"/>
        </w:rPr>
        <w:t>将中期报告登载在指定网站上，并将中期报告提示性公告登载在指定报刊上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基金管理人应当在季度结束之日起</w:t>
      </w:r>
      <w:r>
        <w:rPr>
          <w:rFonts w:ascii="宋体" w:hAnsi="宋体" w:cs="宋体"/>
          <w:bCs/>
          <w:sz w:val="24"/>
        </w:rPr>
        <w:t>15个工作日内，编制完成基金季度报告，</w:t>
      </w:r>
      <w:r>
        <w:rPr>
          <w:rFonts w:ascii="宋体" w:hAnsi="宋体" w:cs="宋体" w:hint="eastAsia"/>
          <w:bCs/>
          <w:sz w:val="24"/>
        </w:rPr>
        <w:t>将季度报告登载在指定网站上，并将季度报告提示性公告登载在指定报刊上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《基金合同》生效不足</w:t>
      </w:r>
      <w:r>
        <w:rPr>
          <w:rFonts w:ascii="宋体" w:hAnsi="宋体" w:cs="宋体"/>
          <w:bCs/>
          <w:sz w:val="24"/>
        </w:rPr>
        <w:t>2个月的，基金管理人可以不编制当期季度报告、中</w:t>
      </w:r>
      <w:r>
        <w:rPr>
          <w:rFonts w:ascii="宋体" w:hAnsi="宋体" w:cs="宋体"/>
          <w:bCs/>
          <w:sz w:val="24"/>
        </w:rPr>
        <w:lastRenderedPageBreak/>
        <w:t>期报告或者年度报告。</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如报告期内出现单一投资者持有基金份额数的比例达到或超过基金份额总数</w:t>
      </w:r>
      <w:r>
        <w:rPr>
          <w:rFonts w:ascii="Cambria" w:hAnsi="Cambria" w:cs="宋体" w:hint="eastAsia"/>
          <w:bCs/>
          <w:sz w:val="24"/>
        </w:rPr>
        <w:t>20%</w:t>
      </w:r>
      <w:r>
        <w:rPr>
          <w:rFonts w:ascii="Cambria" w:hAnsi="Cambria" w:cs="宋体" w:hint="eastAsia"/>
          <w:bCs/>
          <w:sz w:val="24"/>
        </w:rPr>
        <w:t>的情形，为保障其他投资者利益，基金管理人应当在季度报告、中期报告、年度报告等定期报告“影响投资者决策的其他重要信息”项下披露该投资者的类别、报告期末持有份额及占比、报告期内持有份额变化情况及本基金的特有风险，中国证监会认定的特殊情形除外。</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本基金持续运作过程中，应当在基金年度报告和中期报告中披露基金组合资产情况及其流动性风险分析等。</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（七）临时报告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本基金发生重大事件，有关信息披露义务人应当在</w:t>
      </w:r>
      <w:r>
        <w:rPr>
          <w:rFonts w:ascii="宋体" w:hAnsi="宋体" w:cs="宋体"/>
          <w:bCs/>
          <w:sz w:val="24"/>
        </w:rPr>
        <w:t>2日内编制临时报告书，</w:t>
      </w:r>
      <w:r>
        <w:rPr>
          <w:rFonts w:ascii="宋体" w:hAnsi="宋体" w:cs="宋体" w:hint="eastAsia"/>
          <w:bCs/>
          <w:sz w:val="24"/>
        </w:rPr>
        <w:t>并登载在指定报刊和指定网站上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前款所称重大事件，是指可能对基金份额持有人权益或者基金份额的价格产生重大影响的下列事件：</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1、基金份额持有人大会的召开</w:t>
      </w:r>
      <w:r>
        <w:rPr>
          <w:rFonts w:ascii="宋体" w:hAnsi="宋体" w:cs="宋体" w:hint="eastAsia"/>
          <w:bCs/>
          <w:sz w:val="24"/>
        </w:rPr>
        <w:t>及决定的事项</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2、《基金合同》终止</w:t>
      </w:r>
      <w:r>
        <w:rPr>
          <w:rFonts w:ascii="宋体" w:hAnsi="宋体" w:cs="宋体" w:hint="eastAsia"/>
          <w:bCs/>
          <w:sz w:val="24"/>
        </w:rPr>
        <w:t>、</w:t>
      </w:r>
      <w:r>
        <w:rPr>
          <w:rFonts w:ascii="宋体" w:hAnsi="宋体" w:cs="宋体"/>
          <w:bCs/>
          <w:sz w:val="24"/>
        </w:rPr>
        <w:t>基金清算；</w:t>
      </w:r>
    </w:p>
    <w:p w:rsidR="005D7C9F" w:rsidRDefault="002A71D1">
      <w:pPr>
        <w:spacing w:line="360" w:lineRule="auto"/>
        <w:ind w:firstLineChars="200" w:firstLine="480"/>
        <w:rPr>
          <w:rFonts w:ascii="宋体" w:hAnsi="宋体" w:cs="宋体"/>
          <w:bCs/>
          <w:sz w:val="24"/>
        </w:rPr>
      </w:pPr>
      <w:r>
        <w:rPr>
          <w:rFonts w:ascii="宋体" w:hAnsi="宋体" w:cs="宋体"/>
          <w:bCs/>
          <w:sz w:val="24"/>
        </w:rPr>
        <w:t>3、转换基金运作方式</w:t>
      </w:r>
      <w:r>
        <w:rPr>
          <w:rFonts w:ascii="宋体" w:hAnsi="宋体" w:cs="宋体" w:hint="eastAsia"/>
          <w:bCs/>
          <w:sz w:val="24"/>
        </w:rPr>
        <w:t>、基金合并</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4、更换基金管理人、基金托管人</w:t>
      </w:r>
      <w:r>
        <w:rPr>
          <w:rFonts w:ascii="宋体" w:hAnsi="宋体" w:cs="宋体" w:hint="eastAsia"/>
          <w:bCs/>
          <w:sz w:val="24"/>
        </w:rPr>
        <w:t>、基金份额登记机构，基金改聘会计师事务所</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5、基金管理人委托基金服务机构代为办理基金的份额登记、核算、估值等事项，基金托管人委托基金服务机构代为办理基金的核算、估值、复核等事项；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6、基金管理人、基金托管人的法定名称、住所发生变更；</w:t>
      </w:r>
    </w:p>
    <w:p w:rsidR="005D7C9F" w:rsidRDefault="002A71D1">
      <w:pPr>
        <w:spacing w:line="360" w:lineRule="auto"/>
        <w:ind w:firstLineChars="200" w:firstLine="480"/>
        <w:rPr>
          <w:rFonts w:ascii="宋体" w:hAnsi="宋体" w:cs="宋体"/>
          <w:bCs/>
          <w:sz w:val="24"/>
        </w:rPr>
      </w:pPr>
      <w:r>
        <w:rPr>
          <w:rFonts w:ascii="宋体" w:hAnsi="宋体" w:cs="宋体"/>
          <w:bCs/>
          <w:sz w:val="24"/>
        </w:rPr>
        <w:t>7、基金管理人</w:t>
      </w:r>
      <w:r>
        <w:rPr>
          <w:rFonts w:hint="eastAsia"/>
          <w:bCs/>
          <w:sz w:val="24"/>
        </w:rPr>
        <w:t>变更持有百分之五以上股权的股东、基金管理人的实际控制人变更</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8、基金募集期延长</w:t>
      </w:r>
      <w:r>
        <w:rPr>
          <w:rFonts w:ascii="宋体" w:hAnsi="宋体" w:cs="宋体" w:hint="eastAsia"/>
          <w:bCs/>
          <w:sz w:val="24"/>
        </w:rPr>
        <w:t>或提前结束募集</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9、基金管理人的高级管理人员、基金经理和基金托管人专门基金托管部门负责人发生变动；</w:t>
      </w:r>
    </w:p>
    <w:p w:rsidR="005D7C9F" w:rsidRDefault="002A71D1">
      <w:pPr>
        <w:spacing w:line="360" w:lineRule="auto"/>
        <w:ind w:firstLineChars="200" w:firstLine="480"/>
        <w:rPr>
          <w:rFonts w:ascii="宋体" w:hAnsi="宋体" w:cs="宋体"/>
          <w:bCs/>
          <w:sz w:val="24"/>
        </w:rPr>
      </w:pPr>
      <w:r>
        <w:rPr>
          <w:rFonts w:ascii="宋体" w:hAnsi="宋体" w:cs="宋体"/>
          <w:bCs/>
          <w:sz w:val="24"/>
        </w:rPr>
        <w:t>10、基金管理人的董事在最近</w:t>
      </w:r>
      <w:r>
        <w:rPr>
          <w:rFonts w:ascii="宋体" w:hAnsi="宋体" w:cs="宋体" w:hint="eastAsia"/>
          <w:bCs/>
          <w:sz w:val="24"/>
        </w:rPr>
        <w:t>1</w:t>
      </w:r>
      <w:r>
        <w:rPr>
          <w:rFonts w:ascii="宋体" w:hAnsi="宋体" w:cs="宋体"/>
          <w:bCs/>
          <w:sz w:val="24"/>
        </w:rPr>
        <w:t>2个月内变更超过百分之五十</w:t>
      </w:r>
      <w:r>
        <w:rPr>
          <w:rFonts w:ascii="宋体" w:hAnsi="宋体" w:cs="宋体" w:hint="eastAsia"/>
          <w:bCs/>
          <w:sz w:val="24"/>
        </w:rPr>
        <w:t>，</w:t>
      </w:r>
      <w:r>
        <w:rPr>
          <w:rFonts w:ascii="宋体" w:hAnsi="宋体" w:cs="宋体"/>
          <w:bCs/>
          <w:sz w:val="24"/>
        </w:rPr>
        <w:t>基金管理人、基金托管人专门基金托管部门的主要业务人员在最近</w:t>
      </w:r>
      <w:r>
        <w:rPr>
          <w:rFonts w:ascii="宋体" w:hAnsi="宋体" w:cs="宋体" w:hint="eastAsia"/>
          <w:bCs/>
          <w:sz w:val="24"/>
        </w:rPr>
        <w:t>1</w:t>
      </w:r>
      <w:r>
        <w:rPr>
          <w:rFonts w:ascii="宋体" w:hAnsi="宋体" w:cs="宋体"/>
          <w:bCs/>
          <w:sz w:val="24"/>
        </w:rPr>
        <w:t>2个月内变动超过百分之三十；</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11、涉及基金财产、基金管理业务、基金托管业务的诉讼或者仲裁；</w:t>
      </w:r>
    </w:p>
    <w:p w:rsidR="005D7C9F" w:rsidRDefault="002A71D1">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13、基金管理人运用基金财产买卖基金管理人、基金托管人及其控股股东、实际控制人或者与其有重大利害关系的公司发行的证券或者承销期内承销的证券，或者从事其他</w:t>
      </w:r>
      <w:r>
        <w:rPr>
          <w:rFonts w:ascii="宋体" w:hAnsi="宋体" w:cs="宋体"/>
          <w:bCs/>
          <w:sz w:val="24"/>
        </w:rPr>
        <w:t>重大关联交易事项</w:t>
      </w:r>
      <w:r>
        <w:rPr>
          <w:rFonts w:ascii="宋体" w:hAnsi="宋体" w:cs="宋体" w:hint="eastAsia"/>
          <w:bCs/>
          <w:sz w:val="24"/>
        </w:rPr>
        <w:t>，但中国证监会另有规定的除外</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14、基金收益分配事项；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15、管理费、托管费</w:t>
      </w:r>
      <w:r>
        <w:rPr>
          <w:rFonts w:ascii="宋体" w:hAnsi="宋体" w:cs="宋体" w:hint="eastAsia"/>
          <w:bCs/>
          <w:sz w:val="24"/>
        </w:rPr>
        <w:t>、销售服务费、申购费、赎回费等费用计提标准、计提方式和费率发生变更；</w:t>
      </w:r>
    </w:p>
    <w:p w:rsidR="005D7C9F" w:rsidRDefault="002A71D1">
      <w:pPr>
        <w:spacing w:line="360" w:lineRule="auto"/>
        <w:ind w:firstLineChars="200" w:firstLine="480"/>
        <w:rPr>
          <w:rFonts w:ascii="宋体" w:hAnsi="宋体" w:cs="宋体"/>
          <w:bCs/>
          <w:sz w:val="24"/>
        </w:rPr>
      </w:pPr>
      <w:r>
        <w:rPr>
          <w:rFonts w:ascii="宋体" w:hAnsi="宋体" w:cs="宋体"/>
          <w:bCs/>
          <w:sz w:val="24"/>
        </w:rPr>
        <w:t>16、基金份额净值计价错误</w:t>
      </w:r>
      <w:proofErr w:type="gramStart"/>
      <w:r>
        <w:rPr>
          <w:rFonts w:ascii="宋体" w:hAnsi="宋体" w:cs="宋体"/>
          <w:bCs/>
          <w:sz w:val="24"/>
        </w:rPr>
        <w:t>达基金</w:t>
      </w:r>
      <w:proofErr w:type="gramEnd"/>
      <w:r>
        <w:rPr>
          <w:rFonts w:ascii="宋体" w:hAnsi="宋体" w:cs="宋体"/>
          <w:bCs/>
          <w:sz w:val="24"/>
        </w:rPr>
        <w:t>份额净值百分之零点五；</w:t>
      </w:r>
    </w:p>
    <w:p w:rsidR="005D7C9F" w:rsidRDefault="002A71D1">
      <w:pPr>
        <w:spacing w:line="360" w:lineRule="auto"/>
        <w:ind w:firstLineChars="200" w:firstLine="480"/>
        <w:rPr>
          <w:rFonts w:ascii="宋体" w:hAnsi="宋体" w:cs="宋体"/>
          <w:bCs/>
          <w:sz w:val="24"/>
        </w:rPr>
      </w:pPr>
      <w:r>
        <w:rPr>
          <w:rFonts w:ascii="宋体" w:hAnsi="宋体" w:cs="宋体"/>
          <w:bCs/>
          <w:sz w:val="24"/>
        </w:rPr>
        <w:t>17、本基金开始办理申购、赎回；</w:t>
      </w:r>
    </w:p>
    <w:p w:rsidR="005D7C9F" w:rsidRDefault="002A71D1">
      <w:pPr>
        <w:spacing w:line="360" w:lineRule="auto"/>
        <w:ind w:firstLineChars="200" w:firstLine="480"/>
        <w:rPr>
          <w:rFonts w:ascii="宋体" w:hAnsi="宋体" w:cs="宋体"/>
          <w:bCs/>
          <w:sz w:val="24"/>
        </w:rPr>
      </w:pPr>
      <w:r>
        <w:rPr>
          <w:rFonts w:ascii="宋体" w:hAnsi="宋体" w:cs="宋体"/>
          <w:bCs/>
          <w:sz w:val="24"/>
        </w:rPr>
        <w:t>18、本基金发生巨额赎回并延期办理；</w:t>
      </w:r>
    </w:p>
    <w:p w:rsidR="005D7C9F" w:rsidRDefault="002A71D1">
      <w:pPr>
        <w:spacing w:line="360" w:lineRule="auto"/>
        <w:ind w:firstLineChars="200" w:firstLine="480"/>
        <w:rPr>
          <w:rFonts w:ascii="宋体" w:hAnsi="宋体" w:cs="宋体"/>
          <w:bCs/>
          <w:sz w:val="24"/>
        </w:rPr>
      </w:pPr>
      <w:r>
        <w:rPr>
          <w:rFonts w:ascii="宋体" w:hAnsi="宋体" w:cs="宋体"/>
          <w:bCs/>
          <w:sz w:val="24"/>
        </w:rPr>
        <w:t>19、本基金连续发生巨额赎回并暂停接受赎回申请或延缓支付赎回款项；</w:t>
      </w:r>
    </w:p>
    <w:p w:rsidR="005D7C9F" w:rsidRDefault="002A71D1">
      <w:pPr>
        <w:spacing w:line="360" w:lineRule="auto"/>
        <w:ind w:firstLineChars="200" w:firstLine="480"/>
        <w:rPr>
          <w:rFonts w:ascii="宋体" w:hAnsi="宋体" w:cs="宋体"/>
          <w:bCs/>
          <w:sz w:val="24"/>
        </w:rPr>
      </w:pPr>
      <w:r>
        <w:rPr>
          <w:rFonts w:ascii="宋体" w:hAnsi="宋体" w:cs="宋体"/>
          <w:bCs/>
          <w:sz w:val="24"/>
        </w:rPr>
        <w:t>20、本基金暂停接受申购、赎回申请</w:t>
      </w:r>
      <w:r>
        <w:rPr>
          <w:rFonts w:ascii="宋体" w:hAnsi="宋体" w:cs="宋体" w:hint="eastAsia"/>
          <w:bCs/>
          <w:sz w:val="24"/>
        </w:rPr>
        <w:t>或</w:t>
      </w:r>
      <w:r>
        <w:rPr>
          <w:rFonts w:ascii="宋体" w:hAnsi="宋体" w:cs="宋体"/>
          <w:bCs/>
          <w:sz w:val="24"/>
        </w:rPr>
        <w:t>重新接受申购、赎回申请；</w:t>
      </w:r>
    </w:p>
    <w:p w:rsidR="005D7C9F" w:rsidRDefault="002A71D1">
      <w:pPr>
        <w:spacing w:line="360" w:lineRule="auto"/>
        <w:ind w:firstLineChars="200" w:firstLine="480"/>
        <w:rPr>
          <w:rFonts w:ascii="宋体" w:hAnsi="宋体" w:cs="宋体"/>
          <w:bCs/>
          <w:sz w:val="24"/>
        </w:rPr>
      </w:pPr>
      <w:r>
        <w:rPr>
          <w:rFonts w:ascii="宋体" w:hAnsi="宋体" w:cs="宋体"/>
          <w:bCs/>
          <w:sz w:val="24"/>
        </w:rPr>
        <w:t>21、发生涉及本基金申购、赎回事项调整或潜在影响投资者赎回等重大事项时；</w:t>
      </w:r>
    </w:p>
    <w:p w:rsidR="005D7C9F" w:rsidRDefault="002A71D1">
      <w:pPr>
        <w:spacing w:line="360" w:lineRule="auto"/>
        <w:ind w:firstLineChars="200" w:firstLine="480"/>
        <w:rPr>
          <w:rFonts w:ascii="宋体" w:hAnsi="宋体" w:cs="宋体"/>
          <w:bCs/>
          <w:sz w:val="24"/>
        </w:rPr>
      </w:pPr>
      <w:r>
        <w:rPr>
          <w:rFonts w:ascii="宋体" w:hAnsi="宋体" w:cs="宋体"/>
          <w:bCs/>
          <w:sz w:val="24"/>
        </w:rPr>
        <w:t>22、基金管理人采用摆动定价机制进行估值；</w:t>
      </w:r>
    </w:p>
    <w:p w:rsidR="005D7C9F" w:rsidRDefault="002A71D1">
      <w:pPr>
        <w:spacing w:line="360" w:lineRule="auto"/>
        <w:ind w:firstLineChars="200" w:firstLine="480"/>
        <w:rPr>
          <w:rFonts w:ascii="宋体" w:hAnsi="宋体" w:cs="宋体"/>
          <w:bCs/>
          <w:sz w:val="24"/>
        </w:rPr>
      </w:pPr>
      <w:r>
        <w:rPr>
          <w:rFonts w:ascii="宋体" w:hAnsi="宋体" w:cs="宋体"/>
          <w:bCs/>
          <w:sz w:val="24"/>
        </w:rPr>
        <w:t>23</w:t>
      </w:r>
      <w:r>
        <w:rPr>
          <w:rFonts w:ascii="宋体" w:hAnsi="宋体" w:cs="宋体" w:hint="eastAsia"/>
          <w:bCs/>
          <w:sz w:val="24"/>
        </w:rPr>
        <w:t>、基金份额的折算；</w:t>
      </w:r>
    </w:p>
    <w:p w:rsidR="005D7C9F" w:rsidRDefault="002A71D1">
      <w:pPr>
        <w:spacing w:line="360" w:lineRule="auto"/>
        <w:ind w:firstLineChars="200" w:firstLine="480"/>
        <w:rPr>
          <w:rFonts w:ascii="宋体" w:hAnsi="宋体" w:cs="宋体"/>
          <w:bCs/>
          <w:sz w:val="24"/>
        </w:rPr>
      </w:pPr>
      <w:r>
        <w:rPr>
          <w:rFonts w:ascii="宋体" w:hAnsi="宋体" w:cs="宋体"/>
          <w:bCs/>
          <w:sz w:val="24"/>
        </w:rPr>
        <w:t>24</w:t>
      </w:r>
      <w:r>
        <w:rPr>
          <w:rFonts w:ascii="宋体" w:hAnsi="宋体" w:cs="宋体" w:hint="eastAsia"/>
          <w:bCs/>
          <w:sz w:val="24"/>
        </w:rPr>
        <w:t>、调整基金份额净值计算小数点</w:t>
      </w:r>
      <w:r>
        <w:rPr>
          <w:rFonts w:ascii="宋体" w:hAnsi="宋体" w:cs="宋体"/>
          <w:bCs/>
          <w:sz w:val="24"/>
        </w:rPr>
        <w:t>后的精确位数</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25</w:t>
      </w:r>
      <w:r>
        <w:rPr>
          <w:rFonts w:ascii="宋体" w:hAnsi="宋体" w:cs="宋体" w:hint="eastAsia"/>
          <w:bCs/>
          <w:sz w:val="24"/>
        </w:rPr>
        <w:t>、调整基金份额</w:t>
      </w:r>
      <w:r>
        <w:rPr>
          <w:rFonts w:ascii="Cambria" w:hAnsi="Cambria" w:cs="宋体" w:hint="eastAsia"/>
          <w:bCs/>
          <w:sz w:val="24"/>
        </w:rPr>
        <w:t>类别设置；</w:t>
      </w:r>
    </w:p>
    <w:p w:rsidR="005D7C9F" w:rsidRDefault="002A71D1">
      <w:pPr>
        <w:spacing w:line="360" w:lineRule="auto"/>
        <w:ind w:firstLineChars="200" w:firstLine="480"/>
        <w:rPr>
          <w:rFonts w:ascii="宋体" w:hAnsi="宋体" w:cs="宋体"/>
          <w:bCs/>
          <w:sz w:val="24"/>
        </w:rPr>
      </w:pPr>
      <w:r>
        <w:rPr>
          <w:rFonts w:ascii="宋体" w:hAnsi="宋体" w:cs="宋体"/>
          <w:bCs/>
          <w:sz w:val="24"/>
        </w:rPr>
        <w:t>26</w:t>
      </w:r>
      <w:r>
        <w:rPr>
          <w:rFonts w:ascii="宋体" w:hAnsi="宋体" w:cs="宋体" w:hint="eastAsia"/>
          <w:bCs/>
          <w:sz w:val="24"/>
        </w:rPr>
        <w:t>、基金信息披露义务人认为可能对基金份额持有人权益或者基金份额的价格产生重大影响的其他事项或中国证监会规定的其他事项。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（八）澄清公告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（九）基金份额持有人大会决议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基金份额持有人大会决定的事项，应当依法报中国证监会备案，并予以公告。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（十）清算报告</w:t>
      </w:r>
    </w:p>
    <w:p w:rsidR="000012BE" w:rsidRPr="000012BE" w:rsidRDefault="002A71D1" w:rsidP="000012BE">
      <w:pPr>
        <w:spacing w:line="360" w:lineRule="auto"/>
        <w:ind w:firstLineChars="200" w:firstLine="480"/>
        <w:rPr>
          <w:rFonts w:ascii="宋体" w:hAnsi="宋体" w:cs="宋体"/>
          <w:bCs/>
          <w:sz w:val="24"/>
        </w:rPr>
      </w:pPr>
      <w:r>
        <w:rPr>
          <w:rFonts w:ascii="宋体" w:hAnsi="宋体" w:cs="宋体" w:hint="eastAsia"/>
          <w:bCs/>
          <w:sz w:val="24"/>
        </w:rPr>
        <w:t>基金合同终止的，基金管理人应当依法组织基金财产清算小组对基金财产进行清算并</w:t>
      </w:r>
      <w:proofErr w:type="gramStart"/>
      <w:r>
        <w:rPr>
          <w:rFonts w:ascii="宋体" w:hAnsi="宋体" w:cs="宋体" w:hint="eastAsia"/>
          <w:bCs/>
          <w:sz w:val="24"/>
        </w:rPr>
        <w:t>作出</w:t>
      </w:r>
      <w:proofErr w:type="gramEnd"/>
      <w:r>
        <w:rPr>
          <w:rFonts w:ascii="宋体" w:hAnsi="宋体" w:cs="宋体" w:hint="eastAsia"/>
          <w:bCs/>
          <w:sz w:val="24"/>
        </w:rPr>
        <w:t>清算报告。基金财产清算小组应当将清算报告登载在指定网站上，并将清算报告提示性公告登载在指定报刊上。</w:t>
      </w:r>
    </w:p>
    <w:p w:rsidR="000012BE" w:rsidRPr="000012BE" w:rsidRDefault="000012BE" w:rsidP="000012BE">
      <w:pPr>
        <w:spacing w:line="360" w:lineRule="auto"/>
        <w:ind w:firstLineChars="200" w:firstLine="480"/>
        <w:rPr>
          <w:rFonts w:ascii="宋体" w:hAnsi="宋体" w:cs="宋体"/>
          <w:bCs/>
          <w:sz w:val="24"/>
        </w:rPr>
      </w:pPr>
      <w:r w:rsidRPr="000012BE">
        <w:rPr>
          <w:rFonts w:ascii="宋体" w:hAnsi="宋体" w:cs="宋体" w:hint="eastAsia"/>
          <w:bCs/>
          <w:sz w:val="24"/>
        </w:rPr>
        <w:t>（十</w:t>
      </w:r>
      <w:r>
        <w:rPr>
          <w:rFonts w:ascii="宋体" w:hAnsi="宋体" w:cs="宋体" w:hint="eastAsia"/>
          <w:bCs/>
          <w:sz w:val="24"/>
        </w:rPr>
        <w:t>一</w:t>
      </w:r>
      <w:r w:rsidRPr="000012BE">
        <w:rPr>
          <w:rFonts w:ascii="宋体" w:hAnsi="宋体" w:cs="宋体" w:hint="eastAsia"/>
          <w:bCs/>
          <w:sz w:val="24"/>
        </w:rPr>
        <w:t>）实施</w:t>
      </w:r>
      <w:proofErr w:type="gramStart"/>
      <w:r w:rsidRPr="000012BE">
        <w:rPr>
          <w:rFonts w:ascii="宋体" w:hAnsi="宋体" w:cs="宋体" w:hint="eastAsia"/>
          <w:bCs/>
          <w:sz w:val="24"/>
        </w:rPr>
        <w:t>侧袋机制</w:t>
      </w:r>
      <w:proofErr w:type="gramEnd"/>
      <w:r w:rsidRPr="000012BE">
        <w:rPr>
          <w:rFonts w:ascii="宋体" w:hAnsi="宋体" w:cs="宋体" w:hint="eastAsia"/>
          <w:bCs/>
          <w:sz w:val="24"/>
        </w:rPr>
        <w:t>期间的信息披露</w:t>
      </w:r>
    </w:p>
    <w:p w:rsidR="005D7C9F" w:rsidRDefault="000012BE" w:rsidP="000012BE">
      <w:pPr>
        <w:spacing w:line="360" w:lineRule="auto"/>
        <w:ind w:firstLineChars="200" w:firstLine="480"/>
        <w:rPr>
          <w:rFonts w:ascii="宋体" w:hAnsi="宋体" w:cs="宋体"/>
          <w:bCs/>
          <w:sz w:val="24"/>
        </w:rPr>
      </w:pPr>
      <w:r w:rsidRPr="000012BE">
        <w:rPr>
          <w:rFonts w:ascii="宋体" w:hAnsi="宋体" w:cs="宋体" w:hint="eastAsia"/>
          <w:bCs/>
          <w:sz w:val="24"/>
        </w:rPr>
        <w:t>本基金实施</w:t>
      </w:r>
      <w:proofErr w:type="gramStart"/>
      <w:r w:rsidRPr="000012BE">
        <w:rPr>
          <w:rFonts w:ascii="宋体" w:hAnsi="宋体" w:cs="宋体" w:hint="eastAsia"/>
          <w:bCs/>
          <w:sz w:val="24"/>
        </w:rPr>
        <w:t>侧袋机制</w:t>
      </w:r>
      <w:proofErr w:type="gramEnd"/>
      <w:r w:rsidRPr="000012BE">
        <w:rPr>
          <w:rFonts w:ascii="宋体" w:hAnsi="宋体" w:cs="宋体" w:hint="eastAsia"/>
          <w:bCs/>
          <w:sz w:val="24"/>
        </w:rPr>
        <w:t>的，相关信息披露义务人应当根据法律法规、基金合同和招募说明书的规定进行信息披露，详见招募说明书的规定。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w:t>
      </w:r>
      <w:r w:rsidR="000012BE">
        <w:rPr>
          <w:rFonts w:ascii="宋体" w:hAnsi="宋体" w:cs="宋体" w:hint="eastAsia"/>
          <w:bCs/>
          <w:sz w:val="24"/>
        </w:rPr>
        <w:t>二</w:t>
      </w:r>
      <w:r>
        <w:rPr>
          <w:rFonts w:ascii="宋体" w:hAnsi="宋体" w:cs="宋体" w:hint="eastAsia"/>
          <w:bCs/>
          <w:sz w:val="24"/>
        </w:rPr>
        <w:t>）中国证监会规定的其他信息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投资国债期货的，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投资资产支持证券的，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Pr>
          <w:rFonts w:ascii="宋体" w:hAnsi="宋体" w:cs="宋体"/>
          <w:bCs/>
          <w:sz w:val="24"/>
        </w:rPr>
        <w:t>10名资产支持证券明细。</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六、信息披露事务管理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基金管理人、基金托管人应当建立健全信息披露管理制度，指定专门部门及高级管理人员负责管理信息披露事务。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基金信息披露义务人公开披露基金信息，应当符合中国证监会相关基金信息披露内容与格式准则等法律法规规定。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电子确认</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基金管理人、基金托管人应当在指定报刊中选择一家报刊披露本基金信息。基金管理人、基金托管人应当向中国证监会基金电子披露网站报送拟披露的基金信息，并保证相关报送信息的真实、准确、完整、及时。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基金管理人、基金托管人除依法在指定媒介上披露信息外，还可以根据需要在其他公共媒介披露信息，但是其他公共媒介不得早于指定媒介披露信息，并且在不同媒介上披露同一信息的内容应当一致。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为基金信息披露义务人公开披露的基金信息出具审计报告、法律意见书的专业机构，应当制作工作底稿，并将相关档案至少保存到《基金合同》终止后</w:t>
      </w:r>
      <w:r>
        <w:rPr>
          <w:rFonts w:ascii="宋体" w:hAnsi="宋体" w:cs="宋体"/>
          <w:bCs/>
          <w:sz w:val="24"/>
        </w:rPr>
        <w:t>10年。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基金管理人、基金托管人除按法律法规要求披露信息外，也可着眼于为投资者决策提供有用信息的角度，在保证公平对待投资者、</w:t>
      </w:r>
      <w:proofErr w:type="gramStart"/>
      <w:r>
        <w:rPr>
          <w:rFonts w:ascii="宋体" w:hAnsi="宋体" w:cs="宋体" w:hint="eastAsia"/>
          <w:bCs/>
          <w:sz w:val="24"/>
        </w:rPr>
        <w:t>不</w:t>
      </w:r>
      <w:proofErr w:type="gramEnd"/>
      <w:r>
        <w:rPr>
          <w:rFonts w:ascii="宋体" w:hAnsi="宋体" w:cs="宋体"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七、信息披露文件的存放与查阅</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依法必须披露的信息发布后，基金管理人、基金托管人应当按照相关法律法规规定将信息置备于各自住所，供社会公众查阅、复制。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八、本基金信息披露事项以法律法规规定及本章节约定的内容为准。</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413" w:name="_Hlt88828593"/>
      <w:bookmarkStart w:id="414" w:name="_Toc70077089"/>
      <w:bookmarkEnd w:id="413"/>
      <w:r>
        <w:rPr>
          <w:rFonts w:hAnsi="宋体" w:cs="宋体" w:hint="eastAsia"/>
          <w:color w:val="auto"/>
          <w:sz w:val="30"/>
        </w:rPr>
        <w:lastRenderedPageBreak/>
        <w:t>第十九部分</w:t>
      </w:r>
      <w:r>
        <w:rPr>
          <w:rFonts w:hAnsi="宋体" w:cs="宋体"/>
          <w:color w:val="auto"/>
          <w:sz w:val="30"/>
        </w:rPr>
        <w:t xml:space="preserve">  </w:t>
      </w:r>
      <w:r>
        <w:rPr>
          <w:rFonts w:hAnsi="宋体" w:cs="宋体" w:hint="eastAsia"/>
          <w:color w:val="auto"/>
          <w:sz w:val="30"/>
        </w:rPr>
        <w:t>基金合同的变更、终止与基金财产的清算</w:t>
      </w:r>
      <w:bookmarkEnd w:id="414"/>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415" w:name="_Toc79392639"/>
      <w:r>
        <w:rPr>
          <w:rFonts w:ascii="宋体" w:hAnsi="宋体" w:cs="宋体" w:hint="eastAsia"/>
          <w:bCs/>
          <w:sz w:val="24"/>
        </w:rPr>
        <w:t>一、《基金合同》的变更</w:t>
      </w:r>
      <w:bookmarkEnd w:id="415"/>
    </w:p>
    <w:p w:rsidR="005D7C9F" w:rsidRDefault="002A71D1">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1、变更基金合同涉及法律法规规定或本合同约定应经基金份额持有人大会决议通过的事项的，应召</w:t>
      </w:r>
      <w:proofErr w:type="gramStart"/>
      <w:r>
        <w:rPr>
          <w:rFonts w:ascii="宋体" w:hAnsi="宋体" w:cs="宋体"/>
          <w:bCs/>
          <w:sz w:val="24"/>
        </w:rPr>
        <w:t>开基金</w:t>
      </w:r>
      <w:proofErr w:type="gramEnd"/>
      <w:r>
        <w:rPr>
          <w:rFonts w:ascii="宋体" w:hAnsi="宋体" w:cs="宋体"/>
          <w:bCs/>
          <w:sz w:val="24"/>
        </w:rPr>
        <w:t>份额持有人大会决议通过。对于可不经基金份额持有人大会决议通过的事项，由基金管理人和基金托管人同意后变更并公告，并报中国证监会备案。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2、关于《基金合同》变更的基金份额持有人大会决议自表决通过之日起生效，</w:t>
      </w:r>
      <w:r>
        <w:rPr>
          <w:rFonts w:ascii="宋体" w:hAnsi="宋体" w:cs="宋体" w:hint="eastAsia"/>
          <w:bCs/>
          <w:sz w:val="24"/>
        </w:rPr>
        <w:t>并</w:t>
      </w:r>
      <w:proofErr w:type="gramStart"/>
      <w:r>
        <w:rPr>
          <w:rFonts w:ascii="宋体" w:hAnsi="宋体" w:cs="宋体" w:hint="eastAsia"/>
          <w:bCs/>
          <w:sz w:val="24"/>
        </w:rPr>
        <w:t>自决议</w:t>
      </w:r>
      <w:proofErr w:type="gramEnd"/>
      <w:r>
        <w:rPr>
          <w:rFonts w:ascii="宋体" w:hAnsi="宋体" w:cs="宋体" w:hint="eastAsia"/>
          <w:bCs/>
          <w:sz w:val="24"/>
        </w:rPr>
        <w:t>生效后两个工作日内在指定媒介公告。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二、《基金合同》的终止事由</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有下列情形之一的，《基金合同》应当终止：</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3、《基金合同》约定的其他情形；</w:t>
      </w:r>
    </w:p>
    <w:p w:rsidR="005D7C9F" w:rsidRDefault="002A71D1">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三、基金财产的清算</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2、基金财产清算小组组成：基金财产清算小组成员由基金管理人、基金托管人、具有从事证券相关业务资格的注册会计师、律师以及中国证监会指定的人员组成。基金财产清算小组可以聘用必要的工作人员。</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4、基金财产清算程序：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2）对基金财产和债权债务进行清理和确认；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rsidR="005D7C9F" w:rsidRDefault="002A71D1">
      <w:pPr>
        <w:spacing w:line="360" w:lineRule="auto"/>
        <w:ind w:firstLineChars="200" w:firstLine="480"/>
        <w:rPr>
          <w:rFonts w:ascii="宋体" w:hAnsi="宋体" w:cs="宋体"/>
          <w:bCs/>
          <w:sz w:val="24"/>
        </w:rPr>
      </w:pPr>
      <w:r>
        <w:rPr>
          <w:rFonts w:ascii="宋体" w:hAnsi="宋体" w:cs="宋体"/>
          <w:bCs/>
          <w:sz w:val="24"/>
        </w:rPr>
        <w:t>5、基金财产清算的期限为6个月，但因本基金所持证券的流动性受到限制而不能及时变现的，清算期限相应顺延。</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四、清算费用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清算费用是指基金财产清算小组在进行基金清算过程中发生的所有合理费用，清算费用由基金财产清算小组优先从基金财产中支付。</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五、基金财产清算剩余资产的分配</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六、基金财产清算的公告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七、基金财产清算账册及文件的保存</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w:t>
      </w:r>
      <w:r>
        <w:rPr>
          <w:rFonts w:ascii="宋体" w:hAnsi="宋体" w:cs="宋体"/>
          <w:bCs/>
          <w:sz w:val="24"/>
        </w:rPr>
        <w:t>15年以上。</w:t>
      </w:r>
    </w:p>
    <w:p w:rsidR="005D7C9F" w:rsidRDefault="002A71D1">
      <w:pPr>
        <w:pStyle w:val="1"/>
        <w:spacing w:before="0" w:after="0"/>
        <w:jc w:val="center"/>
        <w:rPr>
          <w:rFonts w:hAnsi="宋体" w:cs="宋体"/>
          <w:color w:val="auto"/>
          <w:sz w:val="30"/>
        </w:rPr>
      </w:pPr>
      <w:bookmarkStart w:id="416" w:name="_Toc123051466"/>
      <w:bookmarkStart w:id="417" w:name="_Toc123102467"/>
      <w:bookmarkStart w:id="418" w:name="_Toc123112248"/>
      <w:bookmarkStart w:id="419" w:name="_Toc79392641"/>
      <w:bookmarkStart w:id="420" w:name="_Toc48649720"/>
      <w:bookmarkStart w:id="421" w:name="_Toc98560365"/>
      <w:r>
        <w:rPr>
          <w:rFonts w:hAnsi="宋体" w:cs="宋体"/>
          <w:b w:val="0"/>
          <w:bCs/>
          <w:color w:val="auto"/>
        </w:rPr>
        <w:br w:type="page"/>
      </w:r>
      <w:bookmarkStart w:id="422" w:name="_Toc8710"/>
      <w:bookmarkStart w:id="423" w:name="_Toc27058"/>
      <w:bookmarkStart w:id="424" w:name="_Toc9708"/>
      <w:bookmarkStart w:id="425" w:name="_Toc141703901"/>
      <w:bookmarkStart w:id="426" w:name="_Toc139991750"/>
      <w:bookmarkStart w:id="427" w:name="_Toc30645"/>
      <w:bookmarkStart w:id="428" w:name="_Toc13398"/>
      <w:bookmarkStart w:id="429" w:name="_Toc23022"/>
      <w:bookmarkStart w:id="430" w:name="_Toc12191"/>
      <w:bookmarkStart w:id="431" w:name="_Toc7367"/>
      <w:bookmarkStart w:id="432" w:name="_Toc28549"/>
      <w:bookmarkStart w:id="433" w:name="_Toc21240"/>
      <w:bookmarkStart w:id="434" w:name="_Toc70077090"/>
      <w:r>
        <w:rPr>
          <w:rFonts w:hAnsi="宋体" w:cs="宋体" w:hint="eastAsia"/>
          <w:color w:val="auto"/>
          <w:sz w:val="30"/>
        </w:rPr>
        <w:lastRenderedPageBreak/>
        <w:t>第二十部分</w:t>
      </w:r>
      <w:r>
        <w:rPr>
          <w:rFonts w:hAnsi="宋体" w:cs="宋体"/>
          <w:color w:val="auto"/>
          <w:sz w:val="30"/>
        </w:rPr>
        <w:t xml:space="preserve">  </w:t>
      </w:r>
      <w:r>
        <w:rPr>
          <w:rFonts w:hAnsi="宋体" w:cs="宋体" w:hint="eastAsia"/>
          <w:color w:val="auto"/>
          <w:sz w:val="30"/>
        </w:rPr>
        <w:t>违约责任</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免责：</w:t>
      </w:r>
    </w:p>
    <w:p w:rsidR="005D7C9F" w:rsidRDefault="002A71D1">
      <w:pPr>
        <w:spacing w:line="360" w:lineRule="auto"/>
        <w:ind w:firstLineChars="200" w:firstLine="480"/>
        <w:rPr>
          <w:rFonts w:ascii="宋体" w:hAnsi="宋体" w:cs="宋体"/>
          <w:bCs/>
          <w:sz w:val="24"/>
        </w:rPr>
      </w:pPr>
      <w:r>
        <w:rPr>
          <w:rFonts w:ascii="宋体" w:hAnsi="宋体" w:cs="宋体"/>
          <w:bCs/>
          <w:sz w:val="24"/>
        </w:rPr>
        <w:t>1、不可抗力；</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2、基金管理人和/或基金托管人按照当时有效的法律法规或中国证监会的规定作为或不作为而造成的损失等；</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3、基金管理人由于按照基金合同规定的投资原则投资或不投资造成的损失等。</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宋体" w:hAnsi="宋体" w:cs="宋体"/>
          <w:bCs/>
          <w:sz w:val="24"/>
        </w:rPr>
        <w:t xml:space="preserve"> </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435" w:name="_Toc30350"/>
      <w:bookmarkStart w:id="436" w:name="_Toc123102468"/>
      <w:bookmarkStart w:id="437" w:name="_Toc98560366"/>
      <w:bookmarkStart w:id="438" w:name="_Toc25651"/>
      <w:bookmarkStart w:id="439" w:name="_Toc7288"/>
      <w:bookmarkStart w:id="440" w:name="_Toc123051467"/>
      <w:bookmarkStart w:id="441" w:name="_Toc24923"/>
      <w:bookmarkStart w:id="442" w:name="_Toc139991751"/>
      <w:bookmarkStart w:id="443" w:name="_Toc1790"/>
      <w:bookmarkStart w:id="444" w:name="_Toc6202"/>
      <w:bookmarkStart w:id="445" w:name="_Toc23999"/>
      <w:bookmarkStart w:id="446" w:name="_Toc21983"/>
      <w:bookmarkStart w:id="447" w:name="_Toc141703902"/>
      <w:bookmarkStart w:id="448" w:name="_Toc123112249"/>
      <w:bookmarkStart w:id="449" w:name="_Toc3319"/>
      <w:bookmarkStart w:id="450" w:name="_Toc8636"/>
      <w:bookmarkStart w:id="451" w:name="_Toc70077091"/>
      <w:r>
        <w:rPr>
          <w:rFonts w:hAnsi="宋体" w:cs="宋体" w:hint="eastAsia"/>
          <w:color w:val="auto"/>
          <w:sz w:val="30"/>
        </w:rPr>
        <w:lastRenderedPageBreak/>
        <w:t>第二十一部分</w:t>
      </w:r>
      <w:r>
        <w:rPr>
          <w:rFonts w:hAnsi="宋体" w:cs="宋体"/>
          <w:color w:val="auto"/>
          <w:sz w:val="30"/>
        </w:rPr>
        <w:t xml:space="preserve">  </w:t>
      </w:r>
      <w:r>
        <w:rPr>
          <w:rFonts w:hAnsi="宋体" w:cs="宋体" w:hint="eastAsia"/>
          <w:color w:val="auto"/>
          <w:sz w:val="30"/>
        </w:rPr>
        <w:t>争议的处理和适用的法律</w:t>
      </w:r>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bCs/>
          <w:sz w:val="24"/>
        </w:rPr>
        <w:t>各方当事人同意，因《基金合同》而产生的或与《基金合同》有关的一切争议，《基金合同》当事人应尽量通过协商、调解途径解决</w:t>
      </w:r>
      <w:r>
        <w:rPr>
          <w:rFonts w:ascii="宋体" w:hAnsi="宋体" w:hint="eastAsia"/>
          <w:bCs/>
          <w:sz w:val="24"/>
        </w:rPr>
        <w:t>。</w:t>
      </w:r>
      <w:r>
        <w:rPr>
          <w:rFonts w:ascii="宋体" w:hAnsi="宋体"/>
          <w:bCs/>
          <w:sz w:val="24"/>
        </w:rPr>
        <w:t>如经友好协商未能解决的，任何一方均有权将争议提交</w:t>
      </w:r>
      <w:r>
        <w:rPr>
          <w:rFonts w:ascii="宋体" w:hAnsi="宋体" w:hint="eastAsia"/>
          <w:bCs/>
          <w:sz w:val="24"/>
        </w:rPr>
        <w:t>中国国际经济贸易仲裁委员会根据该</w:t>
      </w:r>
      <w:r>
        <w:rPr>
          <w:rFonts w:ascii="宋体" w:hAnsi="宋体"/>
          <w:bCs/>
          <w:sz w:val="24"/>
        </w:rPr>
        <w:t>会</w:t>
      </w:r>
      <w:r>
        <w:rPr>
          <w:rFonts w:ascii="宋体" w:hAnsi="宋体" w:hint="eastAsia"/>
          <w:bCs/>
          <w:sz w:val="24"/>
        </w:rPr>
        <w:t>当</w:t>
      </w:r>
      <w:r>
        <w:rPr>
          <w:rFonts w:ascii="宋体" w:hAnsi="宋体"/>
          <w:bCs/>
          <w:sz w:val="24"/>
        </w:rPr>
        <w:t>时有效的仲裁规则进行仲裁。仲裁</w:t>
      </w:r>
      <w:r>
        <w:rPr>
          <w:rFonts w:ascii="宋体" w:hAnsi="宋体" w:hint="eastAsia"/>
          <w:bCs/>
          <w:sz w:val="24"/>
        </w:rPr>
        <w:t>的</w:t>
      </w:r>
      <w:r>
        <w:rPr>
          <w:rFonts w:ascii="宋体" w:hAnsi="宋体"/>
          <w:bCs/>
          <w:sz w:val="24"/>
        </w:rPr>
        <w:t>地点</w:t>
      </w:r>
      <w:r>
        <w:rPr>
          <w:rFonts w:ascii="宋体" w:hAnsi="宋体" w:hint="eastAsia"/>
          <w:bCs/>
          <w:sz w:val="24"/>
        </w:rPr>
        <w:t>在北京</w:t>
      </w:r>
      <w:r>
        <w:rPr>
          <w:rFonts w:ascii="宋体" w:hAnsi="宋体"/>
          <w:bCs/>
          <w:sz w:val="24"/>
        </w:rPr>
        <w:t>市。仲裁裁决是终局</w:t>
      </w:r>
      <w:r>
        <w:rPr>
          <w:rFonts w:ascii="宋体" w:hAnsi="宋体" w:hint="eastAsia"/>
          <w:bCs/>
          <w:sz w:val="24"/>
        </w:rPr>
        <w:t>性</w:t>
      </w:r>
      <w:r>
        <w:rPr>
          <w:rFonts w:ascii="宋体" w:hAnsi="宋体"/>
          <w:bCs/>
          <w:sz w:val="24"/>
        </w:rPr>
        <w:t>的，对各方当事人均有约束力，</w:t>
      </w:r>
      <w:r>
        <w:rPr>
          <w:rFonts w:ascii="宋体" w:hAnsi="宋体"/>
          <w:sz w:val="24"/>
        </w:rPr>
        <w:t>仲裁费用由败诉方承担</w:t>
      </w:r>
      <w:r>
        <w:rPr>
          <w:rFonts w:ascii="宋体" w:hAnsi="宋体"/>
        </w:rPr>
        <w:t>，</w:t>
      </w:r>
      <w:r>
        <w:rPr>
          <w:rFonts w:ascii="宋体" w:hAnsi="宋体"/>
          <w:sz w:val="24"/>
        </w:rPr>
        <w:t>除非仲裁裁决另有决定。</w:t>
      </w:r>
    </w:p>
    <w:p w:rsidR="005D7C9F" w:rsidRDefault="002A71D1">
      <w:pPr>
        <w:spacing w:line="360" w:lineRule="auto"/>
        <w:ind w:firstLineChars="200" w:firstLine="480"/>
        <w:rPr>
          <w:rFonts w:ascii="宋体" w:hAnsi="宋体" w:cs="宋体"/>
          <w:bCs/>
          <w:sz w:val="24"/>
        </w:rPr>
      </w:pPr>
      <w:r>
        <w:rPr>
          <w:rFonts w:ascii="宋体" w:hAnsi="宋体"/>
          <w:bCs/>
          <w:sz w:val="24"/>
        </w:rPr>
        <w:t>争议处理期间，《基金合同》当事人应恪守各自的职责，继续忠实、勤勉、尽责地履行《基金合同》规定的义务，维护基金份额持有人的合法权益。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《基金合同》受中国法律（为基金合同之目的，不含港澳台立法）管辖。</w:t>
      </w:r>
    </w:p>
    <w:p w:rsidR="005D7C9F" w:rsidRDefault="002A71D1">
      <w:pPr>
        <w:spacing w:line="360" w:lineRule="auto"/>
        <w:ind w:firstLineChars="200" w:firstLine="480"/>
        <w:rPr>
          <w:rFonts w:ascii="宋体" w:hAnsi="宋体" w:cs="宋体"/>
          <w:bCs/>
          <w:sz w:val="24"/>
        </w:rPr>
      </w:pPr>
      <w:r>
        <w:rPr>
          <w:rFonts w:ascii="宋体" w:hAnsi="宋体" w:cs="宋体"/>
          <w:bCs/>
          <w:sz w:val="24"/>
        </w:rPr>
        <w:br w:type="page"/>
      </w:r>
    </w:p>
    <w:p w:rsidR="005D7C9F" w:rsidRDefault="002A71D1">
      <w:pPr>
        <w:pStyle w:val="1"/>
        <w:spacing w:before="0" w:after="0"/>
        <w:jc w:val="center"/>
        <w:rPr>
          <w:rFonts w:hAnsi="宋体" w:cs="宋体"/>
          <w:color w:val="auto"/>
          <w:sz w:val="30"/>
        </w:rPr>
      </w:pPr>
      <w:bookmarkStart w:id="452" w:name="_Toc484"/>
      <w:bookmarkStart w:id="453" w:name="_Toc139991752"/>
      <w:bookmarkStart w:id="454" w:name="_Toc23991"/>
      <w:bookmarkStart w:id="455" w:name="_Toc8703"/>
      <w:bookmarkStart w:id="456" w:name="_Toc31966"/>
      <w:bookmarkStart w:id="457" w:name="_Toc29505"/>
      <w:bookmarkStart w:id="458" w:name="_Toc141703903"/>
      <w:bookmarkStart w:id="459" w:name="_Toc20350"/>
      <w:bookmarkStart w:id="460" w:name="_Toc8454"/>
      <w:bookmarkStart w:id="461" w:name="_Toc2532"/>
      <w:bookmarkStart w:id="462" w:name="_Toc11618"/>
      <w:bookmarkStart w:id="463" w:name="_Toc123102469"/>
      <w:bookmarkStart w:id="464" w:name="_Toc123112250"/>
      <w:bookmarkStart w:id="465" w:name="_Toc26461"/>
      <w:bookmarkStart w:id="466" w:name="_Toc123051468"/>
      <w:bookmarkStart w:id="467" w:name="_Toc70077092"/>
      <w:r>
        <w:rPr>
          <w:rFonts w:hAnsi="宋体" w:cs="宋体" w:hint="eastAsia"/>
          <w:color w:val="auto"/>
          <w:sz w:val="30"/>
        </w:rPr>
        <w:lastRenderedPageBreak/>
        <w:t>第二十二部分</w:t>
      </w:r>
      <w:r>
        <w:rPr>
          <w:rFonts w:hAnsi="宋体" w:cs="宋体"/>
          <w:color w:val="auto"/>
          <w:sz w:val="30"/>
        </w:rPr>
        <w:t xml:space="preserve">  </w:t>
      </w:r>
      <w:r>
        <w:rPr>
          <w:rFonts w:hAnsi="宋体" w:cs="宋体" w:hint="eastAsia"/>
          <w:color w:val="auto"/>
          <w:sz w:val="30"/>
        </w:rPr>
        <w:t>基金合同的效力</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1、《基金合同》经基金管理人、基金托管人双方盖章以及双方法定代表人或授权代表签字或盖章并在募集结束后经基金管理人向中国证监会办理基金备案手续，并经中国证监会书面确认后生效。</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4、《基金合同》正本</w:t>
      </w:r>
      <w:r>
        <w:rPr>
          <w:rFonts w:ascii="宋体" w:hAnsi="宋体" w:cs="宋体" w:hint="eastAsia"/>
          <w:bCs/>
          <w:sz w:val="24"/>
        </w:rPr>
        <w:t>一式叁份，除上报有关监管机构一式壹份外，基金管理人、基金托管人各持有壹份，每份具有同等的法律效力。</w:t>
      </w:r>
    </w:p>
    <w:p w:rsidR="005D7C9F" w:rsidRDefault="002A71D1">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468" w:name="_Toc21726"/>
      <w:bookmarkStart w:id="469" w:name="_Toc70077093"/>
      <w:r>
        <w:rPr>
          <w:rFonts w:hAnsi="宋体" w:cs="宋体" w:hint="eastAsia"/>
          <w:color w:val="auto"/>
          <w:sz w:val="30"/>
        </w:rPr>
        <w:lastRenderedPageBreak/>
        <w:t>第二十三部分</w:t>
      </w:r>
      <w:r>
        <w:rPr>
          <w:rFonts w:hAnsi="宋体" w:cs="宋体"/>
          <w:color w:val="auto"/>
          <w:sz w:val="30"/>
        </w:rPr>
        <w:t xml:space="preserve">  </w:t>
      </w:r>
      <w:r>
        <w:rPr>
          <w:rFonts w:hAnsi="宋体" w:cs="宋体" w:hint="eastAsia"/>
          <w:color w:val="auto"/>
          <w:sz w:val="30"/>
        </w:rPr>
        <w:t>其他事项</w:t>
      </w:r>
      <w:bookmarkEnd w:id="468"/>
      <w:bookmarkEnd w:id="469"/>
    </w:p>
    <w:p w:rsidR="005D7C9F" w:rsidRDefault="005D7C9F">
      <w:pPr>
        <w:spacing w:line="360" w:lineRule="auto"/>
        <w:ind w:firstLineChars="200" w:firstLine="480"/>
        <w:rPr>
          <w:rFonts w:ascii="宋体" w:hAnsi="宋体" w:cs="宋体"/>
          <w:sz w:val="24"/>
        </w:rPr>
      </w:pPr>
    </w:p>
    <w:p w:rsidR="005D7C9F" w:rsidRDefault="002A71D1">
      <w:pPr>
        <w:spacing w:line="360" w:lineRule="auto"/>
        <w:ind w:firstLineChars="200" w:firstLine="480"/>
        <w:rPr>
          <w:rFonts w:ascii="宋体" w:hAnsi="宋体" w:cs="宋体"/>
          <w:sz w:val="24"/>
        </w:rPr>
      </w:pPr>
      <w:r>
        <w:rPr>
          <w:rFonts w:ascii="宋体" w:hAnsi="宋体" w:cs="宋体" w:hint="eastAsia"/>
          <w:sz w:val="24"/>
        </w:rPr>
        <w:t>《基金合同》如有未尽事宜，由《基金合同》当事人各方按有关法律法规协商解决。</w:t>
      </w:r>
    </w:p>
    <w:bookmarkEnd w:id="67"/>
    <w:bookmarkEnd w:id="68"/>
    <w:p w:rsidR="005D7C9F" w:rsidRDefault="002A71D1">
      <w:pPr>
        <w:widowControl/>
        <w:jc w:val="left"/>
        <w:rPr>
          <w:rFonts w:ascii="宋体" w:hAnsi="宋体" w:cs="宋体"/>
          <w:sz w:val="24"/>
        </w:rPr>
      </w:pPr>
      <w:r>
        <w:rPr>
          <w:rFonts w:ascii="宋体" w:hAnsi="宋体" w:cs="宋体"/>
          <w:sz w:val="24"/>
        </w:rPr>
        <w:br w:type="page"/>
      </w:r>
    </w:p>
    <w:p w:rsidR="005D7C9F" w:rsidRDefault="002A71D1">
      <w:pPr>
        <w:pStyle w:val="1"/>
        <w:spacing w:before="0" w:after="0"/>
        <w:jc w:val="center"/>
        <w:rPr>
          <w:rFonts w:hAnsi="宋体" w:cs="宋体"/>
          <w:color w:val="auto"/>
          <w:sz w:val="30"/>
        </w:rPr>
      </w:pPr>
      <w:bookmarkStart w:id="470" w:name="_Toc70077094"/>
      <w:r>
        <w:rPr>
          <w:rFonts w:hAnsi="宋体" w:cs="宋体" w:hint="eastAsia"/>
          <w:color w:val="auto"/>
          <w:sz w:val="30"/>
        </w:rPr>
        <w:lastRenderedPageBreak/>
        <w:t>第二十四部分</w:t>
      </w:r>
      <w:r>
        <w:rPr>
          <w:rFonts w:hAnsi="宋体" w:cs="宋体"/>
          <w:color w:val="auto"/>
          <w:sz w:val="30"/>
        </w:rPr>
        <w:t xml:space="preserve">  </w:t>
      </w:r>
      <w:r>
        <w:rPr>
          <w:rFonts w:hAnsi="宋体" w:cs="宋体" w:hint="eastAsia"/>
          <w:color w:val="auto"/>
          <w:sz w:val="30"/>
        </w:rPr>
        <w:t>基金合同的内容摘要</w:t>
      </w:r>
      <w:bookmarkEnd w:id="470"/>
    </w:p>
    <w:p w:rsidR="005D7C9F" w:rsidRDefault="005D7C9F">
      <w:pPr>
        <w:spacing w:line="360" w:lineRule="auto"/>
        <w:ind w:firstLineChars="200" w:firstLine="480"/>
        <w:rPr>
          <w:rFonts w:ascii="宋体" w:hAnsi="宋体" w:cs="宋体"/>
          <w:sz w:val="24"/>
        </w:rPr>
      </w:pPr>
    </w:p>
    <w:p w:rsidR="005D7C9F" w:rsidRDefault="002A71D1">
      <w:pPr>
        <w:pStyle w:val="-"/>
        <w:ind w:firstLine="480"/>
      </w:pPr>
      <w:r>
        <w:rPr>
          <w:rFonts w:hint="eastAsia"/>
        </w:rPr>
        <w:t>一、基金份额持有人、基金管理人和基金托管人的权利、义务</w:t>
      </w:r>
    </w:p>
    <w:p w:rsidR="005D7C9F" w:rsidRDefault="002A71D1">
      <w:pPr>
        <w:pStyle w:val="-"/>
        <w:ind w:firstLine="480"/>
      </w:pPr>
      <w:r>
        <w:rPr>
          <w:rFonts w:hint="eastAsia"/>
        </w:rPr>
        <w:t>（一）基金份额持有人的权利、义务</w:t>
      </w:r>
    </w:p>
    <w:p w:rsidR="005D7C9F" w:rsidRDefault="002A71D1">
      <w:pPr>
        <w:pStyle w:val="-"/>
        <w:ind w:firstLine="480"/>
      </w:pPr>
      <w:r>
        <w:rPr>
          <w:rFonts w:hint="eastAsia"/>
        </w:rPr>
        <w:t>基金投资者持有本</w:t>
      </w:r>
      <w:proofErr w:type="gramStart"/>
      <w:r>
        <w:rPr>
          <w:rFonts w:hint="eastAsia"/>
        </w:rPr>
        <w:t>基金基金</w:t>
      </w:r>
      <w:proofErr w:type="gramEnd"/>
      <w:r>
        <w:rPr>
          <w:rFonts w:hint="eastAsia"/>
        </w:rPr>
        <w:t>份额的行为即视为对《基金合同》的承认和接受，基金投资者</w:t>
      </w:r>
      <w:proofErr w:type="gramStart"/>
      <w:r>
        <w:rPr>
          <w:rFonts w:hint="eastAsia"/>
        </w:rPr>
        <w:t>自依据</w:t>
      </w:r>
      <w:proofErr w:type="gramEnd"/>
      <w:r>
        <w:rPr>
          <w:rFonts w:hint="eastAsia"/>
        </w:rPr>
        <w:t>《基金合同》取得基金份额，即成为本基金的基金份额持有人和《基金合同》的当事人，直至其不再持有本基金的基金份额。基金份额持有人作为《基金合同》当事人并不以在《基金合同》上书面签章或签字为必要条件。</w:t>
      </w:r>
    </w:p>
    <w:p w:rsidR="005D7C9F" w:rsidRDefault="002A71D1">
      <w:pPr>
        <w:pStyle w:val="-"/>
        <w:ind w:firstLine="480"/>
      </w:pPr>
      <w:r>
        <w:rPr>
          <w:rFonts w:hint="eastAsia"/>
        </w:rPr>
        <w:t>同一类别每份基金份额具有同等的合法权益。</w:t>
      </w:r>
    </w:p>
    <w:p w:rsidR="005D7C9F" w:rsidRDefault="002A71D1">
      <w:pPr>
        <w:pStyle w:val="-"/>
        <w:ind w:firstLine="480"/>
      </w:pPr>
      <w:r>
        <w:rPr>
          <w:rFonts w:hint="eastAsia"/>
        </w:rPr>
        <w:t>1、根据《基金法》、《运作办法》及其他有关规定，基金份额持有人的权利包括但不限于：</w:t>
      </w:r>
    </w:p>
    <w:p w:rsidR="005D7C9F" w:rsidRDefault="002A71D1">
      <w:pPr>
        <w:pStyle w:val="-"/>
        <w:ind w:firstLine="480"/>
      </w:pPr>
      <w:r>
        <w:rPr>
          <w:rFonts w:hint="eastAsia"/>
        </w:rPr>
        <w:t>（1）分享基金财产收益；</w:t>
      </w:r>
    </w:p>
    <w:p w:rsidR="005D7C9F" w:rsidRDefault="002A71D1">
      <w:pPr>
        <w:pStyle w:val="-"/>
        <w:ind w:firstLine="480"/>
      </w:pPr>
      <w:r>
        <w:rPr>
          <w:rFonts w:hint="eastAsia"/>
        </w:rPr>
        <w:t>（2）参与分配清算后的剩余基金财产；</w:t>
      </w:r>
    </w:p>
    <w:p w:rsidR="005D7C9F" w:rsidRDefault="002A71D1">
      <w:pPr>
        <w:pStyle w:val="-"/>
        <w:ind w:firstLine="480"/>
      </w:pPr>
      <w:r>
        <w:rPr>
          <w:rFonts w:hint="eastAsia"/>
        </w:rPr>
        <w:t>（3）依法申请赎回或转让其持有的基金份额；</w:t>
      </w:r>
    </w:p>
    <w:p w:rsidR="005D7C9F" w:rsidRDefault="002A71D1">
      <w:pPr>
        <w:pStyle w:val="-"/>
        <w:ind w:firstLine="480"/>
      </w:pPr>
      <w:r>
        <w:rPr>
          <w:rFonts w:hint="eastAsia"/>
        </w:rPr>
        <w:t>（4）按照规定要求召开基金份额持有人大会或召集基金份额持有人大会；</w:t>
      </w:r>
    </w:p>
    <w:p w:rsidR="005D7C9F" w:rsidRDefault="002A71D1">
      <w:pPr>
        <w:pStyle w:val="-"/>
        <w:ind w:firstLine="480"/>
      </w:pPr>
      <w:r>
        <w:rPr>
          <w:rFonts w:hint="eastAsia"/>
        </w:rPr>
        <w:t>（5）出席或者委派代表出席基金份额持有人大会，对基金份额持有人大会审议事项行使表决权；</w:t>
      </w:r>
    </w:p>
    <w:p w:rsidR="005D7C9F" w:rsidRDefault="002A71D1">
      <w:pPr>
        <w:pStyle w:val="-"/>
        <w:ind w:firstLine="480"/>
      </w:pPr>
      <w:r>
        <w:rPr>
          <w:rFonts w:hint="eastAsia"/>
        </w:rPr>
        <w:t>（6）查阅或者复制公开披露的基金信息资料；</w:t>
      </w:r>
    </w:p>
    <w:p w:rsidR="005D7C9F" w:rsidRDefault="002A71D1">
      <w:pPr>
        <w:pStyle w:val="-"/>
        <w:ind w:firstLine="480"/>
      </w:pPr>
      <w:r>
        <w:rPr>
          <w:rFonts w:hint="eastAsia"/>
        </w:rPr>
        <w:t>（7）监督基金管理人的投资运作；</w:t>
      </w:r>
    </w:p>
    <w:p w:rsidR="005D7C9F" w:rsidRDefault="002A71D1">
      <w:pPr>
        <w:pStyle w:val="-"/>
        <w:ind w:firstLine="480"/>
      </w:pPr>
      <w:r>
        <w:rPr>
          <w:rFonts w:hint="eastAsia"/>
        </w:rPr>
        <w:t>（8）对基金管理人、基金托管人、基金服务机构损害其合法权益的行为依法提起诉讼或仲裁；</w:t>
      </w:r>
    </w:p>
    <w:p w:rsidR="005D7C9F" w:rsidRDefault="002A71D1">
      <w:pPr>
        <w:pStyle w:val="-"/>
        <w:ind w:firstLine="480"/>
      </w:pPr>
      <w:r>
        <w:rPr>
          <w:rFonts w:hint="eastAsia"/>
        </w:rPr>
        <w:t>（9）法律法规及中国证监会规定的和《基金合同》约定的其他权利。</w:t>
      </w:r>
    </w:p>
    <w:p w:rsidR="005D7C9F" w:rsidRDefault="002A71D1">
      <w:pPr>
        <w:pStyle w:val="-"/>
        <w:ind w:firstLine="480"/>
      </w:pPr>
      <w:r>
        <w:rPr>
          <w:rFonts w:hint="eastAsia"/>
        </w:rPr>
        <w:t>2、根据《基金法》、《运作办法》及其他有关规定，基金份额持有人的义务包括但不限于：</w:t>
      </w:r>
    </w:p>
    <w:p w:rsidR="005D7C9F" w:rsidRDefault="002A71D1">
      <w:pPr>
        <w:pStyle w:val="-"/>
        <w:ind w:firstLine="480"/>
      </w:pPr>
      <w:r>
        <w:rPr>
          <w:rFonts w:hint="eastAsia"/>
        </w:rPr>
        <w:t>（1）认真阅读并遵守《基金合同》、招募说明书等信息披露文件；</w:t>
      </w:r>
    </w:p>
    <w:p w:rsidR="005D7C9F" w:rsidRDefault="002A71D1">
      <w:pPr>
        <w:pStyle w:val="-"/>
        <w:ind w:firstLine="480"/>
      </w:pPr>
      <w:r>
        <w:rPr>
          <w:rFonts w:hint="eastAsia"/>
        </w:rPr>
        <w:t>（2）了解所投资基金产品，了解自身风险承受能力，自主判断基金的投资价值，自主做出投资决策，自行承担投资风险；</w:t>
      </w:r>
    </w:p>
    <w:p w:rsidR="005D7C9F" w:rsidRDefault="002A71D1">
      <w:pPr>
        <w:pStyle w:val="-"/>
        <w:ind w:firstLine="480"/>
      </w:pPr>
      <w:r>
        <w:rPr>
          <w:rFonts w:hint="eastAsia"/>
        </w:rPr>
        <w:t>（3）关注基金信息披露，及时行使权利和履行义务；</w:t>
      </w:r>
    </w:p>
    <w:p w:rsidR="005D7C9F" w:rsidRDefault="002A71D1">
      <w:pPr>
        <w:pStyle w:val="-"/>
        <w:ind w:firstLine="480"/>
      </w:pPr>
      <w:r>
        <w:rPr>
          <w:rFonts w:hint="eastAsia"/>
        </w:rPr>
        <w:t>（4）缴纳基金认购、申购款项及法律法规和《基金合同》所规定的费用；</w:t>
      </w:r>
    </w:p>
    <w:p w:rsidR="005D7C9F" w:rsidRDefault="002A71D1">
      <w:pPr>
        <w:pStyle w:val="-"/>
        <w:ind w:firstLine="480"/>
      </w:pPr>
      <w:r>
        <w:rPr>
          <w:rFonts w:hint="eastAsia"/>
        </w:rPr>
        <w:lastRenderedPageBreak/>
        <w:t>（5）在其持有的基金份额范围内，承担基金亏损或者《基金合同》终止的有限责任；</w:t>
      </w:r>
    </w:p>
    <w:p w:rsidR="005D7C9F" w:rsidRDefault="002A71D1">
      <w:pPr>
        <w:pStyle w:val="-"/>
        <w:ind w:firstLine="480"/>
      </w:pPr>
      <w:r>
        <w:rPr>
          <w:rFonts w:hint="eastAsia"/>
        </w:rPr>
        <w:t>（6）不从事任何有损基金及其他《基金合同》当事人合法权益的活动；</w:t>
      </w:r>
    </w:p>
    <w:p w:rsidR="005D7C9F" w:rsidRDefault="002A71D1">
      <w:pPr>
        <w:pStyle w:val="-"/>
        <w:ind w:firstLine="480"/>
      </w:pPr>
      <w:r>
        <w:rPr>
          <w:rFonts w:hint="eastAsia"/>
        </w:rPr>
        <w:t>（7）执行生效的基金份额持有人大会的决议；</w:t>
      </w:r>
    </w:p>
    <w:p w:rsidR="005D7C9F" w:rsidRDefault="002A71D1">
      <w:pPr>
        <w:pStyle w:val="-"/>
        <w:ind w:firstLine="480"/>
      </w:pPr>
      <w:r>
        <w:rPr>
          <w:rFonts w:hint="eastAsia"/>
        </w:rPr>
        <w:t>（8）返还在基金交易过程中因任何原因获得的不当得利；</w:t>
      </w:r>
    </w:p>
    <w:p w:rsidR="005D7C9F" w:rsidRDefault="002A71D1">
      <w:pPr>
        <w:pStyle w:val="-"/>
        <w:ind w:firstLine="480"/>
      </w:pPr>
      <w:r>
        <w:rPr>
          <w:rFonts w:hint="eastAsia"/>
        </w:rPr>
        <w:t>（9）法律法规及中国证监会规定的和《基金合同》约定的其他义务。</w:t>
      </w:r>
    </w:p>
    <w:p w:rsidR="005D7C9F" w:rsidRDefault="002A71D1">
      <w:pPr>
        <w:pStyle w:val="-"/>
        <w:ind w:firstLine="480"/>
      </w:pPr>
      <w:r>
        <w:rPr>
          <w:rFonts w:hint="eastAsia"/>
        </w:rPr>
        <w:t>（二）基金管理人的权利、义务</w:t>
      </w:r>
    </w:p>
    <w:p w:rsidR="005D7C9F" w:rsidRDefault="002A71D1">
      <w:pPr>
        <w:pStyle w:val="-"/>
        <w:ind w:firstLine="480"/>
      </w:pPr>
      <w:r>
        <w:rPr>
          <w:rFonts w:hint="eastAsia"/>
        </w:rPr>
        <w:t>1、根据《基金法》、《运作办法》及其他有关规定，基金管理人的权利包括但不限于：</w:t>
      </w:r>
    </w:p>
    <w:p w:rsidR="005D7C9F" w:rsidRDefault="002A71D1">
      <w:pPr>
        <w:pStyle w:val="-"/>
        <w:ind w:firstLine="480"/>
      </w:pPr>
      <w:r>
        <w:rPr>
          <w:rFonts w:hint="eastAsia"/>
        </w:rPr>
        <w:t>（1）依法募集资金；</w:t>
      </w:r>
    </w:p>
    <w:p w:rsidR="005D7C9F" w:rsidRDefault="002A71D1">
      <w:pPr>
        <w:pStyle w:val="-"/>
        <w:ind w:firstLine="480"/>
      </w:pPr>
      <w:r>
        <w:rPr>
          <w:rFonts w:hint="eastAsia"/>
        </w:rPr>
        <w:t>（2）自《基金合同》生效之日起，根据法律法规和《基金合同》独立运用并管理基金财产；</w:t>
      </w:r>
    </w:p>
    <w:p w:rsidR="005D7C9F" w:rsidRDefault="002A71D1">
      <w:pPr>
        <w:pStyle w:val="-"/>
        <w:ind w:firstLine="480"/>
      </w:pPr>
      <w:r>
        <w:rPr>
          <w:rFonts w:hint="eastAsia"/>
        </w:rPr>
        <w:t>（3）依照《基金合同》收取基金管理费以及法律法规规定或中国证监会批准的其他费用；</w:t>
      </w:r>
    </w:p>
    <w:p w:rsidR="005D7C9F" w:rsidRDefault="002A71D1">
      <w:pPr>
        <w:pStyle w:val="-"/>
        <w:ind w:firstLine="480"/>
      </w:pPr>
      <w:r>
        <w:rPr>
          <w:rFonts w:hint="eastAsia"/>
        </w:rPr>
        <w:t>（4）销售基金份额；</w:t>
      </w:r>
    </w:p>
    <w:p w:rsidR="005D7C9F" w:rsidRDefault="002A71D1">
      <w:pPr>
        <w:pStyle w:val="-"/>
        <w:ind w:firstLine="480"/>
      </w:pPr>
      <w:r>
        <w:rPr>
          <w:rFonts w:hint="eastAsia"/>
        </w:rPr>
        <w:t>（5）按照规定召集基金份额持有人大会；</w:t>
      </w:r>
    </w:p>
    <w:p w:rsidR="005D7C9F" w:rsidRDefault="002A71D1">
      <w:pPr>
        <w:pStyle w:val="-"/>
        <w:ind w:firstLine="480"/>
      </w:pPr>
      <w:r>
        <w:rPr>
          <w:rFonts w:hint="eastAsia"/>
        </w:rPr>
        <w:t>（6）依据《基金合同》及有关法律规定监督基金托管人，如认为基金托管人违反了《基金合同》及国家有关法律规定，应呈报中国证监会和其他监管部门，并采取必要措施保护基金投资者的利益；</w:t>
      </w:r>
    </w:p>
    <w:p w:rsidR="005D7C9F" w:rsidRDefault="002A71D1">
      <w:pPr>
        <w:pStyle w:val="-"/>
        <w:ind w:firstLine="480"/>
      </w:pPr>
      <w:r>
        <w:rPr>
          <w:rFonts w:hint="eastAsia"/>
        </w:rPr>
        <w:t>（7）在基金托管人更换时，提名新的基金托管人；</w:t>
      </w:r>
    </w:p>
    <w:p w:rsidR="005D7C9F" w:rsidRDefault="002A71D1">
      <w:pPr>
        <w:pStyle w:val="-"/>
        <w:ind w:firstLine="480"/>
      </w:pPr>
      <w:r>
        <w:rPr>
          <w:rFonts w:hint="eastAsia"/>
        </w:rPr>
        <w:t xml:space="preserve">（8）选择、更换基金销售机构，对基金销售机构的相关行为进行监督和处理； </w:t>
      </w:r>
    </w:p>
    <w:p w:rsidR="005D7C9F" w:rsidRDefault="002A71D1">
      <w:pPr>
        <w:pStyle w:val="-"/>
        <w:ind w:firstLine="480"/>
      </w:pPr>
      <w:r>
        <w:rPr>
          <w:rFonts w:hint="eastAsia"/>
        </w:rPr>
        <w:t xml:space="preserve">（9）担任或委托其他符合条件的机构担任基金登记机构、办理基金登记业务并获得《基金合同》规定的费用； </w:t>
      </w:r>
    </w:p>
    <w:p w:rsidR="005D7C9F" w:rsidRDefault="002A71D1">
      <w:pPr>
        <w:pStyle w:val="-"/>
        <w:ind w:firstLine="480"/>
      </w:pPr>
      <w:r>
        <w:rPr>
          <w:rFonts w:hint="eastAsia"/>
        </w:rPr>
        <w:t>（10）依据《基金合同》及有关法律规定决定基金收益的分配方案；</w:t>
      </w:r>
      <w:r>
        <w:rPr>
          <w:rFonts w:hint="eastAsia"/>
        </w:rPr>
        <w:tab/>
      </w:r>
    </w:p>
    <w:p w:rsidR="005D7C9F" w:rsidRDefault="002A71D1">
      <w:pPr>
        <w:pStyle w:val="-"/>
        <w:ind w:firstLine="480"/>
      </w:pPr>
      <w:r>
        <w:rPr>
          <w:rFonts w:hint="eastAsia"/>
        </w:rPr>
        <w:t xml:space="preserve">（11）在《基金合同》约定的范围内，拒绝或暂停受理申购、赎回和转换申请； </w:t>
      </w:r>
    </w:p>
    <w:p w:rsidR="005D7C9F" w:rsidRDefault="002A71D1">
      <w:pPr>
        <w:pStyle w:val="-"/>
        <w:ind w:firstLine="480"/>
      </w:pPr>
      <w:r>
        <w:rPr>
          <w:rFonts w:hint="eastAsia"/>
        </w:rPr>
        <w:t>（12）依照法律法规为基金的利益对被投资公司行使股东权利，为基金的利益行使因基金财产投资于证券所产生的权利；</w:t>
      </w:r>
      <w:r>
        <w:rPr>
          <w:rFonts w:hint="eastAsia"/>
        </w:rPr>
        <w:tab/>
      </w:r>
    </w:p>
    <w:p w:rsidR="005D7C9F" w:rsidRDefault="002A71D1">
      <w:pPr>
        <w:pStyle w:val="-"/>
        <w:ind w:firstLine="480"/>
      </w:pPr>
      <w:r>
        <w:rPr>
          <w:rFonts w:hint="eastAsia"/>
        </w:rPr>
        <w:t xml:space="preserve">（13）在法律法规允许的前提下，为基金的利益依法进行融资； </w:t>
      </w:r>
    </w:p>
    <w:p w:rsidR="005D7C9F" w:rsidRDefault="002A71D1">
      <w:pPr>
        <w:pStyle w:val="-"/>
        <w:ind w:firstLine="480"/>
      </w:pPr>
      <w:r>
        <w:rPr>
          <w:rFonts w:hint="eastAsia"/>
        </w:rPr>
        <w:lastRenderedPageBreak/>
        <w:t>（14）以基金管理人的名义，代表基金份额持有人的利益行使诉讼权利或者实施其他法律行为；</w:t>
      </w:r>
    </w:p>
    <w:p w:rsidR="005D7C9F" w:rsidRDefault="002A71D1">
      <w:pPr>
        <w:pStyle w:val="-"/>
        <w:ind w:firstLine="480"/>
      </w:pPr>
      <w:r>
        <w:rPr>
          <w:rFonts w:hint="eastAsia"/>
        </w:rPr>
        <w:t>（15）选择、更换律师事务所、会计师事务所、证券经纪商、期货经纪机构或其他为基金提供服务的外部机构；</w:t>
      </w:r>
    </w:p>
    <w:p w:rsidR="005D7C9F" w:rsidRDefault="002A71D1">
      <w:pPr>
        <w:pStyle w:val="-"/>
        <w:ind w:firstLine="480"/>
      </w:pPr>
      <w:r>
        <w:rPr>
          <w:rFonts w:hint="eastAsia"/>
        </w:rPr>
        <w:t>（16）在符合有关法律、法规的前提下，制订和调整有关基金认购、申购、赎回、转换、</w:t>
      </w:r>
      <w:proofErr w:type="gramStart"/>
      <w:r>
        <w:rPr>
          <w:rFonts w:hint="eastAsia"/>
        </w:rPr>
        <w:t>非交易</w:t>
      </w:r>
      <w:proofErr w:type="gramEnd"/>
      <w:r>
        <w:rPr>
          <w:rFonts w:hint="eastAsia"/>
        </w:rPr>
        <w:t>过户、转托管和收益分配等业务规则；</w:t>
      </w:r>
    </w:p>
    <w:p w:rsidR="005D7C9F" w:rsidRDefault="002A71D1">
      <w:pPr>
        <w:pStyle w:val="-"/>
        <w:ind w:firstLine="480"/>
      </w:pPr>
      <w:r>
        <w:rPr>
          <w:rFonts w:hint="eastAsia"/>
        </w:rPr>
        <w:t>（17）法律法规及中国证监会规定的和《基金合同》约定的其他权利。</w:t>
      </w:r>
    </w:p>
    <w:p w:rsidR="005D7C9F" w:rsidRDefault="002A71D1">
      <w:pPr>
        <w:pStyle w:val="-"/>
        <w:ind w:firstLine="480"/>
      </w:pPr>
      <w:r>
        <w:rPr>
          <w:rFonts w:hint="eastAsia"/>
        </w:rPr>
        <w:t>2、根据《基金法》、《运作办法》及其他有关规定，基金管理人的义务包括但不限于：</w:t>
      </w:r>
    </w:p>
    <w:p w:rsidR="005D7C9F" w:rsidRDefault="002A71D1">
      <w:pPr>
        <w:pStyle w:val="-"/>
        <w:ind w:firstLine="480"/>
      </w:pPr>
      <w:r>
        <w:rPr>
          <w:rFonts w:hint="eastAsia"/>
        </w:rPr>
        <w:t>（1）依法募集资金，办理或者委托经中国证监会认定的其他机构办理基金份额的发售、申购、赎回和登记事宜；</w:t>
      </w:r>
    </w:p>
    <w:p w:rsidR="005D7C9F" w:rsidRDefault="002A71D1">
      <w:pPr>
        <w:pStyle w:val="-"/>
        <w:ind w:firstLine="480"/>
      </w:pPr>
      <w:r>
        <w:rPr>
          <w:rFonts w:hint="eastAsia"/>
        </w:rPr>
        <w:t>（2）办理基金备案手续；</w:t>
      </w:r>
    </w:p>
    <w:p w:rsidR="005D7C9F" w:rsidRDefault="002A71D1">
      <w:pPr>
        <w:pStyle w:val="-"/>
        <w:ind w:firstLine="480"/>
      </w:pPr>
      <w:r>
        <w:rPr>
          <w:rFonts w:hint="eastAsia"/>
        </w:rPr>
        <w:t>（3）自《基金合同》生效之日起,以诚实信用、谨慎勤勉的原则管理和运用基金财产；</w:t>
      </w:r>
    </w:p>
    <w:p w:rsidR="005D7C9F" w:rsidRDefault="002A71D1">
      <w:pPr>
        <w:pStyle w:val="-"/>
        <w:ind w:firstLine="480"/>
      </w:pPr>
      <w:r>
        <w:rPr>
          <w:rFonts w:hint="eastAsia"/>
        </w:rPr>
        <w:t>（4）配备足够的具有专业资格的人员进行基金投资分析、决策，以专业化的经营方式管理和运作基金财产；</w:t>
      </w:r>
    </w:p>
    <w:p w:rsidR="005D7C9F" w:rsidRDefault="002A71D1">
      <w:pPr>
        <w:pStyle w:val="-"/>
        <w:ind w:firstLine="480"/>
      </w:pPr>
      <w:r>
        <w:rPr>
          <w:rFonts w:hint="eastAsia"/>
        </w:rPr>
        <w:t>（5）建立健全内部风险控制、监察与稽核、财务管理及人事管理等制度，保证所管理的基金财产和基金管理人的财产相互独立，对所管理的不同基金分别管理，分别记账，进行证券投资；</w:t>
      </w:r>
    </w:p>
    <w:p w:rsidR="005D7C9F" w:rsidRDefault="002A71D1">
      <w:pPr>
        <w:pStyle w:val="-"/>
        <w:ind w:firstLine="480"/>
      </w:pPr>
      <w:r>
        <w:rPr>
          <w:rFonts w:hint="eastAsia"/>
        </w:rPr>
        <w:t>（6）除依据《基金法》、《基金合同》及其他有关规定外,不得利用基金财产为自己及任何第三人谋取利益，不得委托第三人运作基金财产；</w:t>
      </w:r>
    </w:p>
    <w:p w:rsidR="005D7C9F" w:rsidRDefault="002A71D1">
      <w:pPr>
        <w:pStyle w:val="-"/>
        <w:ind w:firstLine="480"/>
      </w:pPr>
      <w:r>
        <w:rPr>
          <w:rFonts w:hint="eastAsia"/>
        </w:rPr>
        <w:t>（7）依法接受基金托管人的监督；</w:t>
      </w:r>
    </w:p>
    <w:p w:rsidR="005D7C9F" w:rsidRDefault="002A71D1">
      <w:pPr>
        <w:pStyle w:val="-"/>
        <w:ind w:firstLine="480"/>
      </w:pPr>
      <w:r>
        <w:rPr>
          <w:rFonts w:hint="eastAsia"/>
        </w:rPr>
        <w:t>（8）采取适当合理的措施使计算基金份额认购、申购、赎回和注销价格的方法符合《基金合同》等法律文件的规定，按有关规定计算并公告基金净值信息，确定基金份额申购、赎回的价格；</w:t>
      </w:r>
    </w:p>
    <w:p w:rsidR="005D7C9F" w:rsidRDefault="002A71D1">
      <w:pPr>
        <w:pStyle w:val="-"/>
        <w:ind w:firstLine="480"/>
      </w:pPr>
      <w:r>
        <w:rPr>
          <w:rFonts w:hint="eastAsia"/>
        </w:rPr>
        <w:t>（9）进行基金会计核算并编制基金财务会计报告；</w:t>
      </w:r>
    </w:p>
    <w:p w:rsidR="005D7C9F" w:rsidRDefault="002A71D1">
      <w:pPr>
        <w:pStyle w:val="-"/>
        <w:ind w:firstLine="480"/>
      </w:pPr>
      <w:r>
        <w:rPr>
          <w:rFonts w:hint="eastAsia"/>
        </w:rPr>
        <w:t>（10）编制季度报告、中期报告和年度报告；</w:t>
      </w:r>
    </w:p>
    <w:p w:rsidR="005D7C9F" w:rsidRDefault="002A71D1">
      <w:pPr>
        <w:pStyle w:val="-"/>
        <w:ind w:firstLine="480"/>
      </w:pPr>
      <w:r>
        <w:rPr>
          <w:rFonts w:hint="eastAsia"/>
        </w:rPr>
        <w:t>（11）严格按照《基金法》、《基金合同》及其他有关规定，履行信息披露及报告义务；</w:t>
      </w:r>
    </w:p>
    <w:p w:rsidR="005D7C9F" w:rsidRDefault="002A71D1">
      <w:pPr>
        <w:pStyle w:val="-"/>
        <w:ind w:firstLine="480"/>
      </w:pPr>
      <w:r>
        <w:rPr>
          <w:rFonts w:hint="eastAsia"/>
        </w:rPr>
        <w:t>（12）保守基金商业秘密，不泄露基金投资计划、投资意向等。除《基金法》、</w:t>
      </w:r>
      <w:r>
        <w:rPr>
          <w:rFonts w:hint="eastAsia"/>
        </w:rPr>
        <w:lastRenderedPageBreak/>
        <w:t>《基金合同》及其他有关规定另有规定外，在基金信息公开披露前应予保密，不向他人泄露；</w:t>
      </w:r>
    </w:p>
    <w:p w:rsidR="005D7C9F" w:rsidRDefault="002A71D1">
      <w:pPr>
        <w:pStyle w:val="-"/>
        <w:ind w:firstLine="480"/>
      </w:pPr>
      <w:r>
        <w:rPr>
          <w:rFonts w:hint="eastAsia"/>
        </w:rPr>
        <w:t>（13）按《基金合同》的约定确定基金收益分配方案，及时向基金份额持有人分配基金收益；</w:t>
      </w:r>
    </w:p>
    <w:p w:rsidR="005D7C9F" w:rsidRDefault="002A71D1">
      <w:pPr>
        <w:pStyle w:val="-"/>
        <w:ind w:firstLine="480"/>
      </w:pPr>
      <w:r>
        <w:rPr>
          <w:rFonts w:hint="eastAsia"/>
        </w:rPr>
        <w:t>（14）按规定受理申购与赎回申请，及时、足额支付赎回款项；</w:t>
      </w:r>
    </w:p>
    <w:p w:rsidR="005D7C9F" w:rsidRDefault="002A71D1">
      <w:pPr>
        <w:pStyle w:val="-"/>
        <w:ind w:firstLine="480"/>
      </w:pPr>
      <w:r>
        <w:rPr>
          <w:rFonts w:hint="eastAsia"/>
        </w:rPr>
        <w:t>（15）依据《基金法》、《基金合同》及其他有关规定召集基金份额持有人大会或配合基金托管人、基金份额持有人依法召集基金份额持有人大会；</w:t>
      </w:r>
    </w:p>
    <w:p w:rsidR="005D7C9F" w:rsidRDefault="002A71D1">
      <w:pPr>
        <w:pStyle w:val="-"/>
        <w:ind w:firstLine="480"/>
      </w:pPr>
      <w:r>
        <w:rPr>
          <w:rFonts w:hint="eastAsia"/>
        </w:rPr>
        <w:t>（16）按规定保存基金财产管理业务活动的会计账册、报表、记录和其他相关资料15年以上；</w:t>
      </w:r>
    </w:p>
    <w:p w:rsidR="005D7C9F" w:rsidRDefault="002A71D1">
      <w:pPr>
        <w:pStyle w:val="-"/>
        <w:ind w:firstLine="480"/>
      </w:pPr>
      <w:r>
        <w:rPr>
          <w:rFonts w:hint="eastAsia"/>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5D7C9F" w:rsidRDefault="002A71D1">
      <w:pPr>
        <w:pStyle w:val="-"/>
        <w:ind w:firstLine="480"/>
      </w:pPr>
      <w:r>
        <w:rPr>
          <w:rFonts w:hint="eastAsia"/>
        </w:rPr>
        <w:t>（18）组织并参加基金财产清算小组，参与基金财产的保管、清理、估价、变现和分配；</w:t>
      </w:r>
    </w:p>
    <w:p w:rsidR="005D7C9F" w:rsidRDefault="002A71D1">
      <w:pPr>
        <w:pStyle w:val="-"/>
        <w:ind w:firstLine="480"/>
      </w:pPr>
      <w:r>
        <w:rPr>
          <w:rFonts w:hint="eastAsia"/>
        </w:rPr>
        <w:t>（19）面临解散、依法被撤销或者被依法宣告破产时，及时报告中国证监会并通知基金托管人；</w:t>
      </w:r>
    </w:p>
    <w:p w:rsidR="005D7C9F" w:rsidRDefault="002A71D1">
      <w:pPr>
        <w:pStyle w:val="-"/>
        <w:ind w:firstLine="480"/>
      </w:pPr>
      <w:r>
        <w:rPr>
          <w:rFonts w:hint="eastAsia"/>
        </w:rPr>
        <w:t>（20）因违反《基金合同》导致基金财产的损失或损害基金份额持有人合法权益时，应当承担赔偿责任，其赔偿责任不因其退任而免除；</w:t>
      </w:r>
    </w:p>
    <w:p w:rsidR="005D7C9F" w:rsidRDefault="002A71D1">
      <w:pPr>
        <w:pStyle w:val="-"/>
        <w:ind w:firstLine="480"/>
      </w:pPr>
      <w:r>
        <w:rPr>
          <w:rFonts w:hint="eastAsia"/>
        </w:rPr>
        <w:t>（21）监督基金托管人按法律法规和《基金合同》规定履行自己的义务，基金托管人违反《基金合同》造成基金财产损失时，基金管理人应为基金份额持有人利益向基金托管人追偿；</w:t>
      </w:r>
    </w:p>
    <w:p w:rsidR="005D7C9F" w:rsidRDefault="002A71D1">
      <w:pPr>
        <w:pStyle w:val="-"/>
        <w:ind w:firstLine="480"/>
      </w:pPr>
      <w:r>
        <w:rPr>
          <w:rFonts w:hint="eastAsia"/>
        </w:rPr>
        <w:t>（22）当基金管理人将其义务委托第三方处理时，应当对第三方处理有关基金事务的行为承担责任；</w:t>
      </w:r>
    </w:p>
    <w:p w:rsidR="005D7C9F" w:rsidRDefault="002A71D1">
      <w:pPr>
        <w:pStyle w:val="-"/>
        <w:ind w:firstLine="480"/>
      </w:pPr>
      <w:r>
        <w:rPr>
          <w:rFonts w:hint="eastAsia"/>
        </w:rPr>
        <w:t>（23）以基金管理人名义，代表基金份额持有人利益行使诉讼权利或实施其他法律行为；</w:t>
      </w:r>
    </w:p>
    <w:p w:rsidR="005D7C9F" w:rsidRDefault="002A71D1">
      <w:pPr>
        <w:pStyle w:val="-"/>
        <w:ind w:firstLine="480"/>
      </w:pPr>
      <w:r>
        <w:rPr>
          <w:rFonts w:hint="eastAsia"/>
        </w:rPr>
        <w:t>（24）基金在募集期间未能达到基金的备案条件，《基金合同》不能生效，基金管理人承担全部募集费用，将已募集资金并加计银行同期活期存款利息在基金募集期结束后30日内退还基金认购人；</w:t>
      </w:r>
    </w:p>
    <w:p w:rsidR="005D7C9F" w:rsidRDefault="002A71D1">
      <w:pPr>
        <w:pStyle w:val="-"/>
        <w:ind w:firstLine="480"/>
      </w:pPr>
      <w:r>
        <w:rPr>
          <w:rFonts w:hint="eastAsia"/>
        </w:rPr>
        <w:t>（25）执行生效的基金份额持有人大会的决议；</w:t>
      </w:r>
    </w:p>
    <w:p w:rsidR="005D7C9F" w:rsidRDefault="002A71D1">
      <w:pPr>
        <w:pStyle w:val="-"/>
        <w:ind w:firstLine="480"/>
      </w:pPr>
      <w:r>
        <w:rPr>
          <w:rFonts w:hint="eastAsia"/>
        </w:rPr>
        <w:t>（26）建立并保存基金份额持有人名册；</w:t>
      </w:r>
    </w:p>
    <w:p w:rsidR="005D7C9F" w:rsidRDefault="002A71D1">
      <w:pPr>
        <w:pStyle w:val="-"/>
        <w:ind w:firstLine="480"/>
      </w:pPr>
      <w:r>
        <w:rPr>
          <w:rFonts w:hint="eastAsia"/>
        </w:rPr>
        <w:lastRenderedPageBreak/>
        <w:t>（27）法律法规及中国证监会规定的和《基金合同》约定的其他义务。</w:t>
      </w:r>
    </w:p>
    <w:p w:rsidR="005D7C9F" w:rsidRDefault="002A71D1">
      <w:pPr>
        <w:pStyle w:val="-"/>
        <w:ind w:firstLine="480"/>
      </w:pPr>
      <w:r>
        <w:rPr>
          <w:rFonts w:hint="eastAsia"/>
        </w:rPr>
        <w:t>（三）基金托管人的权利、义务</w:t>
      </w:r>
    </w:p>
    <w:p w:rsidR="005D7C9F" w:rsidRDefault="002A71D1">
      <w:pPr>
        <w:pStyle w:val="-"/>
        <w:ind w:firstLine="480"/>
      </w:pPr>
      <w:r>
        <w:rPr>
          <w:rFonts w:hint="eastAsia"/>
        </w:rPr>
        <w:t>1、根据《基金法》、《运作办法》及其他有关规定，基金托管人的权利包括但不限于：</w:t>
      </w:r>
    </w:p>
    <w:p w:rsidR="005D7C9F" w:rsidRDefault="002A71D1">
      <w:pPr>
        <w:pStyle w:val="-"/>
        <w:ind w:firstLine="480"/>
      </w:pPr>
      <w:r>
        <w:rPr>
          <w:rFonts w:hint="eastAsia"/>
        </w:rPr>
        <w:t>（1）自《基金合同》生效之日起，依法</w:t>
      </w:r>
      <w:proofErr w:type="gramStart"/>
      <w:r>
        <w:rPr>
          <w:rFonts w:hint="eastAsia"/>
        </w:rPr>
        <w:t>律法规</w:t>
      </w:r>
      <w:proofErr w:type="gramEnd"/>
      <w:r>
        <w:rPr>
          <w:rFonts w:hint="eastAsia"/>
        </w:rPr>
        <w:t>和《基金合同》的规定安全保管基金财产；</w:t>
      </w:r>
    </w:p>
    <w:p w:rsidR="005D7C9F" w:rsidRDefault="002A71D1">
      <w:pPr>
        <w:pStyle w:val="-"/>
        <w:ind w:firstLine="480"/>
      </w:pPr>
      <w:r>
        <w:rPr>
          <w:rFonts w:hint="eastAsia"/>
        </w:rPr>
        <w:t>（2）依《基金合同》约定获得基金托管费以及法律法规规定或监管部门批准的其他费用；</w:t>
      </w:r>
    </w:p>
    <w:p w:rsidR="005D7C9F" w:rsidRDefault="002A71D1">
      <w:pPr>
        <w:pStyle w:val="-"/>
        <w:ind w:firstLine="480"/>
      </w:pPr>
      <w:r>
        <w:rPr>
          <w:rFonts w:hint="eastAsia"/>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5D7C9F" w:rsidRDefault="002A71D1">
      <w:pPr>
        <w:pStyle w:val="-"/>
        <w:ind w:firstLine="480"/>
      </w:pPr>
      <w:r>
        <w:rPr>
          <w:rFonts w:hint="eastAsia"/>
        </w:rPr>
        <w:t>（4）根据相关市场规则，为基金开设资金账户、证券账户和期货结算账户等投资所需账户，为基金办理证券、期货交易资金清算；</w:t>
      </w:r>
    </w:p>
    <w:p w:rsidR="005D7C9F" w:rsidRDefault="002A71D1">
      <w:pPr>
        <w:pStyle w:val="-"/>
        <w:ind w:firstLine="480"/>
      </w:pPr>
      <w:r>
        <w:rPr>
          <w:rFonts w:hint="eastAsia"/>
        </w:rPr>
        <w:t>（5）提议召开或召集基金份额持有人大会；</w:t>
      </w:r>
    </w:p>
    <w:p w:rsidR="005D7C9F" w:rsidRDefault="002A71D1">
      <w:pPr>
        <w:pStyle w:val="-"/>
        <w:ind w:firstLine="480"/>
      </w:pPr>
      <w:r>
        <w:rPr>
          <w:rFonts w:hint="eastAsia"/>
        </w:rPr>
        <w:t>（6）在基金管理人更换时，提名新的基金管理人；</w:t>
      </w:r>
    </w:p>
    <w:p w:rsidR="005D7C9F" w:rsidRDefault="002A71D1">
      <w:pPr>
        <w:pStyle w:val="-"/>
        <w:ind w:firstLine="480"/>
      </w:pPr>
      <w:r>
        <w:rPr>
          <w:rFonts w:hint="eastAsia"/>
        </w:rPr>
        <w:t>（7）法律法规及中国证监会规定的和《基金合同》约定的其他权利。</w:t>
      </w:r>
    </w:p>
    <w:p w:rsidR="005D7C9F" w:rsidRDefault="002A71D1">
      <w:pPr>
        <w:pStyle w:val="-"/>
        <w:ind w:firstLine="480"/>
      </w:pPr>
      <w:r>
        <w:rPr>
          <w:rFonts w:hint="eastAsia"/>
        </w:rPr>
        <w:t>2、根据《基金法》、《运作办法》及其他有关规定，基金托管人的义务包括但不限于：</w:t>
      </w:r>
    </w:p>
    <w:p w:rsidR="005D7C9F" w:rsidRDefault="002A71D1">
      <w:pPr>
        <w:pStyle w:val="-"/>
        <w:ind w:firstLine="480"/>
      </w:pPr>
      <w:r>
        <w:rPr>
          <w:rFonts w:hint="eastAsia"/>
        </w:rPr>
        <w:t>（1）以诚实信用、勤勉尽责的原则持有并安全保管基金财产；</w:t>
      </w:r>
    </w:p>
    <w:p w:rsidR="005D7C9F" w:rsidRDefault="002A71D1">
      <w:pPr>
        <w:pStyle w:val="-"/>
        <w:ind w:firstLine="480"/>
      </w:pPr>
      <w:r>
        <w:rPr>
          <w:rFonts w:hint="eastAsia"/>
        </w:rPr>
        <w:t>（2）设立专门的基金托管部门，具有符合要求的营业场所，配备足够的、合格的熟悉基金托管业务的专职人员，负责基金财产托管事宜；</w:t>
      </w:r>
    </w:p>
    <w:p w:rsidR="005D7C9F" w:rsidRDefault="002A71D1">
      <w:pPr>
        <w:pStyle w:val="-"/>
        <w:ind w:firstLine="480"/>
      </w:pPr>
      <w:r>
        <w:rPr>
          <w:rFonts w:hint="eastAsia"/>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5D7C9F" w:rsidRDefault="002A71D1">
      <w:pPr>
        <w:pStyle w:val="-"/>
        <w:ind w:firstLine="480"/>
      </w:pPr>
      <w:r>
        <w:rPr>
          <w:rFonts w:hint="eastAsia"/>
        </w:rPr>
        <w:t>（4）除依据《基金法》、《基金合同》及其他有关规定外，不得利用基金财产为自己及任何第三人谋取利益，不得委托第三人托管基金财产；</w:t>
      </w:r>
    </w:p>
    <w:p w:rsidR="005D7C9F" w:rsidRDefault="002A71D1">
      <w:pPr>
        <w:pStyle w:val="-"/>
        <w:ind w:firstLine="480"/>
      </w:pPr>
      <w:r>
        <w:rPr>
          <w:rFonts w:hint="eastAsia"/>
        </w:rPr>
        <w:t>（5）保管由基金管理人代表基金签订的与基金有关的重大合同及有关凭证；</w:t>
      </w:r>
    </w:p>
    <w:p w:rsidR="005D7C9F" w:rsidRDefault="002A71D1">
      <w:pPr>
        <w:pStyle w:val="-"/>
        <w:ind w:firstLine="480"/>
      </w:pPr>
      <w:r>
        <w:rPr>
          <w:rFonts w:hint="eastAsia"/>
        </w:rPr>
        <w:t>（6）按规定开设基金财产的资金账户和证券账户等投资所需账户，按照《基金合同》的约定，根据基金管理人的投资指令，及时办理清算、交割事宜；</w:t>
      </w:r>
    </w:p>
    <w:p w:rsidR="005D7C9F" w:rsidRDefault="002A71D1">
      <w:pPr>
        <w:pStyle w:val="-"/>
        <w:ind w:firstLine="480"/>
      </w:pPr>
      <w:r>
        <w:rPr>
          <w:rFonts w:hint="eastAsia"/>
        </w:rPr>
        <w:lastRenderedPageBreak/>
        <w:t>（7）保守基金商业秘密，除《基金法》、《基金合同》及其他有关规定另有规定外，在基金信息公开披露前予以保密，不得向他人泄露；</w:t>
      </w:r>
    </w:p>
    <w:p w:rsidR="005D7C9F" w:rsidRDefault="002A71D1">
      <w:pPr>
        <w:pStyle w:val="-"/>
        <w:ind w:firstLine="480"/>
      </w:pPr>
      <w:r>
        <w:rPr>
          <w:rFonts w:hint="eastAsia"/>
        </w:rPr>
        <w:t>（8）复核、审查基金管理人计算的基金资产净值、</w:t>
      </w:r>
      <w:r>
        <w:rPr>
          <w:rFonts w:cs="宋体"/>
          <w:bCs/>
        </w:rPr>
        <w:t>基金份额净值</w:t>
      </w:r>
      <w:r>
        <w:rPr>
          <w:rFonts w:cs="宋体" w:hint="eastAsia"/>
          <w:bCs/>
        </w:rPr>
        <w:t>、</w:t>
      </w:r>
      <w:r>
        <w:rPr>
          <w:rFonts w:hint="eastAsia"/>
        </w:rPr>
        <w:t>基金份额申购、赎回价格；</w:t>
      </w:r>
    </w:p>
    <w:p w:rsidR="005D7C9F" w:rsidRDefault="002A71D1">
      <w:pPr>
        <w:pStyle w:val="-"/>
        <w:ind w:firstLine="480"/>
      </w:pPr>
      <w:r>
        <w:rPr>
          <w:rFonts w:hint="eastAsia"/>
        </w:rPr>
        <w:t>（9）办理与基金托管业务活动有关的信息披露事项；</w:t>
      </w:r>
    </w:p>
    <w:p w:rsidR="005D7C9F" w:rsidRDefault="002A71D1">
      <w:pPr>
        <w:pStyle w:val="-"/>
        <w:ind w:firstLine="480"/>
      </w:pPr>
      <w:r>
        <w:rPr>
          <w:rFonts w:hint="eastAsia"/>
        </w:rPr>
        <w:t>（10）对基金财务会计报告、</w:t>
      </w:r>
      <w:r>
        <w:rPr>
          <w:rFonts w:cs="宋体" w:hint="eastAsia"/>
          <w:bCs/>
        </w:rPr>
        <w:t>季度报告、中期报告和年度报告</w:t>
      </w:r>
      <w:r>
        <w:rPr>
          <w:rFonts w:hint="eastAsia"/>
        </w:rPr>
        <w:t>出具意见，说明基金管理人在各重要方面的运作是否严格按照《基金合同》的规定进行；如果基金管理人有未执行《基金合同》规定的行为，还应当说明基金托管人是否采取了适当的措施；</w:t>
      </w:r>
    </w:p>
    <w:p w:rsidR="005D7C9F" w:rsidRDefault="002A71D1">
      <w:pPr>
        <w:pStyle w:val="-"/>
        <w:ind w:firstLine="480"/>
      </w:pPr>
      <w:r>
        <w:rPr>
          <w:rFonts w:hint="eastAsia"/>
        </w:rPr>
        <w:t>（11）保存基金托管业务活动的记录、账册、报表和其他相关资料15年以上；</w:t>
      </w:r>
    </w:p>
    <w:p w:rsidR="005D7C9F" w:rsidRDefault="002A71D1">
      <w:pPr>
        <w:pStyle w:val="-"/>
        <w:ind w:firstLine="480"/>
      </w:pPr>
      <w:r>
        <w:rPr>
          <w:rFonts w:hint="eastAsia"/>
        </w:rPr>
        <w:t>（12）保存基金份额持有人名册；</w:t>
      </w:r>
    </w:p>
    <w:p w:rsidR="005D7C9F" w:rsidRDefault="002A71D1">
      <w:pPr>
        <w:pStyle w:val="-"/>
        <w:ind w:firstLine="480"/>
      </w:pPr>
      <w:r>
        <w:rPr>
          <w:rFonts w:hint="eastAsia"/>
        </w:rPr>
        <w:t>（13）按规定制作相关账册并与基金管理人核对；</w:t>
      </w:r>
    </w:p>
    <w:p w:rsidR="005D7C9F" w:rsidRDefault="002A71D1">
      <w:pPr>
        <w:pStyle w:val="-"/>
        <w:ind w:firstLine="480"/>
      </w:pPr>
      <w:r>
        <w:rPr>
          <w:rFonts w:hint="eastAsia"/>
        </w:rPr>
        <w:t>（14）依据基金管理人的指令或有关规定向基金份额持有人支付基金收益和赎回款项；</w:t>
      </w:r>
    </w:p>
    <w:p w:rsidR="005D7C9F" w:rsidRDefault="002A71D1">
      <w:pPr>
        <w:pStyle w:val="-"/>
        <w:ind w:firstLine="480"/>
      </w:pPr>
      <w:r>
        <w:rPr>
          <w:rFonts w:hint="eastAsia"/>
        </w:rPr>
        <w:t>（15）依据《基金法》、《基金合同》及其他有关规定，召集基金份额持有人大会或配合基金管理人、基金份额持有人依法召集基金份额持有人大会；</w:t>
      </w:r>
    </w:p>
    <w:p w:rsidR="005D7C9F" w:rsidRDefault="002A71D1">
      <w:pPr>
        <w:pStyle w:val="-"/>
        <w:ind w:firstLine="480"/>
      </w:pPr>
      <w:r>
        <w:rPr>
          <w:rFonts w:hint="eastAsia"/>
        </w:rPr>
        <w:t>（16）按照法律法规和《基金合同》的规定监督基金管理人的投资运作；</w:t>
      </w:r>
    </w:p>
    <w:p w:rsidR="005D7C9F" w:rsidRDefault="002A71D1">
      <w:pPr>
        <w:pStyle w:val="-"/>
        <w:ind w:firstLine="480"/>
      </w:pPr>
      <w:r>
        <w:rPr>
          <w:rFonts w:hint="eastAsia"/>
        </w:rPr>
        <w:t>（17）参加基金财产清算小组，参与基金财产的保管、清理、估价、变现和分配；</w:t>
      </w:r>
    </w:p>
    <w:p w:rsidR="005D7C9F" w:rsidRDefault="002A71D1">
      <w:pPr>
        <w:pStyle w:val="-"/>
        <w:ind w:firstLine="480"/>
      </w:pPr>
      <w:r>
        <w:rPr>
          <w:rFonts w:hint="eastAsia"/>
        </w:rPr>
        <w:t>（18）面临解散、依法被撤销或者被依法宣告破产时，及时报告中国证监会和银行监管机构，并通知基金管理人；</w:t>
      </w:r>
    </w:p>
    <w:p w:rsidR="005D7C9F" w:rsidRDefault="002A71D1">
      <w:pPr>
        <w:pStyle w:val="-"/>
        <w:ind w:firstLine="480"/>
      </w:pPr>
      <w:r>
        <w:rPr>
          <w:rFonts w:hint="eastAsia"/>
        </w:rPr>
        <w:t>（19）因违反《基金合同》导致基金财产损失时，应承担赔偿责任，其赔偿责任不因其退任而免除；</w:t>
      </w:r>
    </w:p>
    <w:p w:rsidR="005D7C9F" w:rsidRDefault="002A71D1">
      <w:pPr>
        <w:pStyle w:val="-"/>
        <w:ind w:firstLine="480"/>
      </w:pPr>
      <w:r>
        <w:rPr>
          <w:rFonts w:hint="eastAsia"/>
        </w:rPr>
        <w:t>（20）按规定监督基金管理人按法律法规和《基金合同》规定履行自己的义务，基金管理人因违反《基金合同》造成基金财产损失时，应为基金份额持有人利益向基金管理人追偿；</w:t>
      </w:r>
    </w:p>
    <w:p w:rsidR="005D7C9F" w:rsidRDefault="002A71D1">
      <w:pPr>
        <w:pStyle w:val="-"/>
        <w:ind w:firstLine="480"/>
      </w:pPr>
      <w:r>
        <w:rPr>
          <w:rFonts w:hint="eastAsia"/>
        </w:rPr>
        <w:t>（21）执行生效的基金份额持有人大会的决议；</w:t>
      </w:r>
    </w:p>
    <w:p w:rsidR="005D7C9F" w:rsidRDefault="002A71D1">
      <w:pPr>
        <w:pStyle w:val="-"/>
        <w:ind w:firstLine="480"/>
      </w:pPr>
      <w:r>
        <w:rPr>
          <w:rFonts w:hint="eastAsia"/>
        </w:rPr>
        <w:t>（22）法律法规及中国证监会规定的和《基金合同》约定的其他义务。</w:t>
      </w:r>
    </w:p>
    <w:p w:rsidR="005D7C9F" w:rsidRDefault="005D7C9F">
      <w:pPr>
        <w:pStyle w:val="-"/>
        <w:ind w:firstLine="480"/>
      </w:pPr>
    </w:p>
    <w:p w:rsidR="005D7C9F" w:rsidRDefault="002A71D1">
      <w:pPr>
        <w:pStyle w:val="-"/>
        <w:ind w:firstLine="480"/>
      </w:pPr>
      <w:r>
        <w:rPr>
          <w:rFonts w:hint="eastAsia"/>
        </w:rPr>
        <w:lastRenderedPageBreak/>
        <w:t>二、基金份额持有人大会召集、议事及表决的程序和规则</w:t>
      </w:r>
    </w:p>
    <w:p w:rsidR="005D7C9F" w:rsidRDefault="002A71D1">
      <w:pPr>
        <w:pStyle w:val="-"/>
        <w:ind w:firstLine="480"/>
      </w:pPr>
      <w:r>
        <w:rPr>
          <w:rFonts w:hint="eastAsia"/>
        </w:rPr>
        <w:t>基金份额持有人大会由基金份额持有人组成，基金份额持有人的合法授权代表有权代表基金份额持有人出席会议并表决。基金份额持有人持有的每一基金份额拥有平等的投票权。</w:t>
      </w:r>
    </w:p>
    <w:p w:rsidR="005D7C9F" w:rsidRDefault="002A71D1">
      <w:pPr>
        <w:pStyle w:val="-"/>
        <w:ind w:firstLine="480"/>
      </w:pPr>
      <w:r>
        <w:rPr>
          <w:rFonts w:hint="eastAsia"/>
        </w:rPr>
        <w:t>本</w:t>
      </w:r>
      <w:proofErr w:type="gramStart"/>
      <w:r>
        <w:rPr>
          <w:rFonts w:hint="eastAsia"/>
        </w:rPr>
        <w:t>基金基金</w:t>
      </w:r>
      <w:proofErr w:type="gramEnd"/>
      <w:r>
        <w:rPr>
          <w:rFonts w:hint="eastAsia"/>
        </w:rPr>
        <w:t>份额持有人大会不设日常机构。</w:t>
      </w:r>
    </w:p>
    <w:p w:rsidR="005D7C9F" w:rsidRDefault="002A71D1">
      <w:pPr>
        <w:pStyle w:val="-"/>
        <w:ind w:firstLine="480"/>
      </w:pPr>
      <w:r>
        <w:rPr>
          <w:rFonts w:hint="eastAsia"/>
        </w:rPr>
        <w:t>（一）召开事由</w:t>
      </w:r>
    </w:p>
    <w:p w:rsidR="005D7C9F" w:rsidRDefault="002A71D1">
      <w:pPr>
        <w:pStyle w:val="-"/>
        <w:ind w:firstLine="480"/>
      </w:pPr>
      <w:r>
        <w:rPr>
          <w:rFonts w:hint="eastAsia"/>
        </w:rPr>
        <w:t>1、当出现或需要决定下列事由之一的，应当召开基金份额持有人大会，但法律法规、中国证监会另有规定的除外：</w:t>
      </w:r>
    </w:p>
    <w:p w:rsidR="005D7C9F" w:rsidRDefault="002A71D1">
      <w:pPr>
        <w:pStyle w:val="-"/>
        <w:ind w:firstLine="480"/>
      </w:pPr>
      <w:r>
        <w:rPr>
          <w:rFonts w:hint="eastAsia"/>
        </w:rPr>
        <w:t>（1）终止《基金合同》；</w:t>
      </w:r>
    </w:p>
    <w:p w:rsidR="005D7C9F" w:rsidRDefault="002A71D1">
      <w:pPr>
        <w:pStyle w:val="-"/>
        <w:ind w:firstLine="480"/>
      </w:pPr>
      <w:r>
        <w:rPr>
          <w:rFonts w:hint="eastAsia"/>
        </w:rPr>
        <w:t>（2）更换基金管理人；</w:t>
      </w:r>
    </w:p>
    <w:p w:rsidR="005D7C9F" w:rsidRDefault="002A71D1">
      <w:pPr>
        <w:pStyle w:val="-"/>
        <w:ind w:firstLine="480"/>
      </w:pPr>
      <w:r>
        <w:rPr>
          <w:rFonts w:hint="eastAsia"/>
        </w:rPr>
        <w:t>（3）更换基金托管人；</w:t>
      </w:r>
    </w:p>
    <w:p w:rsidR="005D7C9F" w:rsidRDefault="002A71D1">
      <w:pPr>
        <w:pStyle w:val="-"/>
        <w:ind w:firstLine="480"/>
      </w:pPr>
      <w:r>
        <w:rPr>
          <w:rFonts w:hint="eastAsia"/>
        </w:rPr>
        <w:t>（4）转换基金运作方式；</w:t>
      </w:r>
    </w:p>
    <w:p w:rsidR="005D7C9F" w:rsidRDefault="002A71D1">
      <w:pPr>
        <w:pStyle w:val="-"/>
        <w:ind w:firstLine="480"/>
      </w:pPr>
      <w:r>
        <w:rPr>
          <w:rFonts w:hint="eastAsia"/>
        </w:rPr>
        <w:t>（5）调整基金管理人、基金托管人的报酬标准或提高销售服务费；</w:t>
      </w:r>
    </w:p>
    <w:p w:rsidR="005D7C9F" w:rsidRDefault="002A71D1">
      <w:pPr>
        <w:pStyle w:val="-"/>
        <w:ind w:firstLine="480"/>
      </w:pPr>
      <w:r>
        <w:rPr>
          <w:rFonts w:hint="eastAsia"/>
        </w:rPr>
        <w:t>（6）变更基金类别；</w:t>
      </w:r>
    </w:p>
    <w:p w:rsidR="005D7C9F" w:rsidRDefault="002A71D1">
      <w:pPr>
        <w:pStyle w:val="-"/>
        <w:ind w:firstLine="480"/>
      </w:pPr>
      <w:r>
        <w:rPr>
          <w:rFonts w:hint="eastAsia"/>
        </w:rPr>
        <w:t>（7）本基金与其他基金的合并；</w:t>
      </w:r>
    </w:p>
    <w:p w:rsidR="005D7C9F" w:rsidRDefault="002A71D1">
      <w:pPr>
        <w:pStyle w:val="-"/>
        <w:ind w:firstLine="480"/>
      </w:pPr>
      <w:r>
        <w:rPr>
          <w:rFonts w:hint="eastAsia"/>
        </w:rPr>
        <w:t>（8）变更基金投资目标、范围或策略；</w:t>
      </w:r>
    </w:p>
    <w:p w:rsidR="005D7C9F" w:rsidRDefault="002A71D1">
      <w:pPr>
        <w:pStyle w:val="-"/>
        <w:ind w:firstLine="480"/>
      </w:pPr>
      <w:r>
        <w:rPr>
          <w:rFonts w:hint="eastAsia"/>
        </w:rPr>
        <w:t>（9）变更基金份额持有人大会程序；</w:t>
      </w:r>
    </w:p>
    <w:p w:rsidR="005D7C9F" w:rsidRDefault="002A71D1">
      <w:pPr>
        <w:pStyle w:val="-"/>
        <w:ind w:firstLine="480"/>
      </w:pPr>
      <w:r>
        <w:rPr>
          <w:rFonts w:hint="eastAsia"/>
        </w:rPr>
        <w:t>（10）基金管理人或基金托管人要求召开基金份额持有人大会；</w:t>
      </w:r>
    </w:p>
    <w:p w:rsidR="005D7C9F" w:rsidRDefault="002A71D1">
      <w:pPr>
        <w:pStyle w:val="-"/>
        <w:ind w:firstLine="480"/>
      </w:pPr>
      <w:r>
        <w:rPr>
          <w:rFonts w:hint="eastAsia"/>
        </w:rPr>
        <w:t>（11）单独或合计持有本基金总份额10%以上（含10%）基金份额的基金份额持有人（以基金管理人收到提议当日的基金份额计算，下同）就同一事项书面要求召开基金份额持有人大会；</w:t>
      </w:r>
    </w:p>
    <w:p w:rsidR="005D7C9F" w:rsidRDefault="002A71D1">
      <w:pPr>
        <w:pStyle w:val="-"/>
        <w:ind w:firstLine="480"/>
      </w:pPr>
      <w:r>
        <w:rPr>
          <w:rFonts w:hint="eastAsia"/>
        </w:rPr>
        <w:t>（12）对基金合同当事人权利和义务产生重大影响的其他事项；</w:t>
      </w:r>
    </w:p>
    <w:p w:rsidR="005D7C9F" w:rsidRDefault="002A71D1">
      <w:pPr>
        <w:pStyle w:val="-"/>
        <w:ind w:firstLine="480"/>
      </w:pPr>
      <w:r>
        <w:rPr>
          <w:rFonts w:hint="eastAsia"/>
        </w:rPr>
        <w:t>（13）法律法规、《基金合同》或中国证监会规定的其他应当召开基金份额持有人大会的事项。</w:t>
      </w:r>
    </w:p>
    <w:p w:rsidR="005D7C9F" w:rsidRDefault="002A71D1">
      <w:pPr>
        <w:pStyle w:val="-"/>
        <w:ind w:firstLine="480"/>
      </w:pPr>
      <w:r>
        <w:rPr>
          <w:rFonts w:hint="eastAsia"/>
        </w:rPr>
        <w:t>2、以下情况可由基金管理人和基金托管人协商后修改，不需召开基金份额持有人大会：</w:t>
      </w:r>
    </w:p>
    <w:p w:rsidR="005D7C9F" w:rsidRDefault="002A71D1">
      <w:pPr>
        <w:pStyle w:val="-"/>
        <w:ind w:firstLine="480"/>
      </w:pPr>
      <w:r>
        <w:rPr>
          <w:rFonts w:hint="eastAsia"/>
        </w:rPr>
        <w:t>（1）在法律法规和《基金合同》规定的范围内且对基金份额持有人利益无实质性不利影响的前提下，调低除基金管理费、基金托管费以外的其他应由基金承担的费用；</w:t>
      </w:r>
    </w:p>
    <w:p w:rsidR="005D7C9F" w:rsidRDefault="002A71D1">
      <w:pPr>
        <w:pStyle w:val="-"/>
        <w:ind w:firstLine="480"/>
      </w:pPr>
      <w:r>
        <w:rPr>
          <w:rFonts w:hint="eastAsia"/>
        </w:rPr>
        <w:t>（2）法律法规要求增加的基金费用的收取；</w:t>
      </w:r>
    </w:p>
    <w:p w:rsidR="005D7C9F" w:rsidRDefault="002A71D1">
      <w:pPr>
        <w:pStyle w:val="-"/>
        <w:ind w:firstLine="480"/>
      </w:pPr>
      <w:r>
        <w:rPr>
          <w:rFonts w:hint="eastAsia"/>
        </w:rPr>
        <w:lastRenderedPageBreak/>
        <w:t>（3）在法律法规和《基金合同》规定的范围内且对基金份额持有人利益无实质性不利影响的前提下，调整本基金全部或部分份额类别的申购费率、调低赎回费率、销售服务费率或变更收费方式；</w:t>
      </w:r>
    </w:p>
    <w:p w:rsidR="005D7C9F" w:rsidRDefault="002A71D1">
      <w:pPr>
        <w:pStyle w:val="-"/>
        <w:ind w:firstLine="480"/>
      </w:pPr>
      <w:r>
        <w:rPr>
          <w:rFonts w:hint="eastAsia"/>
        </w:rPr>
        <w:t>（4）</w:t>
      </w:r>
      <w:proofErr w:type="gramStart"/>
      <w:r>
        <w:rPr>
          <w:rFonts w:hint="eastAsia"/>
        </w:rPr>
        <w:t>因相应</w:t>
      </w:r>
      <w:proofErr w:type="gramEnd"/>
      <w:r>
        <w:rPr>
          <w:rFonts w:hint="eastAsia"/>
        </w:rPr>
        <w:t>的法律法规发生变动而应当对《基金合同》进行修改；</w:t>
      </w:r>
    </w:p>
    <w:p w:rsidR="005D7C9F" w:rsidRDefault="002A71D1">
      <w:pPr>
        <w:pStyle w:val="-"/>
        <w:ind w:firstLine="480"/>
      </w:pPr>
      <w:r>
        <w:rPr>
          <w:rFonts w:hint="eastAsia"/>
        </w:rPr>
        <w:t>（5）对《基金合同》的修改对基金份额持有人利益无实质性不利影响或修改不涉及《基金合同》当事人权利义务关系发生重大变化；</w:t>
      </w:r>
    </w:p>
    <w:p w:rsidR="005D7C9F" w:rsidRDefault="002A71D1">
      <w:pPr>
        <w:pStyle w:val="-"/>
        <w:ind w:firstLine="480"/>
      </w:pPr>
      <w:r>
        <w:rPr>
          <w:rFonts w:hint="eastAsia"/>
        </w:rPr>
        <w:t>（6）在法律法规和《基金合同》规定的范围内且对基金份额持有人利益无实质性不利影响的前提下，基金管理人、登记机构、基金销售机构调整有关认购、申购、赎回、转换、基金交易、</w:t>
      </w:r>
      <w:proofErr w:type="gramStart"/>
      <w:r>
        <w:rPr>
          <w:rFonts w:hint="eastAsia"/>
        </w:rPr>
        <w:t>非交易</w:t>
      </w:r>
      <w:proofErr w:type="gramEnd"/>
      <w:r>
        <w:rPr>
          <w:rFonts w:hint="eastAsia"/>
        </w:rPr>
        <w:t>过户、转托管等业务规则；</w:t>
      </w:r>
    </w:p>
    <w:p w:rsidR="005D7C9F" w:rsidRDefault="002A71D1">
      <w:pPr>
        <w:pStyle w:val="-"/>
        <w:ind w:firstLine="480"/>
      </w:pPr>
      <w:r>
        <w:rPr>
          <w:rFonts w:hint="eastAsia"/>
        </w:rPr>
        <w:t>（7）在法律法规和《基金合同》规定的范围内且对基金份额持有人利益无实质性不利影响的前提下，基金推出新业务或服务；</w:t>
      </w:r>
    </w:p>
    <w:p w:rsidR="005D7C9F" w:rsidRDefault="002A71D1">
      <w:pPr>
        <w:pStyle w:val="-"/>
        <w:ind w:firstLine="480"/>
      </w:pPr>
      <w:r>
        <w:rPr>
          <w:rFonts w:hint="eastAsia"/>
        </w:rPr>
        <w:t xml:space="preserve">（8）在法律法规和《基金合同》规定的范围内且对基金份额持有人利益无实质性不利影响的前提下，增加或减少份额类别，或调整基金份额分类办法及规则； </w:t>
      </w:r>
    </w:p>
    <w:p w:rsidR="005D7C9F" w:rsidRDefault="002A71D1">
      <w:pPr>
        <w:pStyle w:val="-"/>
        <w:ind w:firstLine="480"/>
      </w:pPr>
      <w:r>
        <w:rPr>
          <w:rFonts w:hint="eastAsia"/>
        </w:rPr>
        <w:t>（9）在法律法规和《基金合同》规定的范围内且对基金份额持有人利益无实质性不利影响的前提下，调整基金收益的分配原则和支付方式；</w:t>
      </w:r>
    </w:p>
    <w:p w:rsidR="005D7C9F" w:rsidRDefault="002A71D1">
      <w:pPr>
        <w:pStyle w:val="-"/>
        <w:ind w:firstLine="480"/>
      </w:pPr>
      <w:r>
        <w:rPr>
          <w:rFonts w:hint="eastAsia"/>
        </w:rPr>
        <w:t>（10）在法律法规和《基金合同》规定的范围内且对基金份额持有人利益无实质性不利影响的前提下，按照《基金合同》的约定，变更业绩比较基准；</w:t>
      </w:r>
    </w:p>
    <w:p w:rsidR="005D7C9F" w:rsidRDefault="002A71D1">
      <w:pPr>
        <w:pStyle w:val="-"/>
        <w:ind w:firstLine="480"/>
      </w:pPr>
      <w:r>
        <w:rPr>
          <w:rFonts w:hint="eastAsia"/>
        </w:rPr>
        <w:t>（11）按照法律法规规定和《基金合同》约定不需召开基金份额持有人大会的其他情形。</w:t>
      </w:r>
    </w:p>
    <w:p w:rsidR="005D7C9F" w:rsidRDefault="002A71D1">
      <w:pPr>
        <w:pStyle w:val="-"/>
        <w:ind w:firstLine="480"/>
      </w:pPr>
      <w:r>
        <w:rPr>
          <w:rFonts w:hint="eastAsia"/>
        </w:rPr>
        <w:t>（二）会议召集人及召集方式</w:t>
      </w:r>
    </w:p>
    <w:p w:rsidR="005D7C9F" w:rsidRDefault="002A71D1">
      <w:pPr>
        <w:pStyle w:val="-"/>
        <w:ind w:firstLine="480"/>
      </w:pPr>
      <w:r>
        <w:rPr>
          <w:rFonts w:hint="eastAsia"/>
        </w:rPr>
        <w:t>1、除法律法规规定或《基金合同》另有约定外，基金份额持有人大会由基金管理人召集。</w:t>
      </w:r>
    </w:p>
    <w:p w:rsidR="005D7C9F" w:rsidRDefault="002A71D1">
      <w:pPr>
        <w:pStyle w:val="-"/>
        <w:ind w:firstLine="480"/>
      </w:pPr>
      <w:r>
        <w:rPr>
          <w:rFonts w:hint="eastAsia"/>
        </w:rPr>
        <w:t>2、基金管理人未按规定召集或不能召集时，由基金托管人召集。</w:t>
      </w:r>
    </w:p>
    <w:p w:rsidR="005D7C9F" w:rsidRDefault="002A71D1">
      <w:pPr>
        <w:pStyle w:val="-"/>
        <w:ind w:firstLine="480"/>
      </w:pPr>
      <w:r>
        <w:rPr>
          <w:rFonts w:hint="eastAsia"/>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六十日内召开并告知基金管理人，基金管理人应当配合。</w:t>
      </w:r>
    </w:p>
    <w:p w:rsidR="005D7C9F" w:rsidRDefault="002A71D1">
      <w:pPr>
        <w:pStyle w:val="-"/>
        <w:ind w:firstLine="480"/>
      </w:pPr>
      <w:r>
        <w:rPr>
          <w:rFonts w:hint="eastAsia"/>
        </w:rPr>
        <w:lastRenderedPageBreak/>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rsidR="005D7C9F" w:rsidRDefault="002A71D1">
      <w:pPr>
        <w:pStyle w:val="-"/>
        <w:ind w:firstLine="480"/>
      </w:pPr>
      <w:r>
        <w:rPr>
          <w:rFonts w:hint="eastAsia"/>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rsidR="005D7C9F" w:rsidRDefault="002A71D1">
      <w:pPr>
        <w:pStyle w:val="-"/>
        <w:ind w:firstLine="480"/>
      </w:pPr>
      <w:r>
        <w:rPr>
          <w:rFonts w:hint="eastAsia"/>
        </w:rPr>
        <w:t>6、基金份额持有人会议的召集人负责选择确定开会时间、地点、方式和权益登记日。</w:t>
      </w:r>
    </w:p>
    <w:p w:rsidR="005D7C9F" w:rsidRDefault="002A71D1">
      <w:pPr>
        <w:pStyle w:val="-"/>
        <w:ind w:firstLine="480"/>
      </w:pPr>
      <w:r>
        <w:rPr>
          <w:rFonts w:hint="eastAsia"/>
        </w:rPr>
        <w:t>（三）召开基金份额持有人大会的通知时间、通知内容、通知方式</w:t>
      </w:r>
    </w:p>
    <w:p w:rsidR="005D7C9F" w:rsidRDefault="002A71D1">
      <w:pPr>
        <w:pStyle w:val="-"/>
        <w:ind w:firstLine="480"/>
      </w:pPr>
      <w:r>
        <w:rPr>
          <w:rFonts w:hint="eastAsia"/>
        </w:rPr>
        <w:t>1、召开基金份额持有人大会，召集人应于会议召开前30日，在指定媒介公告。基金份额持有人大会通知应至少载明以下内容：</w:t>
      </w:r>
    </w:p>
    <w:p w:rsidR="005D7C9F" w:rsidRDefault="002A71D1">
      <w:pPr>
        <w:pStyle w:val="-"/>
        <w:ind w:firstLine="480"/>
      </w:pPr>
      <w:r>
        <w:rPr>
          <w:rFonts w:hint="eastAsia"/>
        </w:rPr>
        <w:t>（1）会议召开的时间、地点和会议形式；</w:t>
      </w:r>
    </w:p>
    <w:p w:rsidR="005D7C9F" w:rsidRDefault="002A71D1">
      <w:pPr>
        <w:pStyle w:val="-"/>
        <w:ind w:firstLine="480"/>
      </w:pPr>
      <w:r>
        <w:rPr>
          <w:rFonts w:hint="eastAsia"/>
        </w:rPr>
        <w:t>（2）会议</w:t>
      </w:r>
      <w:proofErr w:type="gramStart"/>
      <w:r>
        <w:rPr>
          <w:rFonts w:hint="eastAsia"/>
        </w:rPr>
        <w:t>拟审议</w:t>
      </w:r>
      <w:proofErr w:type="gramEnd"/>
      <w:r>
        <w:rPr>
          <w:rFonts w:hint="eastAsia"/>
        </w:rPr>
        <w:t>的事项、议事程序和表决方式；</w:t>
      </w:r>
    </w:p>
    <w:p w:rsidR="005D7C9F" w:rsidRDefault="002A71D1">
      <w:pPr>
        <w:pStyle w:val="-"/>
        <w:ind w:firstLine="480"/>
      </w:pPr>
      <w:r>
        <w:rPr>
          <w:rFonts w:hint="eastAsia"/>
        </w:rPr>
        <w:t>（3）有权出席基金份额持有人大会的基金份额持有人的权益登记日；</w:t>
      </w:r>
    </w:p>
    <w:p w:rsidR="005D7C9F" w:rsidRDefault="002A71D1">
      <w:pPr>
        <w:pStyle w:val="-"/>
        <w:ind w:firstLine="480"/>
      </w:pPr>
      <w:r>
        <w:rPr>
          <w:rFonts w:hint="eastAsia"/>
        </w:rPr>
        <w:t>（4）授权委托证明的内容要求（包括但不限于代理人身份，代理权限和代理有效期限等）、送达时间和地点；</w:t>
      </w:r>
    </w:p>
    <w:p w:rsidR="005D7C9F" w:rsidRDefault="002A71D1">
      <w:pPr>
        <w:pStyle w:val="-"/>
        <w:ind w:firstLine="480"/>
      </w:pPr>
      <w:r>
        <w:rPr>
          <w:rFonts w:hint="eastAsia"/>
        </w:rPr>
        <w:t>（5）会务常设联系人姓名及联系电话；</w:t>
      </w:r>
    </w:p>
    <w:p w:rsidR="005D7C9F" w:rsidRDefault="002A71D1">
      <w:pPr>
        <w:pStyle w:val="-"/>
        <w:ind w:firstLine="480"/>
      </w:pPr>
      <w:r>
        <w:rPr>
          <w:rFonts w:hint="eastAsia"/>
        </w:rPr>
        <w:t>（6）出席会议者必须准备的文件和必须履行的手续；</w:t>
      </w:r>
    </w:p>
    <w:p w:rsidR="005D7C9F" w:rsidRDefault="002A71D1">
      <w:pPr>
        <w:pStyle w:val="-"/>
        <w:ind w:firstLine="480"/>
      </w:pPr>
      <w:r>
        <w:rPr>
          <w:rFonts w:hint="eastAsia"/>
        </w:rPr>
        <w:t>（7）召集人需要通知的其他事项。</w:t>
      </w:r>
    </w:p>
    <w:p w:rsidR="005D7C9F" w:rsidRDefault="002A71D1">
      <w:pPr>
        <w:pStyle w:val="-"/>
        <w:ind w:firstLine="480"/>
      </w:pPr>
      <w:r>
        <w:rPr>
          <w:rFonts w:hint="eastAsia"/>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5D7C9F" w:rsidRDefault="002A71D1">
      <w:pPr>
        <w:pStyle w:val="-"/>
        <w:ind w:firstLine="480"/>
      </w:pPr>
      <w:r>
        <w:rPr>
          <w:rFonts w:hint="eastAsia"/>
        </w:rPr>
        <w:lastRenderedPageBreak/>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hint="eastAsia"/>
        </w:rPr>
        <w:t>拒不派</w:t>
      </w:r>
      <w:proofErr w:type="gramEnd"/>
      <w:r>
        <w:rPr>
          <w:rFonts w:hint="eastAsia"/>
        </w:rPr>
        <w:t>代表对表决意见的计票进行监督的，不影响表决意见的计票效力。</w:t>
      </w:r>
    </w:p>
    <w:p w:rsidR="005D7C9F" w:rsidRDefault="002A71D1">
      <w:pPr>
        <w:pStyle w:val="-"/>
        <w:ind w:firstLine="480"/>
      </w:pPr>
      <w:r>
        <w:rPr>
          <w:rFonts w:hint="eastAsia"/>
        </w:rPr>
        <w:t>（四）基金份额持有人出席会议的方式</w:t>
      </w:r>
    </w:p>
    <w:p w:rsidR="005D7C9F" w:rsidRDefault="002A71D1">
      <w:pPr>
        <w:pStyle w:val="-"/>
        <w:ind w:firstLine="480"/>
      </w:pPr>
      <w:r>
        <w:rPr>
          <w:rFonts w:hint="eastAsia"/>
        </w:rPr>
        <w:t>基金份额持有人大会可通过现场开会方式、通讯开会方式或法律法规、中国证监会允许的其他方式召开，会议的召开方式由会议召集人确定。</w:t>
      </w:r>
    </w:p>
    <w:p w:rsidR="005D7C9F" w:rsidRDefault="002A71D1">
      <w:pPr>
        <w:pStyle w:val="-"/>
        <w:ind w:firstLine="480"/>
      </w:pPr>
      <w:r>
        <w:rPr>
          <w:rFonts w:hint="eastAsia"/>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5D7C9F" w:rsidRDefault="002A71D1">
      <w:pPr>
        <w:pStyle w:val="-"/>
        <w:ind w:firstLine="480"/>
      </w:pPr>
      <w:r>
        <w:rPr>
          <w:rFonts w:hint="eastAsia"/>
        </w:rPr>
        <w:t>（1）亲自出席会议者持有的有关证明文件、受托出席会议者出示的委托人的代理投票授权委托证明及有关证明文件符合法律法规、《基金合同》和会议通知的规定；</w:t>
      </w:r>
    </w:p>
    <w:p w:rsidR="005D7C9F" w:rsidRDefault="002A71D1">
      <w:pPr>
        <w:pStyle w:val="-"/>
        <w:ind w:firstLine="480"/>
      </w:pPr>
      <w:r>
        <w:rPr>
          <w:rFonts w:hint="eastAsia"/>
        </w:rPr>
        <w:t>（2）经核对，到会者在权益登记日代表的有效的基金份额不少于本基金在权益登记日基金总份额的二分之一（含二分之一）。</w:t>
      </w:r>
    </w:p>
    <w:p w:rsidR="005D7C9F" w:rsidRDefault="002A71D1">
      <w:pPr>
        <w:pStyle w:val="-"/>
        <w:ind w:firstLine="480"/>
      </w:pPr>
      <w:r>
        <w:rPr>
          <w:rFonts w:hint="eastAsia"/>
        </w:rPr>
        <w:t>2、通讯开会。通讯开会系指基金份额持有人将其对表决事项的投票以书面形式在表决截至日以前送达至召集人指定的地址。通讯开会应以书面方式进行表决。</w:t>
      </w:r>
    </w:p>
    <w:p w:rsidR="005D7C9F" w:rsidRDefault="002A71D1">
      <w:pPr>
        <w:pStyle w:val="-"/>
        <w:ind w:firstLine="480"/>
      </w:pPr>
      <w:r>
        <w:rPr>
          <w:rFonts w:hint="eastAsia"/>
        </w:rPr>
        <w:t>在同时符合以下条件时，通讯开会的方式视为有效：</w:t>
      </w:r>
    </w:p>
    <w:p w:rsidR="005D7C9F" w:rsidRDefault="002A71D1">
      <w:pPr>
        <w:pStyle w:val="-"/>
        <w:ind w:firstLine="480"/>
      </w:pPr>
      <w:r>
        <w:rPr>
          <w:rFonts w:hint="eastAsia"/>
        </w:rPr>
        <w:t>（1）会议召集人按《基金合同》约定公布会议通知后，在2个工作日内连续公布相关提示性公告；</w:t>
      </w:r>
    </w:p>
    <w:p w:rsidR="005D7C9F" w:rsidRDefault="002A71D1">
      <w:pPr>
        <w:pStyle w:val="-"/>
        <w:ind w:firstLine="480"/>
      </w:pPr>
      <w:r>
        <w:rPr>
          <w:rFonts w:hint="eastAsia"/>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5D7C9F" w:rsidRDefault="002A71D1">
      <w:pPr>
        <w:pStyle w:val="-"/>
        <w:ind w:firstLine="480"/>
      </w:pPr>
      <w:r>
        <w:rPr>
          <w:rFonts w:hint="eastAsia"/>
        </w:rPr>
        <w:t>（3）本人直接出具书面意见或授权他人代表出具书面意见的，基金份额持</w:t>
      </w:r>
      <w:r>
        <w:rPr>
          <w:rFonts w:hint="eastAsia"/>
        </w:rPr>
        <w:lastRenderedPageBreak/>
        <w:t>有人所持有的基金份额不小于在权益登记日基金总份额的二分之一（含二分之一）；</w:t>
      </w:r>
    </w:p>
    <w:p w:rsidR="005D7C9F" w:rsidRDefault="002A71D1">
      <w:pPr>
        <w:pStyle w:val="-"/>
        <w:ind w:firstLine="480"/>
      </w:pPr>
      <w:r>
        <w:rPr>
          <w:rFonts w:hint="eastAsia"/>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rsidR="005D7C9F" w:rsidRDefault="002A71D1">
      <w:pPr>
        <w:pStyle w:val="-"/>
        <w:ind w:firstLine="480"/>
      </w:pPr>
      <w:r>
        <w:rPr>
          <w:rFonts w:hint="eastAsia"/>
        </w:rPr>
        <w:t>3、重新召集基金份额持有人大会的条件</w:t>
      </w:r>
    </w:p>
    <w:p w:rsidR="005D7C9F" w:rsidRDefault="002A71D1">
      <w:pPr>
        <w:pStyle w:val="-"/>
        <w:ind w:firstLine="480"/>
      </w:pPr>
      <w:r>
        <w:rPr>
          <w:rFonts w:hint="eastAsia"/>
        </w:rPr>
        <w:t>基金份额持有人大会应当有代表二分之一以上（含二分之一）基金份额的持有人参加，方可召开。</w:t>
      </w:r>
    </w:p>
    <w:p w:rsidR="005D7C9F" w:rsidRDefault="002A71D1">
      <w:pPr>
        <w:pStyle w:val="-"/>
        <w:ind w:firstLine="480"/>
      </w:pPr>
      <w:r>
        <w:rPr>
          <w:rFonts w:hint="eastAsia"/>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rsidR="005D7C9F" w:rsidRDefault="002A71D1">
      <w:pPr>
        <w:pStyle w:val="-"/>
        <w:ind w:firstLine="480"/>
      </w:pPr>
      <w:r>
        <w:rPr>
          <w:rFonts w:hint="eastAsia"/>
        </w:rPr>
        <w:t>4、在不与法律法规冲突的前提下，基金份额持有人大会可通过网络、电话或其他方式召开，基金份额持有人可以采用书面、网络、电话、短信或其他方式进行表决，具体方式由会议召集人确定并在会议通知中列明。</w:t>
      </w:r>
    </w:p>
    <w:p w:rsidR="005D7C9F" w:rsidRDefault="002A71D1">
      <w:pPr>
        <w:pStyle w:val="-"/>
        <w:ind w:firstLine="480"/>
      </w:pPr>
      <w:r>
        <w:rPr>
          <w:rFonts w:hint="eastAsia"/>
        </w:rPr>
        <w:t>5、基金份额持有人授权他人代为出席会议并表决的，授权方式可以采用书面、网络、电话、短信或其他方式，具体方式由会议召集人确定并在会议通知中列明。</w:t>
      </w:r>
    </w:p>
    <w:p w:rsidR="005D7C9F" w:rsidRDefault="002A71D1">
      <w:pPr>
        <w:pStyle w:val="-"/>
        <w:ind w:firstLine="480"/>
      </w:pPr>
      <w:r>
        <w:rPr>
          <w:rFonts w:hint="eastAsia"/>
        </w:rPr>
        <w:t>（五）议事内容与程序</w:t>
      </w:r>
    </w:p>
    <w:p w:rsidR="005D7C9F" w:rsidRDefault="002A71D1">
      <w:pPr>
        <w:pStyle w:val="-"/>
        <w:ind w:firstLine="480"/>
      </w:pPr>
      <w:r>
        <w:rPr>
          <w:rFonts w:hint="eastAsia"/>
        </w:rPr>
        <w:t>1、议事内容及提案权</w:t>
      </w:r>
    </w:p>
    <w:p w:rsidR="005D7C9F" w:rsidRDefault="002A71D1">
      <w:pPr>
        <w:pStyle w:val="-"/>
        <w:ind w:firstLine="480"/>
      </w:pPr>
      <w:r>
        <w:rPr>
          <w:rFonts w:hint="eastAsia"/>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5D7C9F" w:rsidRDefault="002A71D1">
      <w:pPr>
        <w:pStyle w:val="-"/>
        <w:ind w:firstLine="480"/>
      </w:pPr>
      <w:r>
        <w:rPr>
          <w:rFonts w:hint="eastAsia"/>
        </w:rPr>
        <w:t>基金份额持有人大会的召集人发出召集会议的通知后，对原有提案的修改应当在基金份额持有人大会召开前及时公告。</w:t>
      </w:r>
    </w:p>
    <w:p w:rsidR="005D7C9F" w:rsidRDefault="002A71D1">
      <w:pPr>
        <w:pStyle w:val="-"/>
        <w:ind w:firstLine="480"/>
      </w:pPr>
      <w:r>
        <w:rPr>
          <w:rFonts w:hint="eastAsia"/>
        </w:rPr>
        <w:t>基金份额持有人大会不得对未事先公告的议事内容进行表决。</w:t>
      </w:r>
    </w:p>
    <w:p w:rsidR="005D7C9F" w:rsidRDefault="002A71D1">
      <w:pPr>
        <w:pStyle w:val="-"/>
        <w:ind w:firstLine="480"/>
      </w:pPr>
      <w:r>
        <w:rPr>
          <w:rFonts w:hint="eastAsia"/>
        </w:rPr>
        <w:t>2、议事程序</w:t>
      </w:r>
    </w:p>
    <w:p w:rsidR="005D7C9F" w:rsidRDefault="002A71D1">
      <w:pPr>
        <w:pStyle w:val="-"/>
        <w:ind w:firstLine="480"/>
      </w:pPr>
      <w:r>
        <w:rPr>
          <w:rFonts w:hint="eastAsia"/>
        </w:rPr>
        <w:t>（1）现场开会</w:t>
      </w:r>
    </w:p>
    <w:p w:rsidR="005D7C9F" w:rsidRDefault="002A71D1">
      <w:pPr>
        <w:pStyle w:val="-"/>
        <w:ind w:firstLine="480"/>
      </w:pPr>
      <w:r>
        <w:rPr>
          <w:rFonts w:hint="eastAsia"/>
        </w:rPr>
        <w:lastRenderedPageBreak/>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Pr>
          <w:rFonts w:hint="eastAsia"/>
        </w:rPr>
        <w:t>作出</w:t>
      </w:r>
      <w:proofErr w:type="gramEnd"/>
      <w:r>
        <w:rPr>
          <w:rFonts w:hint="eastAsia"/>
        </w:rPr>
        <w:t>的决议的效力。</w:t>
      </w:r>
    </w:p>
    <w:p w:rsidR="005D7C9F" w:rsidRDefault="002A71D1">
      <w:pPr>
        <w:pStyle w:val="-"/>
        <w:ind w:firstLine="480"/>
      </w:pPr>
      <w:r>
        <w:rPr>
          <w:rFonts w:hint="eastAsia"/>
        </w:rPr>
        <w:t>会议召集人应当制作出席会议人员的签名册。签名</w:t>
      </w:r>
      <w:proofErr w:type="gramStart"/>
      <w:r>
        <w:rPr>
          <w:rFonts w:hint="eastAsia"/>
        </w:rPr>
        <w:t>册</w:t>
      </w:r>
      <w:proofErr w:type="gramEnd"/>
      <w:r>
        <w:rPr>
          <w:rFonts w:hint="eastAsia"/>
        </w:rPr>
        <w:t>载明参加会议人员姓名（或单位名称）、身份证明文件号码、持有或代表有表决权的基金份额、委托人姓名（或单位名称）和联系方式等事项。</w:t>
      </w:r>
    </w:p>
    <w:p w:rsidR="005D7C9F" w:rsidRDefault="002A71D1">
      <w:pPr>
        <w:pStyle w:val="-"/>
        <w:ind w:firstLine="480"/>
      </w:pPr>
      <w:r>
        <w:rPr>
          <w:rFonts w:hint="eastAsia"/>
        </w:rPr>
        <w:t>（2）通讯开会</w:t>
      </w:r>
    </w:p>
    <w:p w:rsidR="005D7C9F" w:rsidRDefault="002A71D1">
      <w:pPr>
        <w:pStyle w:val="-"/>
        <w:ind w:firstLine="480"/>
      </w:pPr>
      <w:r>
        <w:rPr>
          <w:rFonts w:hint="eastAsia"/>
        </w:rPr>
        <w:t>在通讯开会的情况下，首先由召集人提前30日公布提案，在所通知的表决截止日期后2个工作日内在公证机关监督下由召集人统计全部有效表决，在公证机关监督下形成决议。</w:t>
      </w:r>
    </w:p>
    <w:p w:rsidR="005D7C9F" w:rsidRDefault="002A71D1">
      <w:pPr>
        <w:pStyle w:val="-"/>
        <w:ind w:firstLine="480"/>
      </w:pPr>
      <w:r>
        <w:rPr>
          <w:rFonts w:hint="eastAsia"/>
        </w:rPr>
        <w:t>（六）表决</w:t>
      </w:r>
    </w:p>
    <w:p w:rsidR="005D7C9F" w:rsidRDefault="002A71D1">
      <w:pPr>
        <w:pStyle w:val="-"/>
        <w:ind w:firstLine="480"/>
      </w:pPr>
      <w:r>
        <w:rPr>
          <w:rFonts w:hint="eastAsia"/>
        </w:rPr>
        <w:t>基金份额持有人所持每份基金份额有一票表决权。</w:t>
      </w:r>
    </w:p>
    <w:p w:rsidR="005D7C9F" w:rsidRDefault="002A71D1">
      <w:pPr>
        <w:pStyle w:val="-"/>
        <w:ind w:firstLine="480"/>
      </w:pPr>
      <w:r>
        <w:rPr>
          <w:rFonts w:hint="eastAsia"/>
        </w:rPr>
        <w:t>基金份额持有人大会决议分为一般决议和特别决议：</w:t>
      </w:r>
    </w:p>
    <w:p w:rsidR="005D7C9F" w:rsidRDefault="002A71D1">
      <w:pPr>
        <w:pStyle w:val="-"/>
        <w:ind w:firstLine="480"/>
      </w:pPr>
      <w:r>
        <w:rPr>
          <w:rFonts w:hint="eastAsia"/>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rsidR="005D7C9F" w:rsidRDefault="002A71D1">
      <w:pPr>
        <w:pStyle w:val="-"/>
        <w:ind w:firstLine="480"/>
      </w:pPr>
      <w:r>
        <w:rPr>
          <w:rFonts w:hint="eastAsia"/>
        </w:rPr>
        <w:t>2、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p>
    <w:p w:rsidR="005D7C9F" w:rsidRDefault="002A71D1">
      <w:pPr>
        <w:pStyle w:val="-"/>
        <w:ind w:firstLine="480"/>
      </w:pPr>
      <w:r>
        <w:rPr>
          <w:rFonts w:hint="eastAsia"/>
        </w:rPr>
        <w:t>基金份额持有人大会采取记名方式进行投票表决。</w:t>
      </w:r>
    </w:p>
    <w:p w:rsidR="005D7C9F" w:rsidRDefault="002A71D1">
      <w:pPr>
        <w:pStyle w:val="-"/>
        <w:ind w:firstLine="480"/>
      </w:pPr>
      <w:r>
        <w:rPr>
          <w:rFonts w:hint="eastAsia"/>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w:t>
      </w:r>
      <w:r>
        <w:rPr>
          <w:rFonts w:hint="eastAsia"/>
        </w:rPr>
        <w:lastRenderedPageBreak/>
        <w:t>总数。</w:t>
      </w:r>
    </w:p>
    <w:p w:rsidR="005D7C9F" w:rsidRDefault="002A71D1">
      <w:pPr>
        <w:pStyle w:val="-"/>
        <w:ind w:firstLine="480"/>
      </w:pPr>
      <w:r>
        <w:rPr>
          <w:rFonts w:hint="eastAsia"/>
        </w:rPr>
        <w:t>基金份额持有人大会的各项提案或同一项提案内并列的各项议题应当分开审议、逐项表决。</w:t>
      </w:r>
    </w:p>
    <w:p w:rsidR="005D7C9F" w:rsidRDefault="002A71D1">
      <w:pPr>
        <w:pStyle w:val="-"/>
        <w:ind w:firstLine="480"/>
      </w:pPr>
      <w:r>
        <w:rPr>
          <w:rFonts w:hint="eastAsia"/>
        </w:rPr>
        <w:t>（七）计票</w:t>
      </w:r>
    </w:p>
    <w:p w:rsidR="005D7C9F" w:rsidRDefault="002A71D1">
      <w:pPr>
        <w:pStyle w:val="-"/>
        <w:ind w:firstLine="480"/>
      </w:pPr>
      <w:r>
        <w:rPr>
          <w:rFonts w:hint="eastAsia"/>
        </w:rPr>
        <w:t>1、现场开会</w:t>
      </w:r>
    </w:p>
    <w:p w:rsidR="005D7C9F" w:rsidRDefault="002A71D1">
      <w:pPr>
        <w:pStyle w:val="-"/>
        <w:ind w:firstLine="480"/>
      </w:pPr>
      <w:r>
        <w:rPr>
          <w:rFonts w:hint="eastAsia"/>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hint="eastAsia"/>
        </w:rPr>
        <w:t>或大会</w:t>
      </w:r>
      <w:proofErr w:type="gramEnd"/>
      <w:r>
        <w:rPr>
          <w:rFonts w:hint="eastAsia"/>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5D7C9F" w:rsidRDefault="002A71D1">
      <w:pPr>
        <w:pStyle w:val="-"/>
        <w:ind w:firstLine="480"/>
      </w:pPr>
      <w:r>
        <w:rPr>
          <w:rFonts w:hint="eastAsia"/>
        </w:rPr>
        <w:t>（2）监票人应当在基金份额持有人表决后立即进行清点并由大会主持人当场公布计票结果。</w:t>
      </w:r>
    </w:p>
    <w:p w:rsidR="005D7C9F" w:rsidRDefault="002A71D1">
      <w:pPr>
        <w:pStyle w:val="-"/>
        <w:ind w:firstLine="480"/>
      </w:pPr>
      <w:r>
        <w:rPr>
          <w:rFonts w:hint="eastAsia"/>
        </w:rPr>
        <w:t>（3）如果会议主持人或基金份额持有人或代理人对于提交的表决结果有怀疑，可以在宣布表决结果后立即对所投票</w:t>
      </w:r>
      <w:proofErr w:type="gramStart"/>
      <w:r>
        <w:rPr>
          <w:rFonts w:hint="eastAsia"/>
        </w:rPr>
        <w:t>数要求</w:t>
      </w:r>
      <w:proofErr w:type="gramEnd"/>
      <w:r>
        <w:rPr>
          <w:rFonts w:hint="eastAsia"/>
        </w:rPr>
        <w:t>进行重新清点。监票人应当进行重新清点，重新清点以一次为限。重新清点后，大会主持人应当当场公布重新清点结果。</w:t>
      </w:r>
    </w:p>
    <w:p w:rsidR="005D7C9F" w:rsidRDefault="002A71D1">
      <w:pPr>
        <w:pStyle w:val="-"/>
        <w:ind w:firstLine="480"/>
      </w:pPr>
      <w:r>
        <w:rPr>
          <w:rFonts w:hint="eastAsia"/>
        </w:rPr>
        <w:t>（4）计票过程应由公证机关予以公证,基金管理人或基金托管人拒不出席大会的，不影响计票的效力。</w:t>
      </w:r>
    </w:p>
    <w:p w:rsidR="005D7C9F" w:rsidRDefault="002A71D1">
      <w:pPr>
        <w:pStyle w:val="-"/>
        <w:ind w:firstLine="480"/>
      </w:pPr>
      <w:r>
        <w:rPr>
          <w:rFonts w:hint="eastAsia"/>
        </w:rPr>
        <w:t>2、通讯开会</w:t>
      </w:r>
    </w:p>
    <w:p w:rsidR="005D7C9F" w:rsidRDefault="002A71D1">
      <w:pPr>
        <w:pStyle w:val="-"/>
        <w:ind w:firstLine="480"/>
      </w:pPr>
      <w:r>
        <w:rPr>
          <w:rFonts w:hint="eastAsia"/>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hint="eastAsia"/>
        </w:rPr>
        <w:t>人拒派</w:t>
      </w:r>
      <w:proofErr w:type="gramEnd"/>
      <w:r>
        <w:rPr>
          <w:rFonts w:hint="eastAsia"/>
        </w:rPr>
        <w:t>代表对书面表决意见的计票进行监督的，不影响计票和表决结果。</w:t>
      </w:r>
    </w:p>
    <w:p w:rsidR="005D7C9F" w:rsidRDefault="002A71D1">
      <w:pPr>
        <w:pStyle w:val="-"/>
        <w:ind w:firstLine="480"/>
      </w:pPr>
      <w:r>
        <w:rPr>
          <w:rFonts w:hint="eastAsia"/>
        </w:rPr>
        <w:t>（八）生效与公告</w:t>
      </w:r>
    </w:p>
    <w:p w:rsidR="005D7C9F" w:rsidRDefault="002A71D1">
      <w:pPr>
        <w:pStyle w:val="-"/>
        <w:ind w:firstLine="480"/>
      </w:pPr>
      <w:r>
        <w:rPr>
          <w:rFonts w:hint="eastAsia"/>
        </w:rPr>
        <w:t>基金份额持有人大会的决议自表决通过之日起生效。</w:t>
      </w:r>
    </w:p>
    <w:p w:rsidR="005D7C9F" w:rsidRDefault="002A71D1">
      <w:pPr>
        <w:pStyle w:val="-"/>
        <w:ind w:firstLine="480"/>
      </w:pPr>
      <w:r>
        <w:rPr>
          <w:rFonts w:hint="eastAsia"/>
        </w:rPr>
        <w:t>基金份额持有人大会的决议，召集人应当自通过之日起5日内报中国证监会备案。</w:t>
      </w:r>
    </w:p>
    <w:p w:rsidR="005D7C9F" w:rsidRDefault="002A71D1">
      <w:pPr>
        <w:pStyle w:val="-"/>
        <w:ind w:firstLine="480"/>
      </w:pPr>
      <w:r>
        <w:rPr>
          <w:rFonts w:hint="eastAsia"/>
        </w:rPr>
        <w:t>基金份额持有人大会决议自生效之日起2个工作日内在指定媒介上公告。如</w:t>
      </w:r>
      <w:r>
        <w:rPr>
          <w:rFonts w:hint="eastAsia"/>
        </w:rPr>
        <w:lastRenderedPageBreak/>
        <w:t>果采用通讯方式进行表决，在公告基金份额持有人大会决议时，必须将公证书全文、公证机构、公证员姓名等一同公告。</w:t>
      </w:r>
    </w:p>
    <w:p w:rsidR="00184D87" w:rsidRDefault="002A71D1" w:rsidP="00184D87">
      <w:pPr>
        <w:pStyle w:val="-"/>
        <w:ind w:firstLine="480"/>
      </w:pPr>
      <w:r>
        <w:rPr>
          <w:rFonts w:hint="eastAsia"/>
        </w:rPr>
        <w:t>基金管理人、基金托管人和基金份额持有人应当执行生效的基金份额持有人大会的决议。生效的基金份额持有人大会决议对全体基金份额持有人、基金管理人、基金托管人均有约束力。</w:t>
      </w:r>
    </w:p>
    <w:p w:rsidR="00184D87" w:rsidRDefault="00184D87" w:rsidP="00184D87">
      <w:pPr>
        <w:pStyle w:val="-"/>
        <w:ind w:firstLine="480"/>
      </w:pPr>
      <w:r>
        <w:rPr>
          <w:rFonts w:hint="eastAsia"/>
        </w:rPr>
        <w:t>（九）实施</w:t>
      </w:r>
      <w:proofErr w:type="gramStart"/>
      <w:r>
        <w:rPr>
          <w:rFonts w:hint="eastAsia"/>
        </w:rPr>
        <w:t>侧袋机制</w:t>
      </w:r>
      <w:proofErr w:type="gramEnd"/>
      <w:r>
        <w:rPr>
          <w:rFonts w:hint="eastAsia"/>
        </w:rPr>
        <w:t>期间基金份额持有人大会的特殊约定</w:t>
      </w:r>
    </w:p>
    <w:p w:rsidR="00184D87" w:rsidRDefault="00184D87" w:rsidP="00184D87">
      <w:pPr>
        <w:pStyle w:val="-"/>
        <w:ind w:firstLine="480"/>
      </w:pPr>
      <w:r>
        <w:rPr>
          <w:rFonts w:hint="eastAsia"/>
        </w:rPr>
        <w:t>若本基金</w:t>
      </w:r>
      <w:proofErr w:type="gramStart"/>
      <w:r>
        <w:rPr>
          <w:rFonts w:hint="eastAsia"/>
        </w:rPr>
        <w:t>实施侧袋机制</w:t>
      </w:r>
      <w:proofErr w:type="gramEnd"/>
      <w:r>
        <w:rPr>
          <w:rFonts w:hint="eastAsia"/>
        </w:rPr>
        <w:t>，</w:t>
      </w:r>
      <w:proofErr w:type="gramStart"/>
      <w:r>
        <w:rPr>
          <w:rFonts w:hint="eastAsia"/>
        </w:rPr>
        <w:t>则相关</w:t>
      </w:r>
      <w:proofErr w:type="gramEnd"/>
      <w:r>
        <w:rPr>
          <w:rFonts w:hint="eastAsia"/>
        </w:rPr>
        <w:t>基金份额或表决权的比例</w:t>
      </w:r>
      <w:proofErr w:type="gramStart"/>
      <w:r>
        <w:rPr>
          <w:rFonts w:hint="eastAsia"/>
        </w:rPr>
        <w:t>指主袋份额</w:t>
      </w:r>
      <w:proofErr w:type="gramEnd"/>
      <w:r>
        <w:rPr>
          <w:rFonts w:hint="eastAsia"/>
        </w:rPr>
        <w:t>持有</w:t>
      </w:r>
      <w:proofErr w:type="gramStart"/>
      <w:r>
        <w:rPr>
          <w:rFonts w:hint="eastAsia"/>
        </w:rPr>
        <w:t>人和侧袋份额</w:t>
      </w:r>
      <w:proofErr w:type="gramEnd"/>
      <w:r>
        <w:rPr>
          <w:rFonts w:hint="eastAsia"/>
        </w:rPr>
        <w:t>持有人分别持有或代表的基金份额或表决权符合该等比例，但</w:t>
      </w:r>
      <w:proofErr w:type="gramStart"/>
      <w:r>
        <w:rPr>
          <w:rFonts w:hint="eastAsia"/>
        </w:rPr>
        <w:t>若相关</w:t>
      </w:r>
      <w:proofErr w:type="gramEnd"/>
      <w:r>
        <w:rPr>
          <w:rFonts w:hint="eastAsia"/>
        </w:rPr>
        <w:t>基金份额持有人大会召集和审议事项不</w:t>
      </w:r>
      <w:proofErr w:type="gramStart"/>
      <w:r>
        <w:rPr>
          <w:rFonts w:hint="eastAsia"/>
        </w:rPr>
        <w:t>涉及侧袋账户</w:t>
      </w:r>
      <w:proofErr w:type="gramEnd"/>
      <w:r>
        <w:rPr>
          <w:rFonts w:hint="eastAsia"/>
        </w:rPr>
        <w:t>的，则仅</w:t>
      </w:r>
      <w:proofErr w:type="gramStart"/>
      <w:r>
        <w:rPr>
          <w:rFonts w:hint="eastAsia"/>
        </w:rPr>
        <w:t>指主袋份额</w:t>
      </w:r>
      <w:proofErr w:type="gramEnd"/>
      <w:r>
        <w:rPr>
          <w:rFonts w:hint="eastAsia"/>
        </w:rPr>
        <w:t>持有人持有或代表的基金份额或表决权符合该等比例：</w:t>
      </w:r>
    </w:p>
    <w:p w:rsidR="00184D87" w:rsidRDefault="00184D87" w:rsidP="00184D87">
      <w:pPr>
        <w:pStyle w:val="-"/>
        <w:ind w:firstLine="480"/>
      </w:pPr>
      <w:r>
        <w:rPr>
          <w:rFonts w:hint="eastAsia"/>
        </w:rPr>
        <w:t>1、基金份额持有人行使提议权、召集权、提名权所需单独或合计代表相关基金份额10%以上（含10%）；</w:t>
      </w:r>
    </w:p>
    <w:p w:rsidR="00184D87" w:rsidRDefault="00184D87" w:rsidP="00184D87">
      <w:pPr>
        <w:pStyle w:val="-"/>
        <w:ind w:firstLine="480"/>
      </w:pPr>
      <w:r>
        <w:rPr>
          <w:rFonts w:hint="eastAsia"/>
        </w:rPr>
        <w:t>2、现场开会的到会者在权益登记日代表的基金份额不少于本基金在权益登记</w:t>
      </w:r>
      <w:proofErr w:type="gramStart"/>
      <w:r>
        <w:rPr>
          <w:rFonts w:hint="eastAsia"/>
        </w:rPr>
        <w:t>日相关</w:t>
      </w:r>
      <w:proofErr w:type="gramEnd"/>
      <w:r>
        <w:rPr>
          <w:rFonts w:hint="eastAsia"/>
        </w:rPr>
        <w:t>基金份额的二分之一（含二分之一）；</w:t>
      </w:r>
    </w:p>
    <w:p w:rsidR="00184D87" w:rsidRDefault="00184D87" w:rsidP="00184D87">
      <w:pPr>
        <w:pStyle w:val="-"/>
        <w:ind w:firstLine="480"/>
      </w:pPr>
      <w:r>
        <w:rPr>
          <w:rFonts w:hint="eastAsia"/>
        </w:rPr>
        <w:t>3、通讯开会的直接出具表决意见或授权他人代表出具表决意见的基金份额持有人所持有的基金份额不小于在权益登记</w:t>
      </w:r>
      <w:proofErr w:type="gramStart"/>
      <w:r>
        <w:rPr>
          <w:rFonts w:hint="eastAsia"/>
        </w:rPr>
        <w:t>日相关</w:t>
      </w:r>
      <w:proofErr w:type="gramEnd"/>
      <w:r>
        <w:rPr>
          <w:rFonts w:hint="eastAsia"/>
        </w:rPr>
        <w:t>基金份额的二分之一（含二分之一）；</w:t>
      </w:r>
    </w:p>
    <w:p w:rsidR="00184D87" w:rsidRDefault="00184D87" w:rsidP="00184D87">
      <w:pPr>
        <w:pStyle w:val="-"/>
        <w:ind w:firstLine="480"/>
      </w:pPr>
      <w:r>
        <w:rPr>
          <w:rFonts w:hint="eastAsia"/>
        </w:rPr>
        <w:t>4、在参与基金份额持有人大会投票的基金份额持有人所持有的基金份额小于在权益登记</w:t>
      </w:r>
      <w:proofErr w:type="gramStart"/>
      <w:r>
        <w:rPr>
          <w:rFonts w:hint="eastAsia"/>
        </w:rPr>
        <w:t>日相关</w:t>
      </w:r>
      <w:proofErr w:type="gramEnd"/>
      <w:r>
        <w:rPr>
          <w:rFonts w:hint="eastAsia"/>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rsidR="00184D87" w:rsidRDefault="00184D87" w:rsidP="00184D87">
      <w:pPr>
        <w:pStyle w:val="-"/>
        <w:ind w:firstLine="480"/>
      </w:pPr>
      <w:r>
        <w:rPr>
          <w:rFonts w:hint="eastAsia"/>
        </w:rPr>
        <w:t>5、现场开会由出席大会的基金份额持有人和代理人所持表决权的50%以上（含50%）选举产生一名基金份额持有人作为该次基金份额持有人大会的主持人；</w:t>
      </w:r>
    </w:p>
    <w:p w:rsidR="00184D87" w:rsidRDefault="00184D87" w:rsidP="00184D87">
      <w:pPr>
        <w:pStyle w:val="-"/>
        <w:ind w:firstLine="480"/>
      </w:pPr>
      <w:r>
        <w:rPr>
          <w:rFonts w:hint="eastAsia"/>
        </w:rPr>
        <w:t>6、一般决议须经参加大会的基金份额持有人或其代理人所持表决权的二分之一以上（含二分之一）通过；</w:t>
      </w:r>
    </w:p>
    <w:p w:rsidR="00184D87" w:rsidRDefault="00184D87" w:rsidP="00184D87">
      <w:pPr>
        <w:pStyle w:val="-"/>
        <w:ind w:firstLine="480"/>
      </w:pPr>
      <w:r>
        <w:rPr>
          <w:rFonts w:hint="eastAsia"/>
        </w:rPr>
        <w:t>7、特别决议应当经参加大会的基金份额持有人或其代理人所持表决权的三分之二以上（含三分之二）通过。</w:t>
      </w:r>
    </w:p>
    <w:p w:rsidR="005D7C9F" w:rsidRDefault="00184D87" w:rsidP="00184D87">
      <w:pPr>
        <w:pStyle w:val="-"/>
        <w:ind w:firstLine="480"/>
      </w:pPr>
      <w:r>
        <w:rPr>
          <w:rFonts w:hint="eastAsia"/>
        </w:rPr>
        <w:t>同</w:t>
      </w:r>
      <w:proofErr w:type="gramStart"/>
      <w:r>
        <w:rPr>
          <w:rFonts w:hint="eastAsia"/>
        </w:rPr>
        <w:t>一主侧袋账户</w:t>
      </w:r>
      <w:proofErr w:type="gramEnd"/>
      <w:r>
        <w:rPr>
          <w:rFonts w:hint="eastAsia"/>
        </w:rPr>
        <w:t>内的每份基金份额具有平等的表决权。</w:t>
      </w:r>
    </w:p>
    <w:p w:rsidR="005D7C9F" w:rsidRDefault="002A71D1">
      <w:pPr>
        <w:pStyle w:val="-"/>
        <w:ind w:firstLine="480"/>
      </w:pPr>
      <w:r>
        <w:rPr>
          <w:rFonts w:hint="eastAsia"/>
        </w:rPr>
        <w:t>（</w:t>
      </w:r>
      <w:r w:rsidR="00184D87">
        <w:rPr>
          <w:rFonts w:hint="eastAsia"/>
        </w:rPr>
        <w:t>十</w:t>
      </w:r>
      <w:r>
        <w:rPr>
          <w:rFonts w:hint="eastAsia"/>
        </w:rPr>
        <w:t>）其他</w:t>
      </w:r>
    </w:p>
    <w:p w:rsidR="005D7C9F" w:rsidRDefault="002A71D1">
      <w:pPr>
        <w:pStyle w:val="-"/>
        <w:ind w:firstLine="480"/>
      </w:pPr>
      <w:r>
        <w:rPr>
          <w:rFonts w:hint="eastAsia"/>
        </w:rPr>
        <w:lastRenderedPageBreak/>
        <w:t>本部</w:t>
      </w:r>
      <w:proofErr w:type="gramStart"/>
      <w:r>
        <w:rPr>
          <w:rFonts w:hint="eastAsia"/>
        </w:rPr>
        <w:t>分关于</w:t>
      </w:r>
      <w:proofErr w:type="gramEnd"/>
      <w:r>
        <w:rPr>
          <w:rFonts w:hint="eastAsia"/>
        </w:rPr>
        <w:t>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rsidR="005D7C9F" w:rsidRDefault="005D7C9F">
      <w:pPr>
        <w:pStyle w:val="-"/>
        <w:ind w:firstLine="480"/>
      </w:pPr>
    </w:p>
    <w:p w:rsidR="005D7C9F" w:rsidRDefault="002A71D1">
      <w:pPr>
        <w:pStyle w:val="-"/>
        <w:ind w:firstLine="480"/>
      </w:pPr>
      <w:r>
        <w:rPr>
          <w:rFonts w:hint="eastAsia"/>
        </w:rPr>
        <w:t>三、基金收益分配原则、执行方式</w:t>
      </w:r>
    </w:p>
    <w:p w:rsidR="005D7C9F" w:rsidRDefault="002A71D1">
      <w:pPr>
        <w:pStyle w:val="-"/>
        <w:ind w:firstLine="480"/>
      </w:pPr>
      <w:r>
        <w:rPr>
          <w:rFonts w:hint="eastAsia"/>
        </w:rPr>
        <w:t>（一）基金利润的构成</w:t>
      </w:r>
    </w:p>
    <w:p w:rsidR="005D7C9F" w:rsidRDefault="002A71D1">
      <w:pPr>
        <w:pStyle w:val="-"/>
        <w:ind w:firstLine="480"/>
      </w:pPr>
      <w:r>
        <w:rPr>
          <w:rFonts w:hint="eastAsia"/>
        </w:rPr>
        <w:t>基金利润指基金利息收入、投资收益、公允价值变动收益和其他收入扣除相关费用后的余额，基金已实现收益指基金利润减去公允价值变动收益后的余额。</w:t>
      </w:r>
    </w:p>
    <w:p w:rsidR="005D7C9F" w:rsidRDefault="002A71D1">
      <w:pPr>
        <w:pStyle w:val="-"/>
        <w:ind w:firstLine="480"/>
      </w:pPr>
      <w:r>
        <w:rPr>
          <w:rFonts w:hint="eastAsia"/>
        </w:rPr>
        <w:t>（二）基金可供分配利润</w:t>
      </w:r>
    </w:p>
    <w:p w:rsidR="005D7C9F" w:rsidRDefault="002A71D1">
      <w:pPr>
        <w:pStyle w:val="-"/>
        <w:ind w:firstLine="480"/>
      </w:pPr>
      <w:r>
        <w:rPr>
          <w:rFonts w:hint="eastAsia"/>
        </w:rPr>
        <w:t>基金可供分配利润指截至收益分配基准日基金未分配利润与未分配利润中已实现收益的孰低数。</w:t>
      </w:r>
    </w:p>
    <w:p w:rsidR="005D7C9F" w:rsidRDefault="002A71D1">
      <w:pPr>
        <w:pStyle w:val="-"/>
        <w:ind w:firstLine="480"/>
      </w:pPr>
      <w:r>
        <w:rPr>
          <w:rFonts w:hint="eastAsia"/>
        </w:rPr>
        <w:t>（三）基金收益分配原则</w:t>
      </w:r>
    </w:p>
    <w:p w:rsidR="005D7C9F" w:rsidRDefault="002A71D1">
      <w:pPr>
        <w:pStyle w:val="-"/>
        <w:ind w:firstLine="480"/>
      </w:pPr>
      <w:r>
        <w:rPr>
          <w:rFonts w:hint="eastAsia"/>
        </w:rPr>
        <w:t>1、本基金收益分配方式分两种：现金分红与红利再投资，投资者可选择现金红利或将现金红利自动转为相应类别的基金份额进行再投资；若投资者不选择，本基金默认的收益分配方式是现金分红；</w:t>
      </w:r>
    </w:p>
    <w:p w:rsidR="005D7C9F" w:rsidRDefault="002A71D1">
      <w:pPr>
        <w:pStyle w:val="-"/>
        <w:ind w:firstLine="480"/>
      </w:pPr>
      <w:r>
        <w:rPr>
          <w:rFonts w:hint="eastAsia"/>
        </w:rPr>
        <w:t>2、基金收益分配后基金份额净值不能低于面值，即基金收益分配基准日的基金份额净值减去每单位基金份额收益分配金额后不能低于面值；</w:t>
      </w:r>
    </w:p>
    <w:p w:rsidR="005D7C9F" w:rsidRDefault="002A71D1">
      <w:pPr>
        <w:pStyle w:val="-"/>
        <w:ind w:firstLine="480"/>
      </w:pPr>
      <w:r>
        <w:rPr>
          <w:rFonts w:hint="eastAsia"/>
        </w:rPr>
        <w:t>3、同一类别的每一基金份额享有同等分配权；</w:t>
      </w:r>
    </w:p>
    <w:p w:rsidR="005D7C9F" w:rsidRDefault="002A71D1">
      <w:pPr>
        <w:pStyle w:val="-"/>
        <w:ind w:firstLine="480"/>
      </w:pPr>
      <w:r>
        <w:rPr>
          <w:rFonts w:hint="eastAsia"/>
        </w:rPr>
        <w:t>4、在对基金份额持有人利益无实质不利影响的前提下，基金管理人可调整基金收益的分配原则和支付方式，不需召开基金份额持有人大会审议；</w:t>
      </w:r>
    </w:p>
    <w:p w:rsidR="005D7C9F" w:rsidRDefault="002A71D1">
      <w:pPr>
        <w:pStyle w:val="-"/>
        <w:ind w:firstLine="480"/>
      </w:pPr>
      <w:r>
        <w:rPr>
          <w:rFonts w:hint="eastAsia"/>
        </w:rPr>
        <w:t>5、法律法规或监管机关另有规定的，从其规定。</w:t>
      </w:r>
    </w:p>
    <w:p w:rsidR="005D7C9F" w:rsidRDefault="002A71D1">
      <w:pPr>
        <w:pStyle w:val="-"/>
        <w:ind w:firstLine="480"/>
      </w:pPr>
      <w:r>
        <w:rPr>
          <w:rFonts w:hint="eastAsia"/>
        </w:rPr>
        <w:t>（四）收益分配方案</w:t>
      </w:r>
    </w:p>
    <w:p w:rsidR="005D7C9F" w:rsidRDefault="002A71D1">
      <w:pPr>
        <w:pStyle w:val="-"/>
        <w:ind w:firstLine="480"/>
      </w:pPr>
      <w:r>
        <w:rPr>
          <w:rFonts w:hint="eastAsia"/>
        </w:rPr>
        <w:t>基金收益分配方案中应载明截止收益分配基准日的可供分配利润、基金收益分配对象、分配时间、分配数额及比例、分配方式等内容。</w:t>
      </w:r>
    </w:p>
    <w:p w:rsidR="005D7C9F" w:rsidRDefault="002A71D1">
      <w:pPr>
        <w:pStyle w:val="-"/>
        <w:ind w:firstLine="480"/>
      </w:pPr>
      <w:r>
        <w:rPr>
          <w:rFonts w:hint="eastAsia"/>
        </w:rPr>
        <w:t>（五）收益分配方案的确定、公告与实施</w:t>
      </w:r>
    </w:p>
    <w:p w:rsidR="005D7C9F" w:rsidRDefault="002A71D1">
      <w:pPr>
        <w:pStyle w:val="-"/>
        <w:ind w:firstLine="480"/>
      </w:pPr>
      <w:r>
        <w:rPr>
          <w:rFonts w:hint="eastAsia"/>
        </w:rPr>
        <w:t>本基金收益分配方案由基金管理人拟定，并由基金托管人复核，依照《信息披露办法》的有关规定在指定媒介公告。</w:t>
      </w:r>
    </w:p>
    <w:p w:rsidR="005D7C9F" w:rsidRDefault="002A71D1">
      <w:pPr>
        <w:pStyle w:val="-"/>
        <w:ind w:firstLine="480"/>
      </w:pPr>
      <w:r>
        <w:rPr>
          <w:rFonts w:hint="eastAsia"/>
        </w:rPr>
        <w:t>基金红利发放</w:t>
      </w:r>
      <w:proofErr w:type="gramStart"/>
      <w:r>
        <w:rPr>
          <w:rFonts w:hint="eastAsia"/>
        </w:rPr>
        <w:t>日距离</w:t>
      </w:r>
      <w:proofErr w:type="gramEnd"/>
      <w:r>
        <w:rPr>
          <w:rFonts w:hint="eastAsia"/>
        </w:rPr>
        <w:t>收益分配基准日（即可供分配利润计算截止日）的时间不得超过15个工作日。</w:t>
      </w:r>
    </w:p>
    <w:p w:rsidR="005D7C9F" w:rsidRDefault="002A71D1">
      <w:pPr>
        <w:pStyle w:val="-"/>
        <w:ind w:firstLine="480"/>
      </w:pPr>
      <w:r>
        <w:rPr>
          <w:rFonts w:hint="eastAsia"/>
        </w:rPr>
        <w:lastRenderedPageBreak/>
        <w:t>（六）基金收益分配中发生的费用</w:t>
      </w:r>
    </w:p>
    <w:p w:rsidR="0014516A" w:rsidRDefault="002A71D1" w:rsidP="0014516A">
      <w:pPr>
        <w:pStyle w:val="-"/>
        <w:ind w:firstLine="480"/>
      </w:pPr>
      <w:r>
        <w:rPr>
          <w:rFonts w:hint="eastAsia"/>
        </w:rPr>
        <w:t>基金收益分配时所发生的银行转账或其他手续费用由投资者自行承担。当投资者的现金红利小于一定金额，不足以支付银行转账或其他手续费用时，基金登记机构可将基金份额持有人的现金红利自动转为相应类别基金份额。红利再投资的计算方法，依照《业务规则》执行。</w:t>
      </w:r>
    </w:p>
    <w:p w:rsidR="0014516A" w:rsidRDefault="0014516A" w:rsidP="0014516A">
      <w:pPr>
        <w:pStyle w:val="-"/>
        <w:ind w:firstLine="480"/>
      </w:pPr>
      <w:r>
        <w:rPr>
          <w:rFonts w:hint="eastAsia"/>
        </w:rPr>
        <w:t>（七）实施</w:t>
      </w:r>
      <w:proofErr w:type="gramStart"/>
      <w:r>
        <w:rPr>
          <w:rFonts w:hint="eastAsia"/>
        </w:rPr>
        <w:t>侧袋机制</w:t>
      </w:r>
      <w:proofErr w:type="gramEnd"/>
      <w:r>
        <w:rPr>
          <w:rFonts w:hint="eastAsia"/>
        </w:rPr>
        <w:t>期间的收益分配</w:t>
      </w:r>
    </w:p>
    <w:p w:rsidR="005D7C9F" w:rsidRDefault="0014516A" w:rsidP="0014516A">
      <w:pPr>
        <w:pStyle w:val="-"/>
        <w:ind w:firstLine="480"/>
      </w:pPr>
      <w:r>
        <w:rPr>
          <w:rFonts w:hint="eastAsia"/>
        </w:rPr>
        <w:t>本基金实施</w:t>
      </w:r>
      <w:proofErr w:type="gramStart"/>
      <w:r>
        <w:rPr>
          <w:rFonts w:hint="eastAsia"/>
        </w:rPr>
        <w:t>侧袋机制</w:t>
      </w:r>
      <w:proofErr w:type="gramEnd"/>
      <w:r>
        <w:rPr>
          <w:rFonts w:hint="eastAsia"/>
        </w:rPr>
        <w:t>的，</w:t>
      </w:r>
      <w:proofErr w:type="gramStart"/>
      <w:r>
        <w:rPr>
          <w:rFonts w:hint="eastAsia"/>
        </w:rPr>
        <w:t>侧袋账户</w:t>
      </w:r>
      <w:proofErr w:type="gramEnd"/>
      <w:r>
        <w:rPr>
          <w:rFonts w:hint="eastAsia"/>
        </w:rPr>
        <w:t>不进行收益分配，详见招募说明书的规定。</w:t>
      </w:r>
    </w:p>
    <w:p w:rsidR="005D7C9F" w:rsidRDefault="005D7C9F">
      <w:pPr>
        <w:pStyle w:val="-"/>
        <w:ind w:firstLine="480"/>
      </w:pPr>
    </w:p>
    <w:p w:rsidR="005D7C9F" w:rsidRDefault="002A71D1">
      <w:pPr>
        <w:pStyle w:val="-"/>
        <w:ind w:firstLine="480"/>
      </w:pPr>
      <w:r>
        <w:rPr>
          <w:rFonts w:hint="eastAsia"/>
        </w:rPr>
        <w:t>四、与基金财产管理、运用有关费用的提取、支付方式与比例</w:t>
      </w:r>
    </w:p>
    <w:p w:rsidR="005D7C9F" w:rsidRDefault="002A71D1">
      <w:pPr>
        <w:pStyle w:val="-"/>
        <w:ind w:firstLine="480"/>
      </w:pPr>
      <w:r>
        <w:rPr>
          <w:rFonts w:hint="eastAsia"/>
        </w:rPr>
        <w:t>（一）基金费用的种类</w:t>
      </w:r>
    </w:p>
    <w:p w:rsidR="005D7C9F" w:rsidRDefault="002A71D1">
      <w:pPr>
        <w:pStyle w:val="-"/>
        <w:ind w:firstLine="480"/>
      </w:pPr>
      <w:r>
        <w:rPr>
          <w:rFonts w:hint="eastAsia"/>
        </w:rPr>
        <w:t>1、基金管理人的管理费；</w:t>
      </w:r>
    </w:p>
    <w:p w:rsidR="005D7C9F" w:rsidRDefault="002A71D1">
      <w:pPr>
        <w:pStyle w:val="-"/>
        <w:ind w:firstLine="480"/>
      </w:pPr>
      <w:r>
        <w:rPr>
          <w:rFonts w:hint="eastAsia"/>
        </w:rPr>
        <w:t>2、基金托管人的托管费；</w:t>
      </w:r>
    </w:p>
    <w:p w:rsidR="005D7C9F" w:rsidRDefault="002A71D1">
      <w:pPr>
        <w:pStyle w:val="-"/>
        <w:ind w:firstLine="480"/>
      </w:pPr>
      <w:r>
        <w:rPr>
          <w:rFonts w:hint="eastAsia"/>
        </w:rPr>
        <w:t>3、C类</w:t>
      </w:r>
      <w:r>
        <w:rPr>
          <w:rFonts w:cs="宋体" w:hint="eastAsia"/>
          <w:bCs/>
        </w:rPr>
        <w:t>、E类</w:t>
      </w:r>
      <w:ins w:id="471" w:author="郑雅雯" w:date="2024-04-08T15:52:00Z">
        <w:r w:rsidR="005E1186" w:rsidRPr="005E1186">
          <w:rPr>
            <w:rFonts w:cs="宋体" w:hint="eastAsia"/>
            <w:bCs/>
          </w:rPr>
          <w:t>、D类</w:t>
        </w:r>
      </w:ins>
      <w:r>
        <w:rPr>
          <w:rFonts w:hint="eastAsia"/>
        </w:rPr>
        <w:t>基金份额的销售服务费；</w:t>
      </w:r>
    </w:p>
    <w:p w:rsidR="005D7C9F" w:rsidRDefault="002A71D1">
      <w:pPr>
        <w:pStyle w:val="-"/>
        <w:ind w:firstLine="480"/>
      </w:pPr>
      <w:r>
        <w:rPr>
          <w:rFonts w:hint="eastAsia"/>
        </w:rPr>
        <w:t>4、《基金合同》生效后与基金相关的信息披露费用；</w:t>
      </w:r>
    </w:p>
    <w:p w:rsidR="005D7C9F" w:rsidRDefault="002A71D1">
      <w:pPr>
        <w:pStyle w:val="-"/>
        <w:ind w:firstLine="480"/>
      </w:pPr>
      <w:r>
        <w:rPr>
          <w:rFonts w:hint="eastAsia"/>
        </w:rPr>
        <w:t>5、《基金合同》生效后与基金相关的会计师费、律师费、诉讼费和仲裁费；</w:t>
      </w:r>
    </w:p>
    <w:p w:rsidR="005D7C9F" w:rsidRDefault="002A71D1">
      <w:pPr>
        <w:pStyle w:val="-"/>
        <w:ind w:firstLine="480"/>
      </w:pPr>
      <w:r>
        <w:rPr>
          <w:rFonts w:hint="eastAsia"/>
        </w:rPr>
        <w:t>6、基金份额持有人大会费用；</w:t>
      </w:r>
    </w:p>
    <w:p w:rsidR="005D7C9F" w:rsidRDefault="002A71D1">
      <w:pPr>
        <w:pStyle w:val="-"/>
        <w:ind w:firstLine="480"/>
      </w:pPr>
      <w:r>
        <w:rPr>
          <w:rFonts w:hint="eastAsia"/>
        </w:rPr>
        <w:t>7、基金的证券、期货交易费用；</w:t>
      </w:r>
    </w:p>
    <w:p w:rsidR="005D7C9F" w:rsidRDefault="002A71D1">
      <w:pPr>
        <w:pStyle w:val="-"/>
        <w:ind w:firstLine="480"/>
      </w:pPr>
      <w:r>
        <w:rPr>
          <w:rFonts w:hint="eastAsia"/>
        </w:rPr>
        <w:t>8、基金的银行汇划费用；</w:t>
      </w:r>
    </w:p>
    <w:p w:rsidR="005D7C9F" w:rsidRDefault="002A71D1">
      <w:pPr>
        <w:pStyle w:val="-"/>
        <w:ind w:firstLine="480"/>
      </w:pPr>
      <w:r>
        <w:rPr>
          <w:rFonts w:hint="eastAsia"/>
        </w:rPr>
        <w:t>9、基金的相关账户开户费用、账户维护费用；</w:t>
      </w:r>
    </w:p>
    <w:p w:rsidR="005D7C9F" w:rsidRDefault="002A71D1">
      <w:pPr>
        <w:pStyle w:val="-"/>
        <w:ind w:firstLine="480"/>
      </w:pPr>
      <w:r>
        <w:rPr>
          <w:rFonts w:hint="eastAsia"/>
        </w:rPr>
        <w:t>10、按照国家有关规定和《基金合同》约定，可以在基金财产中列支的其他费用。</w:t>
      </w:r>
    </w:p>
    <w:p w:rsidR="005D7C9F" w:rsidRDefault="002A71D1">
      <w:pPr>
        <w:pStyle w:val="-"/>
        <w:ind w:firstLine="480"/>
      </w:pPr>
      <w:r>
        <w:rPr>
          <w:rFonts w:hint="eastAsia"/>
        </w:rPr>
        <w:t>（二）基金费用计提方法、计提标准和支付方式</w:t>
      </w:r>
    </w:p>
    <w:p w:rsidR="005D7C9F" w:rsidRDefault="002A71D1">
      <w:pPr>
        <w:pStyle w:val="-"/>
        <w:ind w:firstLine="480"/>
      </w:pPr>
      <w:r>
        <w:rPr>
          <w:rFonts w:hint="eastAsia"/>
        </w:rPr>
        <w:t xml:space="preserve">1、基金管理人的管理费 </w:t>
      </w:r>
    </w:p>
    <w:p w:rsidR="005D7C9F" w:rsidRDefault="002A71D1">
      <w:pPr>
        <w:pStyle w:val="-"/>
        <w:ind w:firstLine="480"/>
      </w:pPr>
      <w:r>
        <w:rPr>
          <w:rFonts w:hint="eastAsia"/>
        </w:rPr>
        <w:t>本基金的管理费按前一日基金资产净值的0.30%年费率计提。管理费的计算方法如下：</w:t>
      </w:r>
    </w:p>
    <w:p w:rsidR="005D7C9F" w:rsidRDefault="002A71D1">
      <w:pPr>
        <w:pStyle w:val="-"/>
        <w:ind w:firstLine="480"/>
      </w:pPr>
      <w:r>
        <w:rPr>
          <w:rFonts w:hint="eastAsia"/>
        </w:rPr>
        <w:t>H＝E×0.30%÷当年天数</w:t>
      </w:r>
    </w:p>
    <w:p w:rsidR="005D7C9F" w:rsidRDefault="002A71D1">
      <w:pPr>
        <w:pStyle w:val="-"/>
        <w:ind w:firstLine="480"/>
      </w:pPr>
      <w:r>
        <w:rPr>
          <w:rFonts w:hint="eastAsia"/>
        </w:rPr>
        <w:t>H为每日应计提的基金管理费</w:t>
      </w:r>
    </w:p>
    <w:p w:rsidR="005D7C9F" w:rsidRDefault="002A71D1">
      <w:pPr>
        <w:pStyle w:val="-"/>
        <w:ind w:firstLine="480"/>
      </w:pPr>
      <w:r>
        <w:rPr>
          <w:rFonts w:hint="eastAsia"/>
        </w:rPr>
        <w:t>E为前一日的基金资产净值</w:t>
      </w:r>
    </w:p>
    <w:p w:rsidR="005D7C9F" w:rsidRDefault="002A71D1">
      <w:pPr>
        <w:pStyle w:val="-"/>
        <w:ind w:firstLine="480"/>
      </w:pPr>
      <w:r>
        <w:rPr>
          <w:rFonts w:hint="eastAsia"/>
        </w:rPr>
        <w:t>基金管理费每日计算，逐日累计至每月月末，按月支付。经基金管理人与基金托管人双方核对无误后，基金托管人按照与基金管理人协商一致的方式于次月</w:t>
      </w:r>
      <w:r>
        <w:rPr>
          <w:rFonts w:hint="eastAsia"/>
        </w:rPr>
        <w:lastRenderedPageBreak/>
        <w:t>前5个工作日内从基金财产中一次性支付给基金管理人。若遇法定节假日、公休日等，支付日期顺延。</w:t>
      </w:r>
    </w:p>
    <w:p w:rsidR="005D7C9F" w:rsidRDefault="002A71D1">
      <w:pPr>
        <w:pStyle w:val="-"/>
        <w:ind w:firstLine="480"/>
      </w:pPr>
      <w:r>
        <w:rPr>
          <w:rFonts w:hint="eastAsia"/>
        </w:rPr>
        <w:t>2、基金托管人的托管费</w:t>
      </w:r>
    </w:p>
    <w:p w:rsidR="005D7C9F" w:rsidRDefault="002A71D1">
      <w:pPr>
        <w:pStyle w:val="-"/>
        <w:ind w:firstLine="480"/>
      </w:pPr>
      <w:r>
        <w:rPr>
          <w:rFonts w:hint="eastAsia"/>
        </w:rPr>
        <w:t>本基金的托管费按前一日基金资产净值的0.10%的年费率计提。托管费的计算方法如下：</w:t>
      </w:r>
    </w:p>
    <w:p w:rsidR="005D7C9F" w:rsidRDefault="002A71D1">
      <w:pPr>
        <w:pStyle w:val="-"/>
        <w:ind w:firstLine="480"/>
      </w:pPr>
      <w:r>
        <w:rPr>
          <w:rFonts w:hint="eastAsia"/>
        </w:rPr>
        <w:t>H＝E×0.10%÷当年天数</w:t>
      </w:r>
    </w:p>
    <w:p w:rsidR="005D7C9F" w:rsidRDefault="002A71D1">
      <w:pPr>
        <w:pStyle w:val="-"/>
        <w:ind w:firstLine="480"/>
      </w:pPr>
      <w:r>
        <w:rPr>
          <w:rFonts w:hint="eastAsia"/>
        </w:rPr>
        <w:t>H为每日应计提的基金托管费</w:t>
      </w:r>
    </w:p>
    <w:p w:rsidR="005D7C9F" w:rsidRDefault="002A71D1">
      <w:pPr>
        <w:pStyle w:val="-"/>
        <w:ind w:firstLine="480"/>
      </w:pPr>
      <w:r>
        <w:rPr>
          <w:rFonts w:hint="eastAsia"/>
        </w:rPr>
        <w:t>E为前一日的基金资产净值</w:t>
      </w:r>
    </w:p>
    <w:p w:rsidR="005D7C9F" w:rsidRDefault="002A71D1">
      <w:pPr>
        <w:pStyle w:val="-"/>
        <w:ind w:firstLine="480"/>
      </w:pPr>
      <w:r>
        <w:rPr>
          <w:rFonts w:hint="eastAsia"/>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rsidR="005D7C9F" w:rsidRDefault="002A71D1">
      <w:pPr>
        <w:pStyle w:val="-"/>
        <w:ind w:firstLine="480"/>
      </w:pPr>
      <w:r>
        <w:rPr>
          <w:rFonts w:hint="eastAsia"/>
        </w:rPr>
        <w:t>3、C类、E类</w:t>
      </w:r>
      <w:ins w:id="472" w:author="郑雅雯" w:date="2024-04-08T15:52:00Z">
        <w:r w:rsidR="005E1186" w:rsidRPr="005E1186">
          <w:rPr>
            <w:rFonts w:hint="eastAsia"/>
          </w:rPr>
          <w:t>、D类</w:t>
        </w:r>
      </w:ins>
      <w:r>
        <w:rPr>
          <w:rFonts w:hint="eastAsia"/>
        </w:rPr>
        <w:t>基金份额的销售服务费</w:t>
      </w:r>
    </w:p>
    <w:p w:rsidR="00FD7F72" w:rsidRDefault="002A71D1">
      <w:pPr>
        <w:pStyle w:val="-"/>
        <w:ind w:firstLine="480"/>
        <w:rPr>
          <w:ins w:id="473" w:author="郑雅雯" w:date="2024-04-11T13:41:00Z"/>
        </w:rPr>
      </w:pPr>
      <w:r>
        <w:rPr>
          <w:rFonts w:hint="eastAsia"/>
        </w:rPr>
        <w:t>本基金A类基金份额不收取销售服务费，仅就C类</w:t>
      </w:r>
      <w:r>
        <w:rPr>
          <w:rFonts w:cs="宋体" w:hint="eastAsia"/>
          <w:bCs/>
        </w:rPr>
        <w:t>、E类</w:t>
      </w:r>
      <w:ins w:id="474" w:author="郑雅雯" w:date="2024-04-08T15:52:00Z">
        <w:r w:rsidR="005E1186" w:rsidRPr="005E1186">
          <w:rPr>
            <w:rFonts w:cs="宋体" w:hint="eastAsia"/>
            <w:bCs/>
          </w:rPr>
          <w:t>、D类</w:t>
        </w:r>
      </w:ins>
      <w:r>
        <w:rPr>
          <w:rFonts w:hint="eastAsia"/>
        </w:rPr>
        <w:t>基金份额收取销售服务费。</w:t>
      </w:r>
      <w:bookmarkStart w:id="475" w:name="_GoBack"/>
      <w:bookmarkEnd w:id="475"/>
    </w:p>
    <w:p w:rsidR="005D7C9F" w:rsidRDefault="002A71D1">
      <w:pPr>
        <w:pStyle w:val="-"/>
        <w:ind w:firstLine="480"/>
      </w:pPr>
      <w:r>
        <w:rPr>
          <w:rFonts w:hint="eastAsia"/>
        </w:rPr>
        <w:t>C类</w:t>
      </w:r>
      <w:r>
        <w:rPr>
          <w:rFonts w:cs="宋体" w:hint="eastAsia"/>
          <w:bCs/>
        </w:rPr>
        <w:t>、E类</w:t>
      </w:r>
      <w:r>
        <w:rPr>
          <w:rFonts w:hint="eastAsia"/>
        </w:rPr>
        <w:t>基金份额销售服务费按前一日该类基金份额基金资产净值的0.35%的年费率计提。销售服务费的计算方法如下：</w:t>
      </w:r>
    </w:p>
    <w:p w:rsidR="005D7C9F" w:rsidRDefault="002A71D1">
      <w:pPr>
        <w:pStyle w:val="-"/>
        <w:ind w:firstLine="480"/>
      </w:pPr>
      <w:r>
        <w:rPr>
          <w:rFonts w:hint="eastAsia"/>
        </w:rPr>
        <w:t>H＝E×0.35%÷当年天数</w:t>
      </w:r>
    </w:p>
    <w:p w:rsidR="005D7C9F" w:rsidRDefault="002A71D1">
      <w:pPr>
        <w:pStyle w:val="-"/>
        <w:ind w:firstLine="480"/>
      </w:pPr>
      <w:r>
        <w:rPr>
          <w:rFonts w:hint="eastAsia"/>
        </w:rPr>
        <w:t>H 为某类基金份额每日应计提的销售服务费</w:t>
      </w:r>
    </w:p>
    <w:p w:rsidR="005D7C9F" w:rsidRDefault="002A71D1">
      <w:pPr>
        <w:pStyle w:val="-"/>
        <w:ind w:firstLine="480"/>
        <w:rPr>
          <w:ins w:id="476" w:author="郑雅雯" w:date="2024-04-08T15:52:00Z"/>
        </w:rPr>
      </w:pPr>
      <w:r>
        <w:rPr>
          <w:rFonts w:hint="eastAsia"/>
        </w:rPr>
        <w:t>E 为该类基金份额前一日的基金资产净值</w:t>
      </w:r>
    </w:p>
    <w:p w:rsidR="005E1186" w:rsidRDefault="005E1186" w:rsidP="005E1186">
      <w:pPr>
        <w:pStyle w:val="-"/>
        <w:ind w:firstLine="480"/>
        <w:rPr>
          <w:ins w:id="477" w:author="郑雅雯" w:date="2024-04-08T15:52:00Z"/>
        </w:rPr>
      </w:pPr>
      <w:ins w:id="478" w:author="郑雅雯" w:date="2024-04-08T15:52:00Z">
        <w:r>
          <w:rPr>
            <w:rFonts w:hint="eastAsia"/>
          </w:rPr>
          <w:t>D类基金份额销售服务费按前一日D类基金份额基金资产净值的0.2</w:t>
        </w:r>
      </w:ins>
      <w:ins w:id="479" w:author="郑雅雯" w:date="2024-04-11T13:39:00Z">
        <w:r w:rsidR="004A1E43">
          <w:t>5</w:t>
        </w:r>
      </w:ins>
      <w:ins w:id="480" w:author="郑雅雯" w:date="2024-04-08T15:52:00Z">
        <w:r>
          <w:rPr>
            <w:rFonts w:hint="eastAsia"/>
          </w:rPr>
          <w:t>%的年费率计提。D类基金份额销售服务费的计算方法如下：</w:t>
        </w:r>
      </w:ins>
    </w:p>
    <w:p w:rsidR="005E1186" w:rsidRDefault="005E1186" w:rsidP="005E1186">
      <w:pPr>
        <w:pStyle w:val="-"/>
        <w:ind w:firstLine="480"/>
        <w:rPr>
          <w:ins w:id="481" w:author="郑雅雯" w:date="2024-04-08T15:52:00Z"/>
        </w:rPr>
      </w:pPr>
      <w:ins w:id="482" w:author="郑雅雯" w:date="2024-04-08T15:52:00Z">
        <w:r>
          <w:rPr>
            <w:rFonts w:hint="eastAsia"/>
          </w:rPr>
          <w:t>H＝E×0.2</w:t>
        </w:r>
      </w:ins>
      <w:ins w:id="483" w:author="郑雅雯" w:date="2024-04-11T13:39:00Z">
        <w:r w:rsidR="004A1E43">
          <w:t>5</w:t>
        </w:r>
      </w:ins>
      <w:ins w:id="484" w:author="郑雅雯" w:date="2024-04-08T15:52:00Z">
        <w:r>
          <w:rPr>
            <w:rFonts w:hint="eastAsia"/>
          </w:rPr>
          <w:t>%÷当年天数</w:t>
        </w:r>
      </w:ins>
    </w:p>
    <w:p w:rsidR="005E1186" w:rsidRDefault="005E1186" w:rsidP="005E1186">
      <w:pPr>
        <w:pStyle w:val="-"/>
        <w:ind w:firstLine="480"/>
        <w:rPr>
          <w:ins w:id="485" w:author="郑雅雯" w:date="2024-04-08T15:52:00Z"/>
        </w:rPr>
      </w:pPr>
      <w:ins w:id="486" w:author="郑雅雯" w:date="2024-04-08T15:52:00Z">
        <w:r>
          <w:rPr>
            <w:rFonts w:hint="eastAsia"/>
          </w:rPr>
          <w:t>H 为D类基金份额每日应计提的销售服务费</w:t>
        </w:r>
      </w:ins>
    </w:p>
    <w:p w:rsidR="005E1186" w:rsidRPr="005E1186" w:rsidRDefault="005E1186" w:rsidP="005E1186">
      <w:pPr>
        <w:pStyle w:val="-"/>
        <w:ind w:firstLine="480"/>
      </w:pPr>
      <w:ins w:id="487" w:author="郑雅雯" w:date="2024-04-08T15:52:00Z">
        <w:r>
          <w:rPr>
            <w:rFonts w:hint="eastAsia"/>
          </w:rPr>
          <w:t>E 为D类基金份额前一日的基金资产净值</w:t>
        </w:r>
      </w:ins>
    </w:p>
    <w:p w:rsidR="005D7C9F" w:rsidRDefault="002A71D1">
      <w:pPr>
        <w:pStyle w:val="-"/>
        <w:ind w:firstLine="480"/>
      </w:pPr>
      <w:r>
        <w:rPr>
          <w:rFonts w:hint="eastAsia"/>
        </w:rPr>
        <w:t>销售服务费每日计算，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rsidR="005D7C9F" w:rsidRDefault="002A71D1">
      <w:pPr>
        <w:pStyle w:val="-"/>
        <w:ind w:firstLine="480"/>
      </w:pPr>
      <w:r>
        <w:rPr>
          <w:rFonts w:hint="eastAsia"/>
        </w:rPr>
        <w:lastRenderedPageBreak/>
        <w:t>销售服务费可用于本基金市场推广、销售以及基金份额持有人服务等各项费用。</w:t>
      </w:r>
    </w:p>
    <w:p w:rsidR="005D7C9F" w:rsidRDefault="002A71D1">
      <w:pPr>
        <w:pStyle w:val="-"/>
        <w:ind w:firstLine="480"/>
      </w:pPr>
      <w:r>
        <w:rPr>
          <w:rFonts w:hint="eastAsia"/>
        </w:rPr>
        <w:t>4、上述“基金费用的种类”中第4－10项费用，根据有关法规及相应协议规定，按费用实际支出金额列入当期费用，由基金托管人从基金财产中支付。</w:t>
      </w:r>
    </w:p>
    <w:p w:rsidR="005D7C9F" w:rsidRDefault="002A71D1">
      <w:pPr>
        <w:pStyle w:val="-"/>
        <w:ind w:firstLine="480"/>
      </w:pPr>
      <w:r>
        <w:rPr>
          <w:rFonts w:hint="eastAsia"/>
        </w:rPr>
        <w:t>（三）不列入基金费用的项目</w:t>
      </w:r>
    </w:p>
    <w:p w:rsidR="005D7C9F" w:rsidRDefault="002A71D1">
      <w:pPr>
        <w:pStyle w:val="-"/>
        <w:ind w:firstLine="480"/>
      </w:pPr>
      <w:r>
        <w:rPr>
          <w:rFonts w:hint="eastAsia"/>
        </w:rPr>
        <w:t>下列费用不列入基金费用：</w:t>
      </w:r>
    </w:p>
    <w:p w:rsidR="005D7C9F" w:rsidRDefault="002A71D1">
      <w:pPr>
        <w:pStyle w:val="-"/>
        <w:ind w:firstLine="480"/>
      </w:pPr>
      <w:r>
        <w:rPr>
          <w:rFonts w:hint="eastAsia"/>
        </w:rPr>
        <w:t>1、基金管理人和基金托管人因未履行或未完全履行义务导致的费用支出或基金财产的损失；</w:t>
      </w:r>
    </w:p>
    <w:p w:rsidR="005D7C9F" w:rsidRDefault="002A71D1">
      <w:pPr>
        <w:pStyle w:val="-"/>
        <w:ind w:firstLine="480"/>
      </w:pPr>
      <w:r>
        <w:rPr>
          <w:rFonts w:hint="eastAsia"/>
        </w:rPr>
        <w:t>2、基金管理人和基金托管人处理与基金运作无关的事项发生的费用；</w:t>
      </w:r>
    </w:p>
    <w:p w:rsidR="005D7C9F" w:rsidRDefault="002A71D1">
      <w:pPr>
        <w:pStyle w:val="-"/>
        <w:ind w:firstLine="480"/>
      </w:pPr>
      <w:r>
        <w:rPr>
          <w:rFonts w:hint="eastAsia"/>
        </w:rPr>
        <w:t>3、《基金合同》生效前的相关费用；</w:t>
      </w:r>
    </w:p>
    <w:p w:rsidR="0014516A" w:rsidRDefault="002A71D1" w:rsidP="0014516A">
      <w:pPr>
        <w:pStyle w:val="-"/>
        <w:ind w:firstLine="480"/>
      </w:pPr>
      <w:r>
        <w:rPr>
          <w:rFonts w:hint="eastAsia"/>
        </w:rPr>
        <w:t>4、其他根据相关法律法规及中国证监会的有关规定不得列入基金费用的项目。</w:t>
      </w:r>
    </w:p>
    <w:p w:rsidR="0014516A" w:rsidRDefault="0014516A" w:rsidP="0014516A">
      <w:pPr>
        <w:pStyle w:val="-"/>
        <w:ind w:firstLine="480"/>
      </w:pPr>
      <w:r>
        <w:rPr>
          <w:rFonts w:hint="eastAsia"/>
        </w:rPr>
        <w:t>（四）实施</w:t>
      </w:r>
      <w:proofErr w:type="gramStart"/>
      <w:r>
        <w:rPr>
          <w:rFonts w:hint="eastAsia"/>
        </w:rPr>
        <w:t>侧袋机制</w:t>
      </w:r>
      <w:proofErr w:type="gramEnd"/>
      <w:r>
        <w:rPr>
          <w:rFonts w:hint="eastAsia"/>
        </w:rPr>
        <w:t>期间的基金费用</w:t>
      </w:r>
    </w:p>
    <w:p w:rsidR="005D7C9F" w:rsidRDefault="0014516A" w:rsidP="0014516A">
      <w:pPr>
        <w:pStyle w:val="-"/>
        <w:ind w:firstLine="480"/>
      </w:pPr>
      <w:r>
        <w:rPr>
          <w:rFonts w:hint="eastAsia"/>
        </w:rPr>
        <w:t>本基金实施</w:t>
      </w:r>
      <w:proofErr w:type="gramStart"/>
      <w:r>
        <w:rPr>
          <w:rFonts w:hint="eastAsia"/>
        </w:rPr>
        <w:t>侧袋机制</w:t>
      </w:r>
      <w:proofErr w:type="gramEnd"/>
      <w:r>
        <w:rPr>
          <w:rFonts w:hint="eastAsia"/>
        </w:rPr>
        <w:t>的，</w:t>
      </w:r>
      <w:proofErr w:type="gramStart"/>
      <w:r>
        <w:rPr>
          <w:rFonts w:hint="eastAsia"/>
        </w:rPr>
        <w:t>与侧袋账户</w:t>
      </w:r>
      <w:proofErr w:type="gramEnd"/>
      <w:r>
        <w:rPr>
          <w:rFonts w:hint="eastAsia"/>
        </w:rPr>
        <w:t>有关的费用可以</w:t>
      </w:r>
      <w:proofErr w:type="gramStart"/>
      <w:r>
        <w:rPr>
          <w:rFonts w:hint="eastAsia"/>
        </w:rPr>
        <w:t>从侧袋账户</w:t>
      </w:r>
      <w:proofErr w:type="gramEnd"/>
      <w:r>
        <w:rPr>
          <w:rFonts w:hint="eastAsia"/>
        </w:rPr>
        <w:t>中列支，但应</w:t>
      </w:r>
      <w:proofErr w:type="gramStart"/>
      <w:r>
        <w:rPr>
          <w:rFonts w:hint="eastAsia"/>
        </w:rPr>
        <w:t>待侧袋</w:t>
      </w:r>
      <w:proofErr w:type="gramEnd"/>
      <w:r>
        <w:rPr>
          <w:rFonts w:hint="eastAsia"/>
        </w:rPr>
        <w:t>账户资产变现后方可列支，有关费用可酌情收取或减免，但不得收取管理费，详见招募说明书的规定。</w:t>
      </w:r>
    </w:p>
    <w:p w:rsidR="005D7C9F" w:rsidRDefault="002A71D1">
      <w:pPr>
        <w:pStyle w:val="-"/>
        <w:ind w:firstLine="480"/>
      </w:pPr>
      <w:r>
        <w:rPr>
          <w:rFonts w:hint="eastAsia"/>
        </w:rPr>
        <w:t>（</w:t>
      </w:r>
      <w:r w:rsidR="0014516A">
        <w:rPr>
          <w:rFonts w:hint="eastAsia"/>
        </w:rPr>
        <w:t>五</w:t>
      </w:r>
      <w:r>
        <w:rPr>
          <w:rFonts w:hint="eastAsia"/>
        </w:rPr>
        <w:t>）基金税收</w:t>
      </w:r>
    </w:p>
    <w:p w:rsidR="005D7C9F" w:rsidRDefault="002A71D1">
      <w:pPr>
        <w:pStyle w:val="-"/>
        <w:ind w:firstLine="480"/>
      </w:pPr>
      <w:r>
        <w:rPr>
          <w:rFonts w:hint="eastAsia"/>
        </w:rPr>
        <w:t>本基金运作过程中涉及的各纳税主体，其纳税义务按国家税收法律、法规执行。</w:t>
      </w:r>
    </w:p>
    <w:p w:rsidR="005D7C9F" w:rsidRDefault="005D7C9F">
      <w:pPr>
        <w:pStyle w:val="-"/>
        <w:ind w:firstLine="480"/>
      </w:pPr>
    </w:p>
    <w:p w:rsidR="005D7C9F" w:rsidRDefault="002A71D1">
      <w:pPr>
        <w:pStyle w:val="-"/>
        <w:ind w:firstLine="480"/>
      </w:pPr>
      <w:r>
        <w:rPr>
          <w:rFonts w:hint="eastAsia"/>
        </w:rPr>
        <w:t>五、基金财产的投资方向和投资限制</w:t>
      </w:r>
    </w:p>
    <w:p w:rsidR="005D7C9F" w:rsidRDefault="002A71D1">
      <w:pPr>
        <w:pStyle w:val="-"/>
        <w:ind w:firstLine="480"/>
      </w:pPr>
      <w:r>
        <w:rPr>
          <w:rFonts w:hint="eastAsia"/>
        </w:rPr>
        <w:t>（一）投资目标</w:t>
      </w:r>
    </w:p>
    <w:p w:rsidR="005D7C9F" w:rsidRDefault="002A71D1">
      <w:pPr>
        <w:pStyle w:val="-"/>
        <w:ind w:firstLine="480"/>
      </w:pPr>
      <w:r>
        <w:rPr>
          <w:rFonts w:hint="eastAsia"/>
        </w:rPr>
        <w:t>本基金将投资组合的平均剩余期限控制在270天以内，力争在保持投资组合较高流动性的前提下，获取超越业绩比较基准的投资回报。</w:t>
      </w:r>
      <w:r>
        <w:t xml:space="preserve">                         </w:t>
      </w:r>
    </w:p>
    <w:p w:rsidR="005D7C9F" w:rsidRDefault="002A71D1">
      <w:pPr>
        <w:pStyle w:val="-"/>
        <w:ind w:firstLine="480"/>
      </w:pPr>
      <w:r>
        <w:rPr>
          <w:rFonts w:hint="eastAsia"/>
        </w:rPr>
        <w:t>（二）投资范围</w:t>
      </w:r>
    </w:p>
    <w:p w:rsidR="005D7C9F" w:rsidRDefault="002A71D1">
      <w:pPr>
        <w:pStyle w:val="-"/>
        <w:ind w:firstLine="480"/>
      </w:pPr>
      <w:r>
        <w:rPr>
          <w:rFonts w:hint="eastAsia"/>
        </w:rPr>
        <w:t>本基金主要投资于具有良好流动性的金融工具，包括国债、政府支持机构债券、政府支持债券、地方政府债、金融债、企业债、公司债（含证券公司短期公司债券）、商业银行次级债、中期票据、短期融资</w:t>
      </w:r>
      <w:proofErr w:type="gramStart"/>
      <w:r>
        <w:rPr>
          <w:rFonts w:hint="eastAsia"/>
        </w:rPr>
        <w:t>券</w:t>
      </w:r>
      <w:proofErr w:type="gramEnd"/>
      <w:r>
        <w:rPr>
          <w:rFonts w:hint="eastAsia"/>
        </w:rPr>
        <w:t>（含超级短期融资</w:t>
      </w:r>
      <w:proofErr w:type="gramStart"/>
      <w:r>
        <w:rPr>
          <w:rFonts w:hint="eastAsia"/>
        </w:rPr>
        <w:t>券</w:t>
      </w:r>
      <w:proofErr w:type="gramEnd"/>
      <w:r>
        <w:rPr>
          <w:rFonts w:hint="eastAsia"/>
        </w:rPr>
        <w:t>）、可转换债券（</w:t>
      </w:r>
      <w:proofErr w:type="gramStart"/>
      <w:r>
        <w:rPr>
          <w:rFonts w:hint="eastAsia"/>
        </w:rPr>
        <w:t>含可分离</w:t>
      </w:r>
      <w:proofErr w:type="gramEnd"/>
      <w:r>
        <w:rPr>
          <w:rFonts w:hint="eastAsia"/>
        </w:rPr>
        <w:t>交易可转债）、可交换债券、资产支持证券、银行存款、债券回购、中央银行票据、同业存单，国债期货等法律法规或中国证监会允许基金</w:t>
      </w:r>
      <w:r>
        <w:rPr>
          <w:rFonts w:hint="eastAsia"/>
        </w:rPr>
        <w:lastRenderedPageBreak/>
        <w:t>投资的其他金融工具。</w:t>
      </w:r>
    </w:p>
    <w:p w:rsidR="005D7C9F" w:rsidRDefault="002A71D1">
      <w:pPr>
        <w:pStyle w:val="-"/>
        <w:ind w:firstLine="480"/>
      </w:pPr>
      <w:r>
        <w:rPr>
          <w:rFonts w:hint="eastAsia"/>
        </w:rPr>
        <w:t>如法律法规或监管机构以后允许基金投资其他品种，本基金可将其纳入投资范围。</w:t>
      </w:r>
    </w:p>
    <w:p w:rsidR="005D7C9F" w:rsidRDefault="002A71D1">
      <w:pPr>
        <w:pStyle w:val="-"/>
        <w:ind w:firstLine="480"/>
      </w:pPr>
      <w:r>
        <w:rPr>
          <w:rFonts w:hint="eastAsia"/>
        </w:rPr>
        <w:t>本基金的投资组合比例为：本基金投资于债券的比例不低于基金资产的80%，其中，本基金投资于信用评级在AA级（含）以上的超短债主</w:t>
      </w:r>
      <w:proofErr w:type="gramStart"/>
      <w:r>
        <w:rPr>
          <w:rFonts w:hint="eastAsia"/>
        </w:rPr>
        <w:t>题证券</w:t>
      </w:r>
      <w:proofErr w:type="gramEnd"/>
      <w:r>
        <w:rPr>
          <w:rFonts w:hint="eastAsia"/>
        </w:rPr>
        <w:t>的比例不低于非现金基金资产的80%。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pStyle w:val="-"/>
        <w:ind w:firstLine="480"/>
      </w:pPr>
      <w:r>
        <w:rPr>
          <w:rFonts w:hint="eastAsia"/>
        </w:rPr>
        <w:t>本基金所指的超短债主题证券，系指剩余期限在</w:t>
      </w:r>
      <w:r>
        <w:t>270</w:t>
      </w:r>
      <w:r>
        <w:rPr>
          <w:rFonts w:hint="eastAsia"/>
        </w:rPr>
        <w:t>天（含</w:t>
      </w:r>
      <w:r>
        <w:t>270</w:t>
      </w:r>
      <w:r>
        <w:rPr>
          <w:rFonts w:hint="eastAsia"/>
        </w:rPr>
        <w:t>天）以内的国债、政府支持机构债券、政府支持债券、地方政府债、金融债、企业债、公司债（含证券公司短期公司债券）、商业银行次级债、中期票据、短期融资</w:t>
      </w:r>
      <w:proofErr w:type="gramStart"/>
      <w:r>
        <w:rPr>
          <w:rFonts w:hint="eastAsia"/>
        </w:rPr>
        <w:t>券</w:t>
      </w:r>
      <w:proofErr w:type="gramEnd"/>
      <w:r>
        <w:rPr>
          <w:rFonts w:hint="eastAsia"/>
        </w:rPr>
        <w:t>（含超级短期融资</w:t>
      </w:r>
      <w:proofErr w:type="gramStart"/>
      <w:r>
        <w:rPr>
          <w:rFonts w:hint="eastAsia"/>
        </w:rPr>
        <w:t>券</w:t>
      </w:r>
      <w:proofErr w:type="gramEnd"/>
      <w:r>
        <w:rPr>
          <w:rFonts w:hint="eastAsia"/>
        </w:rPr>
        <w:t>）、可转换债券（</w:t>
      </w:r>
      <w:proofErr w:type="gramStart"/>
      <w:r>
        <w:rPr>
          <w:rFonts w:hint="eastAsia"/>
        </w:rPr>
        <w:t>含可分离</w:t>
      </w:r>
      <w:proofErr w:type="gramEnd"/>
      <w:r>
        <w:rPr>
          <w:rFonts w:hint="eastAsia"/>
        </w:rPr>
        <w:t>交易可转债）、可交换债券。</w:t>
      </w:r>
    </w:p>
    <w:p w:rsidR="005D7C9F" w:rsidRDefault="002A71D1">
      <w:pPr>
        <w:pStyle w:val="-"/>
        <w:ind w:firstLine="480"/>
      </w:pPr>
      <w:r>
        <w:rPr>
          <w:rFonts w:hint="eastAsia"/>
        </w:rPr>
        <w:t>（三）投资限制</w:t>
      </w:r>
    </w:p>
    <w:p w:rsidR="005D7C9F" w:rsidRDefault="002A71D1">
      <w:pPr>
        <w:pStyle w:val="-"/>
        <w:ind w:firstLine="480"/>
      </w:pPr>
      <w:r>
        <w:rPr>
          <w:rFonts w:hint="eastAsia"/>
        </w:rPr>
        <w:t>1、组合限制</w:t>
      </w:r>
    </w:p>
    <w:p w:rsidR="005D7C9F" w:rsidRDefault="002A71D1">
      <w:pPr>
        <w:pStyle w:val="-"/>
        <w:ind w:firstLine="480"/>
      </w:pPr>
      <w:r>
        <w:rPr>
          <w:rFonts w:hint="eastAsia"/>
        </w:rPr>
        <w:t>基金的投资组合应遵循以下限制：</w:t>
      </w:r>
    </w:p>
    <w:p w:rsidR="005D7C9F" w:rsidRDefault="002A71D1">
      <w:pPr>
        <w:pStyle w:val="-"/>
        <w:ind w:firstLine="480"/>
      </w:pPr>
      <w:r>
        <w:rPr>
          <w:rFonts w:hint="eastAsia"/>
        </w:rPr>
        <w:t>（1）本基金投资于债券的比例不低于基金资产的80%，其中，本基金投资于信用评级在AA级（含）以上的超短债主</w:t>
      </w:r>
      <w:proofErr w:type="gramStart"/>
      <w:r>
        <w:rPr>
          <w:rFonts w:hint="eastAsia"/>
        </w:rPr>
        <w:t>题证券</w:t>
      </w:r>
      <w:proofErr w:type="gramEnd"/>
      <w:r>
        <w:rPr>
          <w:rFonts w:hint="eastAsia"/>
        </w:rPr>
        <w:t>的比例不低于非现金基金资产的80%；</w:t>
      </w:r>
    </w:p>
    <w:p w:rsidR="005D7C9F" w:rsidRDefault="002A71D1">
      <w:pPr>
        <w:pStyle w:val="-"/>
        <w:ind w:firstLine="480"/>
      </w:pPr>
      <w:r>
        <w:rPr>
          <w:rFonts w:hint="eastAsia"/>
        </w:rPr>
        <w:t>（2）每个交易日日终，在扣除国债期货合约需缴纳的交易保证金后，本基金应当保持不低于基金资产净值5%的现金或到期日在一年以内的政府债券；其中，现金不包括结算备付金、存出保证金、应收申购款等；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pStyle w:val="-"/>
        <w:ind w:firstLine="480"/>
      </w:pPr>
      <w:r>
        <w:rPr>
          <w:rFonts w:hint="eastAsia"/>
        </w:rPr>
        <w:t>（3）本基金持有一家公司发行的证券，其市值不得超过基金资产净值的10％；</w:t>
      </w:r>
    </w:p>
    <w:p w:rsidR="005D7C9F" w:rsidRDefault="002A71D1">
      <w:pPr>
        <w:pStyle w:val="-"/>
        <w:ind w:firstLine="480"/>
      </w:pPr>
      <w:r>
        <w:rPr>
          <w:rFonts w:hint="eastAsia"/>
        </w:rPr>
        <w:t>（4）本基金管理人管理的全部基金持有一家公司发行的证券，不超过该证券的10％；</w:t>
      </w:r>
    </w:p>
    <w:p w:rsidR="005D7C9F" w:rsidRDefault="002A71D1">
      <w:pPr>
        <w:pStyle w:val="-"/>
        <w:ind w:firstLine="480"/>
      </w:pPr>
      <w:r>
        <w:rPr>
          <w:rFonts w:hint="eastAsia"/>
        </w:rPr>
        <w:t>（5）本基金投资于同一原始权益人的各类资产支持证券的比例，不得超过基金资产净值的10％；</w:t>
      </w:r>
    </w:p>
    <w:p w:rsidR="005D7C9F" w:rsidRDefault="002A71D1">
      <w:pPr>
        <w:pStyle w:val="-"/>
        <w:ind w:firstLine="480"/>
      </w:pPr>
      <w:r>
        <w:rPr>
          <w:rFonts w:hint="eastAsia"/>
        </w:rPr>
        <w:t>（6）本基金持有的全部资产支持证券，其市值不得超过基金资产净值的20％；</w:t>
      </w:r>
    </w:p>
    <w:p w:rsidR="005D7C9F" w:rsidRDefault="002A71D1">
      <w:pPr>
        <w:pStyle w:val="-"/>
        <w:ind w:firstLine="480"/>
      </w:pPr>
      <w:r>
        <w:rPr>
          <w:rFonts w:hint="eastAsia"/>
        </w:rPr>
        <w:t>（7）本基金持有的同一（指同一信用级别）资产支持证券的比例，不得超</w:t>
      </w:r>
      <w:r>
        <w:rPr>
          <w:rFonts w:hint="eastAsia"/>
        </w:rPr>
        <w:lastRenderedPageBreak/>
        <w:t>过该资产支持证券规模的10％；</w:t>
      </w:r>
    </w:p>
    <w:p w:rsidR="005D7C9F" w:rsidRDefault="002A71D1">
      <w:pPr>
        <w:pStyle w:val="-"/>
        <w:ind w:firstLine="480"/>
      </w:pPr>
      <w:r>
        <w:rPr>
          <w:rFonts w:hint="eastAsia"/>
        </w:rPr>
        <w:t>（8）本基金管理人管理的全部基金投资于同一原始权益人的各类资产支持证券，不得超过其各类资产支持证券合计规模的10％；</w:t>
      </w:r>
    </w:p>
    <w:p w:rsidR="005D7C9F" w:rsidRDefault="002A71D1">
      <w:pPr>
        <w:pStyle w:val="-"/>
        <w:ind w:firstLine="480"/>
      </w:pPr>
      <w:r>
        <w:rPr>
          <w:rFonts w:hint="eastAsia"/>
        </w:rPr>
        <w:t>（9）本基金应投资于信用级别评级为BBB以上（含BBB）的资产支持证券。基金持有资产支持证券期间，如果其信用等级下降、不再符合投资标准，应在评级报告发布之日起3个月内予以全部卖出；</w:t>
      </w:r>
    </w:p>
    <w:p w:rsidR="005D7C9F" w:rsidRDefault="002A71D1">
      <w:pPr>
        <w:pStyle w:val="-"/>
        <w:ind w:firstLine="480"/>
      </w:pPr>
      <w:r>
        <w:rPr>
          <w:rFonts w:hint="eastAsia"/>
        </w:rPr>
        <w:t>（10）本基金进入全国银行间同业市场进行债券回购的资金余额不得超过基金资产净值的40%，本基金在全国银行间同业市场的债券回购最长期限为1年，债券回购到期后不得展期；</w:t>
      </w:r>
    </w:p>
    <w:p w:rsidR="005D7C9F" w:rsidRDefault="002A71D1">
      <w:pPr>
        <w:pStyle w:val="-"/>
        <w:ind w:firstLine="480"/>
      </w:pPr>
      <w:r>
        <w:rPr>
          <w:rFonts w:hint="eastAsia"/>
        </w:rPr>
        <w:t>（11）本基金总资产不得超过基金净资产的140%；</w:t>
      </w:r>
    </w:p>
    <w:p w:rsidR="005D7C9F" w:rsidRDefault="002A71D1">
      <w:pPr>
        <w:pStyle w:val="-"/>
        <w:ind w:firstLine="480"/>
      </w:pPr>
      <w:r>
        <w:rPr>
          <w:rFonts w:hint="eastAsia"/>
        </w:rPr>
        <w:t>（12）本基金参与国债期货投资，应遵循下列比例限制：</w:t>
      </w:r>
    </w:p>
    <w:p w:rsidR="005D7C9F" w:rsidRDefault="002A71D1">
      <w:pPr>
        <w:pStyle w:val="-"/>
        <w:ind w:firstLine="480"/>
      </w:pPr>
      <w:r>
        <w:rPr>
          <w:rFonts w:hint="eastAsia"/>
        </w:rPr>
        <w:t>1）本基金在任何交易日日终，持有的买入国债期货合约价值，不得超过本基金资产净值的15%；</w:t>
      </w:r>
    </w:p>
    <w:p w:rsidR="005D7C9F" w:rsidRDefault="002A71D1">
      <w:pPr>
        <w:pStyle w:val="-"/>
        <w:ind w:firstLine="480"/>
      </w:pPr>
      <w:r>
        <w:rPr>
          <w:rFonts w:hint="eastAsia"/>
        </w:rPr>
        <w:t>2）本基金在任何交易日日终，持有的卖出国债期货合约价值不得超过本基金持有的债券总市值的30%；</w:t>
      </w:r>
    </w:p>
    <w:p w:rsidR="005D7C9F" w:rsidRDefault="002A71D1">
      <w:pPr>
        <w:pStyle w:val="-"/>
        <w:ind w:firstLine="480"/>
      </w:pPr>
      <w:r>
        <w:rPr>
          <w:rFonts w:hint="eastAsia"/>
        </w:rPr>
        <w:t>3）本基金所持有的债券（不含到期日在一年以内的政府债券）市值和买入、卖出国债期货合约价值，合计（轧差计算）应当符合基金合同关于债券投资比例的有关约定；</w:t>
      </w:r>
    </w:p>
    <w:p w:rsidR="005D7C9F" w:rsidRDefault="002A71D1">
      <w:pPr>
        <w:pStyle w:val="-"/>
        <w:ind w:firstLine="480"/>
      </w:pPr>
      <w:r>
        <w:rPr>
          <w:rFonts w:hint="eastAsia"/>
        </w:rPr>
        <w:t>4）本基金在任何交易日内交易（不包括平仓）的国债期货合约的成交金额不得超过上一交易日基金资产净值的30%；</w:t>
      </w:r>
    </w:p>
    <w:p w:rsidR="005D7C9F" w:rsidRDefault="002A71D1">
      <w:pPr>
        <w:pStyle w:val="-"/>
        <w:ind w:firstLine="480"/>
      </w:pPr>
      <w:r>
        <w:rPr>
          <w:rFonts w:hint="eastAsia"/>
        </w:rPr>
        <w:t>（13）本基金主动投资于流动性受限资产的市值合计不得超过基金资产净值的15%。因证券市场波动、基金规模变动等基金管理人之外的因素致使基金不符合本项规定比例限制的，基金管理人不得主动新增流动性受限资产的投资；</w:t>
      </w:r>
    </w:p>
    <w:p w:rsidR="005D7C9F" w:rsidRDefault="002A71D1">
      <w:pPr>
        <w:pStyle w:val="-"/>
        <w:ind w:firstLine="480"/>
      </w:pPr>
      <w:r>
        <w:rPr>
          <w:rFonts w:hint="eastAsia"/>
        </w:rPr>
        <w:t>（14）本基金与私募类</w:t>
      </w:r>
      <w:proofErr w:type="gramStart"/>
      <w:r>
        <w:rPr>
          <w:rFonts w:hint="eastAsia"/>
        </w:rPr>
        <w:t>证券资管产品</w:t>
      </w:r>
      <w:proofErr w:type="gramEnd"/>
      <w:r>
        <w:rPr>
          <w:rFonts w:hint="eastAsia"/>
        </w:rPr>
        <w:t>及中国证监会认定的其他主体为交易对手开展逆回购交易的，可接受质押品的资质要求应当与基金合同约定的投资范围保持一致；</w:t>
      </w:r>
    </w:p>
    <w:p w:rsidR="005D7C9F" w:rsidRDefault="002A71D1">
      <w:pPr>
        <w:pStyle w:val="-"/>
        <w:ind w:firstLine="480"/>
      </w:pPr>
      <w:r>
        <w:rPr>
          <w:rFonts w:hint="eastAsia"/>
        </w:rPr>
        <w:t>（15）法律法规及中国证监会规定的和《基金合同》约定的其他投资限制。</w:t>
      </w:r>
    </w:p>
    <w:p w:rsidR="005D7C9F" w:rsidRDefault="002A71D1">
      <w:pPr>
        <w:pStyle w:val="-"/>
        <w:ind w:firstLine="480"/>
      </w:pPr>
      <w:r>
        <w:rPr>
          <w:rFonts w:hint="eastAsia"/>
        </w:rPr>
        <w:t>除第（2）、（9）、（13）、（14）项外，因证券/期货市场波动、证券发行人合并、基金规模变动等基金管理人之外的因素致使基金投资比例不符合上述规定投资比例的，基金管理人应当在10个交易日内进行调整，但中国证监会规定</w:t>
      </w:r>
      <w:r>
        <w:rPr>
          <w:rFonts w:hint="eastAsia"/>
        </w:rPr>
        <w:lastRenderedPageBreak/>
        <w:t>的特殊情形除外。</w:t>
      </w:r>
    </w:p>
    <w:p w:rsidR="005D7C9F" w:rsidRDefault="002A71D1">
      <w:pPr>
        <w:pStyle w:val="-"/>
        <w:ind w:firstLine="480"/>
      </w:pPr>
      <w:r>
        <w:rPr>
          <w:rFonts w:hint="eastAsia"/>
        </w:rPr>
        <w:t>基金管理人应当自基金合同生效之日起6个月内使基金的投资组合比例符合基金合同的有关约定。在上述期间内，本基金的投资范围、投资策略应当符合基金合同的约定。</w:t>
      </w:r>
    </w:p>
    <w:p w:rsidR="005D7C9F" w:rsidRDefault="002A71D1">
      <w:pPr>
        <w:pStyle w:val="-"/>
        <w:ind w:firstLine="480"/>
      </w:pPr>
      <w:r>
        <w:rPr>
          <w:rFonts w:hint="eastAsia"/>
        </w:rPr>
        <w:t>基金托管人对基金的投资的监督与检查自本基金合同生效之日起开始。</w:t>
      </w:r>
    </w:p>
    <w:p w:rsidR="005D7C9F" w:rsidRDefault="002A71D1">
      <w:pPr>
        <w:pStyle w:val="-"/>
        <w:ind w:firstLine="480"/>
      </w:pPr>
      <w:r>
        <w:rPr>
          <w:rFonts w:hint="eastAsia"/>
        </w:rPr>
        <w:t>2、禁止行为</w:t>
      </w:r>
    </w:p>
    <w:p w:rsidR="005D7C9F" w:rsidRDefault="002A71D1">
      <w:pPr>
        <w:pStyle w:val="-"/>
        <w:ind w:firstLine="480"/>
      </w:pPr>
      <w:r>
        <w:rPr>
          <w:rFonts w:hint="eastAsia"/>
        </w:rPr>
        <w:t>为维护基金份额持有人的合法权益，基金财产不得用于下列投资或者活动：</w:t>
      </w:r>
    </w:p>
    <w:p w:rsidR="005D7C9F" w:rsidRDefault="002A71D1">
      <w:pPr>
        <w:pStyle w:val="-"/>
        <w:ind w:firstLine="480"/>
      </w:pPr>
      <w:r>
        <w:rPr>
          <w:rFonts w:hint="eastAsia"/>
        </w:rPr>
        <w:t>（1）承销证券；</w:t>
      </w:r>
    </w:p>
    <w:p w:rsidR="005D7C9F" w:rsidRDefault="002A71D1">
      <w:pPr>
        <w:pStyle w:val="-"/>
        <w:ind w:firstLine="480"/>
      </w:pPr>
      <w:r>
        <w:rPr>
          <w:rFonts w:hint="eastAsia"/>
        </w:rPr>
        <w:t>（2）违反规定向他人贷款或者提供担保；</w:t>
      </w:r>
    </w:p>
    <w:p w:rsidR="005D7C9F" w:rsidRDefault="002A71D1">
      <w:pPr>
        <w:pStyle w:val="-"/>
        <w:ind w:firstLine="480"/>
      </w:pPr>
      <w:r>
        <w:rPr>
          <w:rFonts w:hint="eastAsia"/>
        </w:rPr>
        <w:t>（3）从事承担无限责任的投资；</w:t>
      </w:r>
    </w:p>
    <w:p w:rsidR="005D7C9F" w:rsidRDefault="002A71D1">
      <w:pPr>
        <w:pStyle w:val="-"/>
        <w:ind w:firstLine="480"/>
      </w:pPr>
      <w:r>
        <w:rPr>
          <w:rFonts w:hint="eastAsia"/>
        </w:rPr>
        <w:t>（4）向其基金管理人、基金托管人出资；</w:t>
      </w:r>
    </w:p>
    <w:p w:rsidR="005D7C9F" w:rsidRDefault="002A71D1">
      <w:pPr>
        <w:pStyle w:val="-"/>
        <w:ind w:firstLine="480"/>
      </w:pPr>
      <w:r>
        <w:rPr>
          <w:rFonts w:hint="eastAsia"/>
        </w:rPr>
        <w:t>（5）从事内幕交易、操纵证券交易价格及其他不正当的证券交易活动；</w:t>
      </w:r>
    </w:p>
    <w:p w:rsidR="005D7C9F" w:rsidRDefault="002A71D1">
      <w:pPr>
        <w:pStyle w:val="-"/>
        <w:ind w:firstLine="480"/>
      </w:pPr>
      <w:r>
        <w:rPr>
          <w:rFonts w:hint="eastAsia"/>
        </w:rPr>
        <w:t>（6）法律、行政法规和中国证监会规定禁止的其他活动。</w:t>
      </w:r>
    </w:p>
    <w:p w:rsidR="005D7C9F" w:rsidRDefault="002A71D1">
      <w:pPr>
        <w:pStyle w:val="-"/>
        <w:ind w:firstLine="480"/>
      </w:pPr>
      <w:r>
        <w:rPr>
          <w:rFonts w:hint="eastAsia"/>
        </w:rPr>
        <w:t>3、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rsidR="005D7C9F" w:rsidRDefault="002A71D1">
      <w:pPr>
        <w:pStyle w:val="-"/>
        <w:ind w:firstLine="480"/>
      </w:pPr>
      <w:r>
        <w:rPr>
          <w:rFonts w:hint="eastAsia"/>
        </w:rPr>
        <w:t>4、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无须召开基金份额持有人大会审议。</w:t>
      </w:r>
    </w:p>
    <w:p w:rsidR="005D7C9F" w:rsidRDefault="005D7C9F">
      <w:pPr>
        <w:pStyle w:val="-"/>
        <w:ind w:firstLine="480"/>
      </w:pPr>
    </w:p>
    <w:p w:rsidR="005D7C9F" w:rsidRDefault="002A71D1">
      <w:pPr>
        <w:pStyle w:val="-"/>
        <w:ind w:firstLine="480"/>
      </w:pPr>
      <w:r>
        <w:rPr>
          <w:rFonts w:hint="eastAsia"/>
        </w:rPr>
        <w:t>六、基金资产净值的计算方法和公告方式</w:t>
      </w:r>
    </w:p>
    <w:p w:rsidR="005D7C9F" w:rsidRDefault="002A71D1">
      <w:pPr>
        <w:pStyle w:val="-"/>
        <w:ind w:firstLine="480"/>
      </w:pPr>
      <w:r>
        <w:rPr>
          <w:rFonts w:hint="eastAsia"/>
        </w:rPr>
        <w:t>（一）基金资产总值</w:t>
      </w:r>
    </w:p>
    <w:p w:rsidR="005D7C9F" w:rsidRDefault="002A71D1">
      <w:pPr>
        <w:pStyle w:val="-"/>
        <w:ind w:firstLine="480"/>
      </w:pPr>
      <w:r>
        <w:rPr>
          <w:rFonts w:cs="宋体" w:hint="eastAsia"/>
          <w:bCs/>
        </w:rPr>
        <w:t>基金资产总值是指购买的各类证券及票据价值、银行存款本息和基金应收的申购基金款以及其他投资所形成的价值总和。</w:t>
      </w:r>
    </w:p>
    <w:p w:rsidR="005D7C9F" w:rsidRDefault="002A71D1">
      <w:pPr>
        <w:pStyle w:val="-"/>
        <w:ind w:firstLine="480"/>
      </w:pPr>
      <w:r>
        <w:rPr>
          <w:rFonts w:hint="eastAsia"/>
        </w:rPr>
        <w:lastRenderedPageBreak/>
        <w:t>（二）基金资产净值</w:t>
      </w:r>
    </w:p>
    <w:p w:rsidR="005D7C9F" w:rsidRDefault="002A71D1">
      <w:pPr>
        <w:pStyle w:val="-"/>
        <w:ind w:firstLine="480"/>
      </w:pPr>
      <w:r>
        <w:rPr>
          <w:rFonts w:cs="宋体" w:hint="eastAsia"/>
          <w:bCs/>
        </w:rPr>
        <w:t>基金资产净值是指基金资产总值减去基金负债后的价值。</w:t>
      </w:r>
    </w:p>
    <w:p w:rsidR="005D7C9F" w:rsidRDefault="002A71D1">
      <w:pPr>
        <w:pStyle w:val="-"/>
        <w:ind w:firstLine="480"/>
      </w:pPr>
      <w:r>
        <w:rPr>
          <w:rFonts w:hint="eastAsia"/>
        </w:rPr>
        <w:t>（三）基金资产净值、基金份额净值的公告</w:t>
      </w:r>
    </w:p>
    <w:p w:rsidR="005D7C9F" w:rsidRDefault="002A71D1">
      <w:pPr>
        <w:pStyle w:val="-"/>
        <w:ind w:firstLine="480"/>
      </w:pPr>
      <w:r>
        <w:rPr>
          <w:rFonts w:hint="eastAsia"/>
        </w:rPr>
        <w:t>1、各类基金份额的基金份额净值是按照每个工作日闭市后，该类基金份额的资产净值除以当日该类基金份额的基金份额余额数量计算。正常情况下，本基金各类基金份额的基金份额净值的计算结果精确到0.0001元，小数点后第5位四舍五入。若单个开放日内，某类基金份额的基金份额净赎回申请（赎回申请份额总数加上基金转换中转出申请份额总数后扣除申购申请份额总数及基金转换中转入申请份额总数后的余额）超过前一开放日该类基金份额的基金总份额的30%，基金管理人可将基金份额净值的计算结果保留到小数点后8位，小数点后第9位四舍五入，由此产生的收益或损失由基金财产承担。国家另有规定的，从其规定。</w:t>
      </w:r>
    </w:p>
    <w:p w:rsidR="005D7C9F" w:rsidRDefault="002A71D1">
      <w:pPr>
        <w:pStyle w:val="-"/>
        <w:ind w:firstLine="480"/>
      </w:pPr>
      <w:r>
        <w:rPr>
          <w:rFonts w:hint="eastAsia"/>
        </w:rPr>
        <w:t>基金管理人每个工作日计算基金资产净值及各类基金份额的基金份额净值，并按规定公告。</w:t>
      </w:r>
    </w:p>
    <w:p w:rsidR="005D7C9F" w:rsidRDefault="002A71D1">
      <w:pPr>
        <w:pStyle w:val="-"/>
        <w:ind w:firstLine="480"/>
      </w:pPr>
      <w:r>
        <w:rPr>
          <w:rFonts w:hint="eastAsia"/>
        </w:rPr>
        <w:t>2、基金管理人</w:t>
      </w:r>
      <w:proofErr w:type="gramStart"/>
      <w:r>
        <w:rPr>
          <w:rFonts w:hint="eastAsia"/>
        </w:rPr>
        <w:t>应每个</w:t>
      </w:r>
      <w:proofErr w:type="gramEnd"/>
      <w:r>
        <w:rPr>
          <w:rFonts w:hint="eastAsia"/>
        </w:rPr>
        <w:t>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rsidR="005D7C9F" w:rsidRDefault="005D7C9F">
      <w:pPr>
        <w:pStyle w:val="-"/>
        <w:ind w:firstLine="480"/>
      </w:pPr>
    </w:p>
    <w:p w:rsidR="005D7C9F" w:rsidRDefault="002A71D1">
      <w:pPr>
        <w:pStyle w:val="-"/>
        <w:ind w:firstLine="480"/>
      </w:pPr>
      <w:r>
        <w:rPr>
          <w:rFonts w:hint="eastAsia"/>
        </w:rPr>
        <w:t>七、基金合同解除和终止的事由、程序以及基金财产清算方式</w:t>
      </w:r>
    </w:p>
    <w:p w:rsidR="005D7C9F" w:rsidRDefault="002A71D1">
      <w:pPr>
        <w:pStyle w:val="-"/>
        <w:ind w:firstLine="480"/>
      </w:pPr>
      <w:r>
        <w:rPr>
          <w:rFonts w:hint="eastAsia"/>
        </w:rPr>
        <w:t>（一）《基金合同》的变更</w:t>
      </w:r>
    </w:p>
    <w:p w:rsidR="005D7C9F" w:rsidRDefault="002A71D1">
      <w:pPr>
        <w:pStyle w:val="-"/>
        <w:ind w:firstLine="480"/>
      </w:pPr>
      <w:r>
        <w:rPr>
          <w:rFonts w:hint="eastAsia"/>
        </w:rPr>
        <w:t>1、变更基金合同涉及法律法规规定或本合同约定应经基金份额持有人大会决议通过的事项的，应召</w:t>
      </w:r>
      <w:proofErr w:type="gramStart"/>
      <w:r>
        <w:rPr>
          <w:rFonts w:hint="eastAsia"/>
        </w:rPr>
        <w:t>开基金</w:t>
      </w:r>
      <w:proofErr w:type="gramEnd"/>
      <w:r>
        <w:rPr>
          <w:rFonts w:hint="eastAsia"/>
        </w:rPr>
        <w:t>份额持有人大会决议通过。对于可不经基金份额持有人大会决议通过的事项，由基金管理人和基金托管人同意后变更并公告，并报中国证监会备案。</w:t>
      </w:r>
    </w:p>
    <w:p w:rsidR="005D7C9F" w:rsidRDefault="002A71D1">
      <w:pPr>
        <w:pStyle w:val="-"/>
        <w:ind w:firstLine="480"/>
      </w:pPr>
      <w:r>
        <w:rPr>
          <w:rFonts w:hint="eastAsia"/>
        </w:rPr>
        <w:t>2、关于《基金合同》变更的基金份额持有人大会决议自表决通过之日起生效，并</w:t>
      </w:r>
      <w:proofErr w:type="gramStart"/>
      <w:r>
        <w:rPr>
          <w:rFonts w:hint="eastAsia"/>
        </w:rPr>
        <w:t>自决议</w:t>
      </w:r>
      <w:proofErr w:type="gramEnd"/>
      <w:r>
        <w:rPr>
          <w:rFonts w:hint="eastAsia"/>
        </w:rPr>
        <w:t>生效后两个工作日内在指定媒介公告。</w:t>
      </w:r>
    </w:p>
    <w:p w:rsidR="005D7C9F" w:rsidRDefault="002A71D1">
      <w:pPr>
        <w:pStyle w:val="-"/>
        <w:ind w:firstLine="480"/>
      </w:pPr>
      <w:r>
        <w:rPr>
          <w:rFonts w:hint="eastAsia"/>
        </w:rPr>
        <w:t>（二）《基金合同》的终止事由</w:t>
      </w:r>
    </w:p>
    <w:p w:rsidR="005D7C9F" w:rsidRDefault="002A71D1">
      <w:pPr>
        <w:pStyle w:val="-"/>
        <w:ind w:firstLine="480"/>
      </w:pPr>
      <w:r>
        <w:rPr>
          <w:rFonts w:hint="eastAsia"/>
        </w:rPr>
        <w:t>有下列情形之一的，《基金合同》应当终止：</w:t>
      </w:r>
    </w:p>
    <w:p w:rsidR="005D7C9F" w:rsidRDefault="002A71D1">
      <w:pPr>
        <w:pStyle w:val="-"/>
        <w:ind w:firstLine="480"/>
      </w:pPr>
      <w:r>
        <w:rPr>
          <w:rFonts w:hint="eastAsia"/>
        </w:rPr>
        <w:t>1、基金份额持有人大会决定终止的；</w:t>
      </w:r>
    </w:p>
    <w:p w:rsidR="005D7C9F" w:rsidRDefault="002A71D1">
      <w:pPr>
        <w:pStyle w:val="-"/>
        <w:ind w:firstLine="480"/>
      </w:pPr>
      <w:r>
        <w:rPr>
          <w:rFonts w:hint="eastAsia"/>
        </w:rPr>
        <w:lastRenderedPageBreak/>
        <w:t>2、基金管理人、基金托管人职责终止，在6个月内没有新基金管理人、新基金托管人承接的；</w:t>
      </w:r>
    </w:p>
    <w:p w:rsidR="005D7C9F" w:rsidRDefault="002A71D1">
      <w:pPr>
        <w:pStyle w:val="-"/>
        <w:ind w:firstLine="480"/>
      </w:pPr>
      <w:r>
        <w:rPr>
          <w:rFonts w:hint="eastAsia"/>
        </w:rPr>
        <w:t>3、《基金合同》约定的其他情形；</w:t>
      </w:r>
    </w:p>
    <w:p w:rsidR="005D7C9F" w:rsidRDefault="002A71D1">
      <w:pPr>
        <w:pStyle w:val="-"/>
        <w:ind w:firstLine="480"/>
      </w:pPr>
      <w:r>
        <w:rPr>
          <w:rFonts w:hint="eastAsia"/>
        </w:rPr>
        <w:t>4、相关法律法规和中国证监会规定的其他情况。</w:t>
      </w:r>
    </w:p>
    <w:p w:rsidR="005D7C9F" w:rsidRDefault="002A71D1">
      <w:pPr>
        <w:pStyle w:val="-"/>
        <w:ind w:firstLine="480"/>
      </w:pPr>
      <w:r>
        <w:rPr>
          <w:rFonts w:hint="eastAsia"/>
        </w:rPr>
        <w:t>（三）基金财产的清算</w:t>
      </w:r>
    </w:p>
    <w:p w:rsidR="005D7C9F" w:rsidRDefault="002A71D1">
      <w:pPr>
        <w:pStyle w:val="-"/>
        <w:ind w:firstLine="480"/>
      </w:pPr>
      <w:r>
        <w:rPr>
          <w:rFonts w:hint="eastAsia"/>
        </w:rPr>
        <w:t>1、基金财产清算小组：自出现《基金合同》终止事由之日起30个工作日内成立清算小组，基金管理人组织基金财产清算小组并在中国证监会的监督下进行基金清算。</w:t>
      </w:r>
    </w:p>
    <w:p w:rsidR="005D7C9F" w:rsidRDefault="002A71D1">
      <w:pPr>
        <w:pStyle w:val="-"/>
        <w:ind w:firstLine="480"/>
      </w:pPr>
      <w:r>
        <w:rPr>
          <w:rFonts w:hint="eastAsia"/>
        </w:rPr>
        <w:t>2、基金财产清算小组组成：基金财产清算小组成员由基金管理人、基金托管人、具有从事证券相关业务资格的注册会计师、律师以及中国证监会指定的人员组成。基金财产清算小组可以聘用必要的工作人员。</w:t>
      </w:r>
    </w:p>
    <w:p w:rsidR="005D7C9F" w:rsidRDefault="002A71D1">
      <w:pPr>
        <w:pStyle w:val="-"/>
        <w:ind w:firstLine="480"/>
      </w:pPr>
      <w:r>
        <w:rPr>
          <w:rFonts w:hint="eastAsia"/>
        </w:rPr>
        <w:t>3、基金财产清算小组职责：基金财产清算小组负责基金财产的保管、清理、估价、变现和分配。基金财产清算小组可以依法进行必要的民事活动。</w:t>
      </w:r>
    </w:p>
    <w:p w:rsidR="005D7C9F" w:rsidRDefault="002A71D1">
      <w:pPr>
        <w:pStyle w:val="-"/>
        <w:ind w:firstLine="480"/>
      </w:pPr>
      <w:r>
        <w:rPr>
          <w:rFonts w:hint="eastAsia"/>
        </w:rPr>
        <w:t>4、基金财产清算程序：</w:t>
      </w:r>
    </w:p>
    <w:p w:rsidR="005D7C9F" w:rsidRDefault="002A71D1">
      <w:pPr>
        <w:pStyle w:val="-"/>
        <w:ind w:firstLine="480"/>
      </w:pPr>
      <w:r>
        <w:rPr>
          <w:rFonts w:hint="eastAsia"/>
        </w:rPr>
        <w:t>（1）《基金合同》终止情形出现时，由基金财产清算小组统一接管基金；</w:t>
      </w:r>
    </w:p>
    <w:p w:rsidR="005D7C9F" w:rsidRDefault="002A71D1">
      <w:pPr>
        <w:pStyle w:val="-"/>
        <w:ind w:firstLine="480"/>
      </w:pPr>
      <w:r>
        <w:rPr>
          <w:rFonts w:hint="eastAsia"/>
        </w:rPr>
        <w:t>（2）对基金财产和债权债务进行清理和确认；</w:t>
      </w:r>
    </w:p>
    <w:p w:rsidR="005D7C9F" w:rsidRDefault="002A71D1">
      <w:pPr>
        <w:pStyle w:val="-"/>
        <w:ind w:firstLine="480"/>
      </w:pPr>
      <w:r>
        <w:rPr>
          <w:rFonts w:hint="eastAsia"/>
        </w:rPr>
        <w:t>（3）对基金财产进行估值和变现；</w:t>
      </w:r>
    </w:p>
    <w:p w:rsidR="005D7C9F" w:rsidRDefault="002A71D1">
      <w:pPr>
        <w:pStyle w:val="-"/>
        <w:ind w:firstLine="480"/>
      </w:pPr>
      <w:r>
        <w:rPr>
          <w:rFonts w:hint="eastAsia"/>
        </w:rPr>
        <w:t>（4）制作清算报告；</w:t>
      </w:r>
    </w:p>
    <w:p w:rsidR="005D7C9F" w:rsidRDefault="002A71D1">
      <w:pPr>
        <w:pStyle w:val="-"/>
        <w:ind w:firstLine="480"/>
      </w:pPr>
      <w:r>
        <w:rPr>
          <w:rFonts w:hint="eastAsia"/>
        </w:rPr>
        <w:t>（5）聘请会计师事务所对清算报告进行外部审计，聘请律师事务所对清算报告出具法律意见书；</w:t>
      </w:r>
    </w:p>
    <w:p w:rsidR="005D7C9F" w:rsidRDefault="002A71D1">
      <w:pPr>
        <w:pStyle w:val="-"/>
        <w:ind w:firstLine="480"/>
      </w:pPr>
      <w:r>
        <w:rPr>
          <w:rFonts w:hint="eastAsia"/>
        </w:rPr>
        <w:t>（6）将清算报告报中国证监会备案并公告；</w:t>
      </w:r>
    </w:p>
    <w:p w:rsidR="005D7C9F" w:rsidRDefault="002A71D1">
      <w:pPr>
        <w:pStyle w:val="-"/>
        <w:ind w:firstLine="480"/>
      </w:pPr>
      <w:r>
        <w:rPr>
          <w:rFonts w:hint="eastAsia"/>
        </w:rPr>
        <w:t>（7）对基金剩余财产进行分配。</w:t>
      </w:r>
    </w:p>
    <w:p w:rsidR="005D7C9F" w:rsidRDefault="002A71D1">
      <w:pPr>
        <w:pStyle w:val="-"/>
        <w:ind w:firstLine="480"/>
      </w:pPr>
      <w:r>
        <w:rPr>
          <w:rFonts w:hint="eastAsia"/>
        </w:rPr>
        <w:t>5、基金财产清算的期限为6个月，但因本基金所持证券的流动性受到限制而不能及时变现的，清算期限相应顺延。</w:t>
      </w:r>
    </w:p>
    <w:p w:rsidR="005D7C9F" w:rsidRDefault="002A71D1">
      <w:pPr>
        <w:pStyle w:val="-"/>
        <w:ind w:firstLine="480"/>
      </w:pPr>
      <w:r>
        <w:rPr>
          <w:rFonts w:hint="eastAsia"/>
        </w:rPr>
        <w:t>（四）清算费用</w:t>
      </w:r>
    </w:p>
    <w:p w:rsidR="005D7C9F" w:rsidRDefault="002A71D1">
      <w:pPr>
        <w:pStyle w:val="-"/>
        <w:ind w:firstLine="480"/>
      </w:pPr>
      <w:r>
        <w:rPr>
          <w:rFonts w:hint="eastAsia"/>
        </w:rPr>
        <w:t>清算费用是指基金财产清算小组在进行基金清算过程中发生的所有合理费用，清算费用由基金财产清算小组优先从基金财产中支付。</w:t>
      </w:r>
    </w:p>
    <w:p w:rsidR="005D7C9F" w:rsidRDefault="002A71D1">
      <w:pPr>
        <w:pStyle w:val="-"/>
        <w:ind w:firstLine="480"/>
      </w:pPr>
      <w:r>
        <w:rPr>
          <w:rFonts w:hint="eastAsia"/>
        </w:rPr>
        <w:t>（五）基金财产清算剩余资产的分配</w:t>
      </w:r>
    </w:p>
    <w:p w:rsidR="005D7C9F" w:rsidRDefault="002A71D1">
      <w:pPr>
        <w:pStyle w:val="-"/>
        <w:ind w:firstLine="480"/>
      </w:pPr>
      <w:r>
        <w:rPr>
          <w:rFonts w:hint="eastAsia"/>
        </w:rPr>
        <w:t>依据基金财产清算的分配方案，将基金财产清算后的全部剩余资产扣除基金财产清算费用、交纳所欠税款并清偿基金债务后，按基金份额持有人持有的基金</w:t>
      </w:r>
      <w:r>
        <w:rPr>
          <w:rFonts w:hint="eastAsia"/>
        </w:rPr>
        <w:lastRenderedPageBreak/>
        <w:t>份额比例进行分配。</w:t>
      </w:r>
    </w:p>
    <w:p w:rsidR="005D7C9F" w:rsidRDefault="002A71D1">
      <w:pPr>
        <w:pStyle w:val="-"/>
        <w:ind w:firstLine="480"/>
      </w:pPr>
      <w:r>
        <w:rPr>
          <w:rFonts w:hint="eastAsia"/>
        </w:rPr>
        <w:t>（六）基金财产清算的公告</w:t>
      </w:r>
    </w:p>
    <w:p w:rsidR="005D7C9F" w:rsidRDefault="002A71D1">
      <w:pPr>
        <w:pStyle w:val="-"/>
        <w:ind w:firstLine="480"/>
      </w:pPr>
      <w:r>
        <w:rPr>
          <w:rFonts w:hint="eastAsia"/>
        </w:rPr>
        <w:t>清算过程中的有关重大事项须及时公告；基金财产清算报告经会计师事务所审计并由律师事务所出具法律意见书后报中国证监会备案并公告。基金财产清算公告于基金财产清算报告报中国证监会备案后5个工作日内由基金财产清算小组进行公告。</w:t>
      </w:r>
    </w:p>
    <w:p w:rsidR="005D7C9F" w:rsidRDefault="002A71D1">
      <w:pPr>
        <w:pStyle w:val="-"/>
        <w:ind w:firstLine="480"/>
      </w:pPr>
      <w:r>
        <w:rPr>
          <w:rFonts w:hint="eastAsia"/>
        </w:rPr>
        <w:t>（七）基金财产清算账册及文件的保存</w:t>
      </w:r>
    </w:p>
    <w:p w:rsidR="005D7C9F" w:rsidRDefault="002A71D1">
      <w:pPr>
        <w:pStyle w:val="-"/>
        <w:ind w:firstLine="480"/>
      </w:pPr>
      <w:r>
        <w:rPr>
          <w:rFonts w:hint="eastAsia"/>
        </w:rPr>
        <w:t>基金财产清算账册及有关文件由基金托管人保存15年以上。</w:t>
      </w:r>
    </w:p>
    <w:p w:rsidR="005D7C9F" w:rsidRDefault="005D7C9F">
      <w:pPr>
        <w:pStyle w:val="-"/>
        <w:ind w:firstLine="480"/>
      </w:pPr>
    </w:p>
    <w:p w:rsidR="005D7C9F" w:rsidRDefault="002A71D1">
      <w:pPr>
        <w:pStyle w:val="-"/>
        <w:ind w:firstLine="480"/>
      </w:pPr>
      <w:r>
        <w:rPr>
          <w:rFonts w:hint="eastAsia"/>
        </w:rPr>
        <w:t>八、争议解决方式</w:t>
      </w:r>
    </w:p>
    <w:p w:rsidR="005D7C9F" w:rsidRDefault="002A71D1">
      <w:pPr>
        <w:pStyle w:val="-"/>
        <w:ind w:firstLine="480"/>
      </w:pPr>
      <w:r>
        <w:rPr>
          <w:rFonts w:hint="eastAsia"/>
        </w:rPr>
        <w:t>各方当事人同意，因《基金合同》而产生的或与《基金合同》有关的一切争议，《基金合同》当事人应尽量通过协商、调解途径解决。如经友好协商未能解决的，任何一方均有权将争议提交中国国际经济贸易仲裁委员会根据该会当时有效的仲裁规则进行仲裁。仲裁的地点在北京市。仲裁裁决是终局性的，对各方当事人均有约束力，仲裁费用由败诉方承担，除非仲裁裁决另有决定。</w:t>
      </w:r>
    </w:p>
    <w:p w:rsidR="005D7C9F" w:rsidRDefault="002A71D1">
      <w:pPr>
        <w:pStyle w:val="-"/>
        <w:ind w:firstLine="480"/>
      </w:pPr>
      <w:r>
        <w:rPr>
          <w:rFonts w:hint="eastAsia"/>
        </w:rPr>
        <w:t>争议处理期间，《基金合同》当事人应恪守各自的职责，继续忠实、勤勉、尽责地履行《基金合同》规定的义务，维护基金份额持有人的合法权益。</w:t>
      </w:r>
    </w:p>
    <w:p w:rsidR="005D7C9F" w:rsidRDefault="002A71D1">
      <w:pPr>
        <w:pStyle w:val="-"/>
        <w:ind w:firstLine="480"/>
      </w:pPr>
      <w:r>
        <w:rPr>
          <w:rFonts w:hint="eastAsia"/>
        </w:rPr>
        <w:t>《基金合同》受中国法律（为基金合同之目的，不含港澳台立法）管辖。</w:t>
      </w:r>
    </w:p>
    <w:p w:rsidR="005D7C9F" w:rsidRDefault="005D7C9F">
      <w:pPr>
        <w:pStyle w:val="-"/>
        <w:ind w:firstLine="480"/>
      </w:pPr>
    </w:p>
    <w:p w:rsidR="005D7C9F" w:rsidRDefault="002A71D1">
      <w:pPr>
        <w:pStyle w:val="-"/>
        <w:ind w:firstLine="480"/>
      </w:pPr>
      <w:r>
        <w:rPr>
          <w:rFonts w:hint="eastAsia"/>
        </w:rPr>
        <w:t>九、基金合同存放地和投资者取得基金合同的方式</w:t>
      </w:r>
    </w:p>
    <w:p w:rsidR="005D7C9F" w:rsidRDefault="002A71D1">
      <w:pPr>
        <w:pStyle w:val="-"/>
        <w:ind w:firstLine="480"/>
      </w:pPr>
      <w:r>
        <w:rPr>
          <w:rFonts w:hint="eastAsia"/>
        </w:rPr>
        <w:t>《基金合同》是约定基金合同当事人之间权利义务关系的法律文件。</w:t>
      </w:r>
    </w:p>
    <w:p w:rsidR="005D7C9F" w:rsidRDefault="002A71D1">
      <w:pPr>
        <w:pStyle w:val="-"/>
        <w:ind w:firstLine="480"/>
      </w:pPr>
      <w:r>
        <w:rPr>
          <w:rFonts w:hint="eastAsia"/>
        </w:rPr>
        <w:t>1、《基金合同》经基金管理人、基金托管人双方盖章以及双方法定代表人或授权代表签字或盖章并在募集结束后经基金管理人向中国证监会办理基金备案手续，并经中国证监会书面确认后生效。</w:t>
      </w:r>
    </w:p>
    <w:p w:rsidR="005D7C9F" w:rsidRDefault="002A71D1">
      <w:pPr>
        <w:pStyle w:val="-"/>
        <w:ind w:firstLine="480"/>
      </w:pPr>
      <w:r>
        <w:rPr>
          <w:rFonts w:hint="eastAsia"/>
        </w:rPr>
        <w:t>2、《基金合同》的有效期自其生效之日起至基金财产清算结果报中国证监会备案并公告之日止。</w:t>
      </w:r>
    </w:p>
    <w:p w:rsidR="005D7C9F" w:rsidRDefault="002A71D1">
      <w:pPr>
        <w:pStyle w:val="-"/>
        <w:ind w:firstLine="480"/>
      </w:pPr>
      <w:r>
        <w:rPr>
          <w:rFonts w:hint="eastAsia"/>
        </w:rPr>
        <w:t>3、《基金合同》自生效之日起对包括基金管理人、基金托管人和基金份额持有人在内的《基金合同》各方当事人具有同等的法律约束力。</w:t>
      </w:r>
    </w:p>
    <w:p w:rsidR="005D7C9F" w:rsidRDefault="002A71D1">
      <w:pPr>
        <w:pStyle w:val="-"/>
        <w:ind w:firstLine="480"/>
      </w:pPr>
      <w:r>
        <w:rPr>
          <w:rFonts w:hint="eastAsia"/>
        </w:rPr>
        <w:t>4、《基金合同》正本一式叁份，除上报有关监管机构一式壹份外，基金管理人、基金托管人各持有壹份，每份具有同等的法律效力。</w:t>
      </w:r>
    </w:p>
    <w:p w:rsidR="005D7C9F" w:rsidRDefault="002A71D1">
      <w:pPr>
        <w:pStyle w:val="-"/>
        <w:ind w:firstLine="480"/>
      </w:pPr>
      <w:r>
        <w:rPr>
          <w:rFonts w:hint="eastAsia"/>
        </w:rPr>
        <w:lastRenderedPageBreak/>
        <w:t>5、《基金合同》可印制成册，供投资者在基金管理人、基金托管人、销售机构的办公场所和营业场所查阅。</w:t>
      </w:r>
    </w:p>
    <w:p w:rsidR="005D7C9F" w:rsidRDefault="005D7C9F">
      <w:pPr>
        <w:spacing w:line="360" w:lineRule="auto"/>
        <w:ind w:firstLineChars="200" w:firstLine="480"/>
        <w:rPr>
          <w:rFonts w:ascii="宋体" w:hAnsi="宋体" w:cs="宋体"/>
          <w:sz w:val="24"/>
        </w:rPr>
      </w:pPr>
    </w:p>
    <w:p w:rsidR="005D7C9F" w:rsidRDefault="005D7C9F">
      <w:pPr>
        <w:widowControl/>
        <w:jc w:val="left"/>
        <w:rPr>
          <w:rFonts w:ascii="宋体" w:hAnsi="宋体" w:cs="宋体"/>
          <w:sz w:val="24"/>
        </w:rPr>
      </w:pPr>
    </w:p>
    <w:sectPr w:rsidR="005D7C9F">
      <w:footerReference w:type="default" r:id="rId15"/>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736D" w:rsidRDefault="00AA736D">
      <w:r>
        <w:separator/>
      </w:r>
    </w:p>
  </w:endnote>
  <w:endnote w:type="continuationSeparator" w:id="0">
    <w:p w:rsidR="00AA736D" w:rsidRDefault="00AA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9"/>
      <w:framePr w:wrap="around" w:vAnchor="text" w:hAnchor="margin" w:xAlign="center" w:yAlign="top"/>
    </w:pPr>
    <w:r>
      <w:rPr>
        <w:rFonts w:hint="eastAsia"/>
      </w:rPr>
      <w:t>3-</w:t>
    </w:r>
    <w:r>
      <w:rPr>
        <w:rFonts w:hint="eastAsia"/>
      </w:rPr>
      <w:fldChar w:fldCharType="begin"/>
    </w:r>
    <w:r>
      <w:rPr>
        <w:rStyle w:val="af"/>
        <w:rFonts w:hint="eastAsia"/>
      </w:rPr>
      <w:instrText xml:space="preserve"> PAGE  </w:instrText>
    </w:r>
    <w:r>
      <w:rPr>
        <w:rFonts w:hint="eastAsia"/>
      </w:rPr>
      <w:fldChar w:fldCharType="separate"/>
    </w:r>
    <w:r>
      <w:rPr>
        <w:rStyle w:val="af"/>
        <w:rFonts w:hint="eastAsia"/>
      </w:rPr>
      <w:t>1</w:t>
    </w:r>
    <w:r>
      <w:rPr>
        <w:rFonts w:hint="eastAsia"/>
      </w:rPr>
      <w:fldChar w:fldCharType="end"/>
    </w:r>
  </w:p>
  <w:p w:rsidR="008835F6" w:rsidRDefault="008835F6">
    <w:pPr>
      <w:pStyle w:val="a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9"/>
    </w:pPr>
  </w:p>
  <w:p w:rsidR="008835F6" w:rsidRDefault="008835F6">
    <w:pPr>
      <w:pStyle w:val="a9"/>
    </w:pPr>
  </w:p>
  <w:p w:rsidR="008835F6" w:rsidRDefault="008835F6">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9"/>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9"/>
      <w:framePr w:wrap="around" w:vAnchor="text" w:hAnchor="margin" w:xAlign="center" w:yAlign="top"/>
    </w:pPr>
    <w:r>
      <w:rPr>
        <w:rFonts w:hint="eastAsia"/>
      </w:rPr>
      <w:fldChar w:fldCharType="begin"/>
    </w:r>
    <w:r>
      <w:rPr>
        <w:rStyle w:val="af"/>
        <w:rFonts w:hint="eastAsia"/>
      </w:rPr>
      <w:instrText xml:space="preserve"> PAGE  </w:instrText>
    </w:r>
    <w:r>
      <w:rPr>
        <w:rFonts w:hint="eastAsia"/>
      </w:rPr>
      <w:fldChar w:fldCharType="separate"/>
    </w:r>
    <w:r w:rsidR="00FD7F72">
      <w:rPr>
        <w:rStyle w:val="af"/>
        <w:noProof/>
      </w:rPr>
      <w:t>94</w:t>
    </w:r>
    <w:r>
      <w:rPr>
        <w:rFonts w:hint="eastAsia"/>
      </w:rPr>
      <w:fldChar w:fldCharType="end"/>
    </w:r>
  </w:p>
  <w:p w:rsidR="008835F6" w:rsidRDefault="008835F6">
    <w:pPr>
      <w:pStyle w:val="a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736D" w:rsidRDefault="00AA736D">
      <w:r>
        <w:separator/>
      </w:r>
    </w:p>
  </w:footnote>
  <w:footnote w:type="continuationSeparator" w:id="0">
    <w:p w:rsidR="00AA736D" w:rsidRDefault="00AA73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a"/>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a"/>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5F6" w:rsidRDefault="008835F6">
    <w:pPr>
      <w:pStyle w:val="aa"/>
      <w:pBdr>
        <w:bottom w:val="none" w:sz="0" w:space="0" w:color="auto"/>
      </w:pBdr>
      <w:wordWrap w:val="0"/>
      <w:ind w:right="45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C"/>
    <w:multiLevelType w:val="singleLevel"/>
    <w:tmpl w:val="0000000C"/>
    <w:lvl w:ilvl="0">
      <w:start w:val="1"/>
      <w:numFmt w:val="bullet"/>
      <w:pStyle w:val="Listbullet"/>
      <w:lvlText w:val=""/>
      <w:lvlJc w:val="left"/>
      <w:pPr>
        <w:tabs>
          <w:tab w:val="left" w:pos="360"/>
        </w:tabs>
        <w:ind w:left="360" w:hanging="360"/>
      </w:pPr>
      <w:rPr>
        <w:rFonts w:ascii="Symbol" w:hAnsi="Symbol" w:hint="default"/>
        <w:color w:val="auto"/>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郑雅雯">
    <w15:presenceInfo w15:providerId="AD" w15:userId="S-1-5-21-177282679-2308344715-3549297629-28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BE"/>
    <w:rsid w:val="000018BD"/>
    <w:rsid w:val="0000273C"/>
    <w:rsid w:val="00010857"/>
    <w:rsid w:val="000121AC"/>
    <w:rsid w:val="000156EC"/>
    <w:rsid w:val="0002216F"/>
    <w:rsid w:val="00025D74"/>
    <w:rsid w:val="0003235A"/>
    <w:rsid w:val="00032443"/>
    <w:rsid w:val="00040D8D"/>
    <w:rsid w:val="000456CD"/>
    <w:rsid w:val="00045C57"/>
    <w:rsid w:val="000507F6"/>
    <w:rsid w:val="000532A6"/>
    <w:rsid w:val="00053979"/>
    <w:rsid w:val="00055AF4"/>
    <w:rsid w:val="0006167F"/>
    <w:rsid w:val="000621AF"/>
    <w:rsid w:val="00064213"/>
    <w:rsid w:val="00065D96"/>
    <w:rsid w:val="00066326"/>
    <w:rsid w:val="000664E8"/>
    <w:rsid w:val="0007090B"/>
    <w:rsid w:val="000728DA"/>
    <w:rsid w:val="00073512"/>
    <w:rsid w:val="0007496B"/>
    <w:rsid w:val="00076158"/>
    <w:rsid w:val="00077202"/>
    <w:rsid w:val="00077B9A"/>
    <w:rsid w:val="00081EB1"/>
    <w:rsid w:val="000820CF"/>
    <w:rsid w:val="0008548F"/>
    <w:rsid w:val="00085ECE"/>
    <w:rsid w:val="00086E4D"/>
    <w:rsid w:val="00086F77"/>
    <w:rsid w:val="00087FB2"/>
    <w:rsid w:val="000931E3"/>
    <w:rsid w:val="00093410"/>
    <w:rsid w:val="0009577E"/>
    <w:rsid w:val="00096142"/>
    <w:rsid w:val="000961F4"/>
    <w:rsid w:val="000A4CE4"/>
    <w:rsid w:val="000B18A4"/>
    <w:rsid w:val="000B1E9A"/>
    <w:rsid w:val="000B27B7"/>
    <w:rsid w:val="000B3E06"/>
    <w:rsid w:val="000C3147"/>
    <w:rsid w:val="000C4F9C"/>
    <w:rsid w:val="000D5DA4"/>
    <w:rsid w:val="000D65FD"/>
    <w:rsid w:val="000E303A"/>
    <w:rsid w:val="000E3256"/>
    <w:rsid w:val="000E3F32"/>
    <w:rsid w:val="000F1D6F"/>
    <w:rsid w:val="000F4CF9"/>
    <w:rsid w:val="000F6474"/>
    <w:rsid w:val="001037A9"/>
    <w:rsid w:val="00112390"/>
    <w:rsid w:val="00113FF3"/>
    <w:rsid w:val="00117793"/>
    <w:rsid w:val="00121E57"/>
    <w:rsid w:val="00123D1C"/>
    <w:rsid w:val="001244AD"/>
    <w:rsid w:val="00126B34"/>
    <w:rsid w:val="00127135"/>
    <w:rsid w:val="001336BE"/>
    <w:rsid w:val="00133A3F"/>
    <w:rsid w:val="00133A7E"/>
    <w:rsid w:val="00134D12"/>
    <w:rsid w:val="001361FF"/>
    <w:rsid w:val="001373FF"/>
    <w:rsid w:val="00137662"/>
    <w:rsid w:val="00141539"/>
    <w:rsid w:val="00141B38"/>
    <w:rsid w:val="00143045"/>
    <w:rsid w:val="00143488"/>
    <w:rsid w:val="00143625"/>
    <w:rsid w:val="00144DA3"/>
    <w:rsid w:val="0014516A"/>
    <w:rsid w:val="00147403"/>
    <w:rsid w:val="001502C5"/>
    <w:rsid w:val="00150399"/>
    <w:rsid w:val="00153820"/>
    <w:rsid w:val="00153BF5"/>
    <w:rsid w:val="00155817"/>
    <w:rsid w:val="0015741F"/>
    <w:rsid w:val="00164984"/>
    <w:rsid w:val="00170FF8"/>
    <w:rsid w:val="001728B3"/>
    <w:rsid w:val="00172A27"/>
    <w:rsid w:val="001731DB"/>
    <w:rsid w:val="00176C74"/>
    <w:rsid w:val="001827DB"/>
    <w:rsid w:val="001842EA"/>
    <w:rsid w:val="00184D87"/>
    <w:rsid w:val="0018715E"/>
    <w:rsid w:val="00187C9D"/>
    <w:rsid w:val="001919CC"/>
    <w:rsid w:val="00195B40"/>
    <w:rsid w:val="001965EA"/>
    <w:rsid w:val="001A21EA"/>
    <w:rsid w:val="001A3925"/>
    <w:rsid w:val="001A6525"/>
    <w:rsid w:val="001B15DD"/>
    <w:rsid w:val="001B2E6F"/>
    <w:rsid w:val="001B6A68"/>
    <w:rsid w:val="001C1FB8"/>
    <w:rsid w:val="001C2C27"/>
    <w:rsid w:val="001C419C"/>
    <w:rsid w:val="001C5294"/>
    <w:rsid w:val="001D1252"/>
    <w:rsid w:val="001D7642"/>
    <w:rsid w:val="001D78FF"/>
    <w:rsid w:val="001E0AFA"/>
    <w:rsid w:val="001E4B1C"/>
    <w:rsid w:val="001E606E"/>
    <w:rsid w:val="001F003D"/>
    <w:rsid w:val="001F05F8"/>
    <w:rsid w:val="001F1053"/>
    <w:rsid w:val="001F508E"/>
    <w:rsid w:val="001F78DB"/>
    <w:rsid w:val="00200020"/>
    <w:rsid w:val="00201F4C"/>
    <w:rsid w:val="00205010"/>
    <w:rsid w:val="002050B8"/>
    <w:rsid w:val="00214D4C"/>
    <w:rsid w:val="00215F09"/>
    <w:rsid w:val="002228E8"/>
    <w:rsid w:val="00223A9A"/>
    <w:rsid w:val="00223E34"/>
    <w:rsid w:val="00224029"/>
    <w:rsid w:val="00224B7D"/>
    <w:rsid w:val="002273C4"/>
    <w:rsid w:val="002308F9"/>
    <w:rsid w:val="00234474"/>
    <w:rsid w:val="0023737F"/>
    <w:rsid w:val="00242770"/>
    <w:rsid w:val="002438F0"/>
    <w:rsid w:val="00245110"/>
    <w:rsid w:val="002471BF"/>
    <w:rsid w:val="00251D8A"/>
    <w:rsid w:val="0026160F"/>
    <w:rsid w:val="00263C14"/>
    <w:rsid w:val="0026710F"/>
    <w:rsid w:val="00267504"/>
    <w:rsid w:val="0027170A"/>
    <w:rsid w:val="00272BD5"/>
    <w:rsid w:val="00273B02"/>
    <w:rsid w:val="00277871"/>
    <w:rsid w:val="002850D7"/>
    <w:rsid w:val="00285D19"/>
    <w:rsid w:val="002918B2"/>
    <w:rsid w:val="00292642"/>
    <w:rsid w:val="00292BDF"/>
    <w:rsid w:val="00294FAB"/>
    <w:rsid w:val="00295D2E"/>
    <w:rsid w:val="00297406"/>
    <w:rsid w:val="002A0A28"/>
    <w:rsid w:val="002A603B"/>
    <w:rsid w:val="002A71D1"/>
    <w:rsid w:val="002A7F46"/>
    <w:rsid w:val="002C1A8D"/>
    <w:rsid w:val="002C3647"/>
    <w:rsid w:val="002C42E6"/>
    <w:rsid w:val="002C43F8"/>
    <w:rsid w:val="002C4E77"/>
    <w:rsid w:val="002C74E0"/>
    <w:rsid w:val="002D0EBD"/>
    <w:rsid w:val="002D4A98"/>
    <w:rsid w:val="002D4CD9"/>
    <w:rsid w:val="002E565C"/>
    <w:rsid w:val="002E56B3"/>
    <w:rsid w:val="002E58D2"/>
    <w:rsid w:val="002F4A78"/>
    <w:rsid w:val="00300D92"/>
    <w:rsid w:val="00302BCD"/>
    <w:rsid w:val="00310BDA"/>
    <w:rsid w:val="0031169A"/>
    <w:rsid w:val="00311B7A"/>
    <w:rsid w:val="003133F9"/>
    <w:rsid w:val="00313C87"/>
    <w:rsid w:val="00316FE3"/>
    <w:rsid w:val="003173A5"/>
    <w:rsid w:val="00321EBB"/>
    <w:rsid w:val="00324613"/>
    <w:rsid w:val="00325D33"/>
    <w:rsid w:val="0032683D"/>
    <w:rsid w:val="00327237"/>
    <w:rsid w:val="00327406"/>
    <w:rsid w:val="00336686"/>
    <w:rsid w:val="00340A5F"/>
    <w:rsid w:val="00341085"/>
    <w:rsid w:val="00341407"/>
    <w:rsid w:val="00341780"/>
    <w:rsid w:val="00345894"/>
    <w:rsid w:val="0034661B"/>
    <w:rsid w:val="0035557A"/>
    <w:rsid w:val="00356AFB"/>
    <w:rsid w:val="00360739"/>
    <w:rsid w:val="00361CE0"/>
    <w:rsid w:val="00361D8F"/>
    <w:rsid w:val="003622B1"/>
    <w:rsid w:val="00363137"/>
    <w:rsid w:val="00365066"/>
    <w:rsid w:val="00370E59"/>
    <w:rsid w:val="003731E3"/>
    <w:rsid w:val="00380C85"/>
    <w:rsid w:val="00382DB9"/>
    <w:rsid w:val="00385931"/>
    <w:rsid w:val="00387D5D"/>
    <w:rsid w:val="003961CC"/>
    <w:rsid w:val="003967CF"/>
    <w:rsid w:val="003970C7"/>
    <w:rsid w:val="003976C4"/>
    <w:rsid w:val="003A06CD"/>
    <w:rsid w:val="003A1098"/>
    <w:rsid w:val="003A2D56"/>
    <w:rsid w:val="003A3D81"/>
    <w:rsid w:val="003A4AD7"/>
    <w:rsid w:val="003A6B9D"/>
    <w:rsid w:val="003B05CD"/>
    <w:rsid w:val="003B1AE2"/>
    <w:rsid w:val="003B655F"/>
    <w:rsid w:val="003C2A40"/>
    <w:rsid w:val="003C70BE"/>
    <w:rsid w:val="003C72DE"/>
    <w:rsid w:val="003D05D4"/>
    <w:rsid w:val="003D6209"/>
    <w:rsid w:val="003D7DB9"/>
    <w:rsid w:val="003E00FA"/>
    <w:rsid w:val="003E0AEA"/>
    <w:rsid w:val="003E1042"/>
    <w:rsid w:val="003E135A"/>
    <w:rsid w:val="003E4969"/>
    <w:rsid w:val="003E792C"/>
    <w:rsid w:val="003E7EA3"/>
    <w:rsid w:val="003F1C82"/>
    <w:rsid w:val="003F514A"/>
    <w:rsid w:val="00400F3A"/>
    <w:rsid w:val="0040577B"/>
    <w:rsid w:val="004063EE"/>
    <w:rsid w:val="0041268F"/>
    <w:rsid w:val="00414909"/>
    <w:rsid w:val="004156D5"/>
    <w:rsid w:val="00415BBD"/>
    <w:rsid w:val="00416123"/>
    <w:rsid w:val="004214AB"/>
    <w:rsid w:val="0042525D"/>
    <w:rsid w:val="00425D7C"/>
    <w:rsid w:val="004278CE"/>
    <w:rsid w:val="00430BB0"/>
    <w:rsid w:val="00432D0B"/>
    <w:rsid w:val="00436742"/>
    <w:rsid w:val="004369C5"/>
    <w:rsid w:val="00436F8F"/>
    <w:rsid w:val="004372B1"/>
    <w:rsid w:val="00441187"/>
    <w:rsid w:val="00441512"/>
    <w:rsid w:val="00443921"/>
    <w:rsid w:val="00443E3C"/>
    <w:rsid w:val="00444689"/>
    <w:rsid w:val="00445142"/>
    <w:rsid w:val="00450A34"/>
    <w:rsid w:val="00450F0F"/>
    <w:rsid w:val="00453173"/>
    <w:rsid w:val="004543B5"/>
    <w:rsid w:val="004555F9"/>
    <w:rsid w:val="004579AC"/>
    <w:rsid w:val="00457D16"/>
    <w:rsid w:val="00461684"/>
    <w:rsid w:val="00463A8D"/>
    <w:rsid w:val="0046597F"/>
    <w:rsid w:val="00471EC1"/>
    <w:rsid w:val="0047265F"/>
    <w:rsid w:val="00475033"/>
    <w:rsid w:val="004753E2"/>
    <w:rsid w:val="00475C25"/>
    <w:rsid w:val="0047793C"/>
    <w:rsid w:val="004812B8"/>
    <w:rsid w:val="004836A4"/>
    <w:rsid w:val="00483CE2"/>
    <w:rsid w:val="00484384"/>
    <w:rsid w:val="00484C04"/>
    <w:rsid w:val="00485D65"/>
    <w:rsid w:val="004863AF"/>
    <w:rsid w:val="00493B58"/>
    <w:rsid w:val="00494C09"/>
    <w:rsid w:val="00496CFE"/>
    <w:rsid w:val="00497D9E"/>
    <w:rsid w:val="004A05A6"/>
    <w:rsid w:val="004A1245"/>
    <w:rsid w:val="004A1E43"/>
    <w:rsid w:val="004A3E0E"/>
    <w:rsid w:val="004A48E8"/>
    <w:rsid w:val="004A69E2"/>
    <w:rsid w:val="004B1780"/>
    <w:rsid w:val="004B276A"/>
    <w:rsid w:val="004B3CA5"/>
    <w:rsid w:val="004B3CE1"/>
    <w:rsid w:val="004B76F7"/>
    <w:rsid w:val="004C0527"/>
    <w:rsid w:val="004C5AF1"/>
    <w:rsid w:val="004C6803"/>
    <w:rsid w:val="004C6BE2"/>
    <w:rsid w:val="004D022B"/>
    <w:rsid w:val="004D07D7"/>
    <w:rsid w:val="004D145E"/>
    <w:rsid w:val="004D20CF"/>
    <w:rsid w:val="004D28D7"/>
    <w:rsid w:val="004D2BD7"/>
    <w:rsid w:val="004D3685"/>
    <w:rsid w:val="004D6B2F"/>
    <w:rsid w:val="004E2085"/>
    <w:rsid w:val="004E5FBD"/>
    <w:rsid w:val="004E6968"/>
    <w:rsid w:val="004F0A07"/>
    <w:rsid w:val="004F1200"/>
    <w:rsid w:val="004F1234"/>
    <w:rsid w:val="004F2A54"/>
    <w:rsid w:val="004F321B"/>
    <w:rsid w:val="004F7829"/>
    <w:rsid w:val="005049CD"/>
    <w:rsid w:val="00507EB4"/>
    <w:rsid w:val="0051309A"/>
    <w:rsid w:val="00516A43"/>
    <w:rsid w:val="00523BDE"/>
    <w:rsid w:val="00524A68"/>
    <w:rsid w:val="00530A65"/>
    <w:rsid w:val="005318F4"/>
    <w:rsid w:val="0053242F"/>
    <w:rsid w:val="00532708"/>
    <w:rsid w:val="005367AA"/>
    <w:rsid w:val="0054037E"/>
    <w:rsid w:val="00541AB6"/>
    <w:rsid w:val="00543106"/>
    <w:rsid w:val="005450E8"/>
    <w:rsid w:val="005462A3"/>
    <w:rsid w:val="0055002E"/>
    <w:rsid w:val="0055066C"/>
    <w:rsid w:val="00554FD6"/>
    <w:rsid w:val="00557FCB"/>
    <w:rsid w:val="005605EB"/>
    <w:rsid w:val="00561EB8"/>
    <w:rsid w:val="005657D9"/>
    <w:rsid w:val="00572B6C"/>
    <w:rsid w:val="0057424F"/>
    <w:rsid w:val="00575A50"/>
    <w:rsid w:val="00581A6D"/>
    <w:rsid w:val="00583872"/>
    <w:rsid w:val="005951B7"/>
    <w:rsid w:val="00596E55"/>
    <w:rsid w:val="00597A3B"/>
    <w:rsid w:val="005A0356"/>
    <w:rsid w:val="005A3C8A"/>
    <w:rsid w:val="005A4226"/>
    <w:rsid w:val="005A49E7"/>
    <w:rsid w:val="005A538C"/>
    <w:rsid w:val="005A580B"/>
    <w:rsid w:val="005C0D6B"/>
    <w:rsid w:val="005C2583"/>
    <w:rsid w:val="005C29EE"/>
    <w:rsid w:val="005C4D1F"/>
    <w:rsid w:val="005C5ED2"/>
    <w:rsid w:val="005C7E86"/>
    <w:rsid w:val="005D347E"/>
    <w:rsid w:val="005D7C9F"/>
    <w:rsid w:val="005E1186"/>
    <w:rsid w:val="005E1D48"/>
    <w:rsid w:val="005E2F64"/>
    <w:rsid w:val="005F0675"/>
    <w:rsid w:val="005F3EA4"/>
    <w:rsid w:val="005F3EE3"/>
    <w:rsid w:val="005F425E"/>
    <w:rsid w:val="005F6ECB"/>
    <w:rsid w:val="00600BE3"/>
    <w:rsid w:val="00600E5F"/>
    <w:rsid w:val="00606973"/>
    <w:rsid w:val="006073BC"/>
    <w:rsid w:val="00610285"/>
    <w:rsid w:val="00612F7A"/>
    <w:rsid w:val="0061786E"/>
    <w:rsid w:val="00620AE9"/>
    <w:rsid w:val="006227CF"/>
    <w:rsid w:val="0063085B"/>
    <w:rsid w:val="00631441"/>
    <w:rsid w:val="00634888"/>
    <w:rsid w:val="006400DD"/>
    <w:rsid w:val="00640649"/>
    <w:rsid w:val="0064280E"/>
    <w:rsid w:val="00642FAD"/>
    <w:rsid w:val="00643BE5"/>
    <w:rsid w:val="006470BA"/>
    <w:rsid w:val="00651F08"/>
    <w:rsid w:val="00652CCB"/>
    <w:rsid w:val="00653EB9"/>
    <w:rsid w:val="006671DD"/>
    <w:rsid w:val="006730D9"/>
    <w:rsid w:val="00683E45"/>
    <w:rsid w:val="006846A3"/>
    <w:rsid w:val="006876BC"/>
    <w:rsid w:val="006909C2"/>
    <w:rsid w:val="006909FD"/>
    <w:rsid w:val="006924A4"/>
    <w:rsid w:val="00692D2B"/>
    <w:rsid w:val="00694A42"/>
    <w:rsid w:val="006956AE"/>
    <w:rsid w:val="00695B8E"/>
    <w:rsid w:val="006A15CD"/>
    <w:rsid w:val="006A293B"/>
    <w:rsid w:val="006A2C3F"/>
    <w:rsid w:val="006A2F1E"/>
    <w:rsid w:val="006A34F9"/>
    <w:rsid w:val="006A4064"/>
    <w:rsid w:val="006B337E"/>
    <w:rsid w:val="006B4E58"/>
    <w:rsid w:val="006C2820"/>
    <w:rsid w:val="006C28B9"/>
    <w:rsid w:val="006C5DE5"/>
    <w:rsid w:val="006C7651"/>
    <w:rsid w:val="006D1A8C"/>
    <w:rsid w:val="006D2F98"/>
    <w:rsid w:val="006D403C"/>
    <w:rsid w:val="006D641E"/>
    <w:rsid w:val="006E2706"/>
    <w:rsid w:val="006E2FC5"/>
    <w:rsid w:val="006E398B"/>
    <w:rsid w:val="006E5042"/>
    <w:rsid w:val="006E5FBA"/>
    <w:rsid w:val="006E6D90"/>
    <w:rsid w:val="006F32E2"/>
    <w:rsid w:val="00702604"/>
    <w:rsid w:val="00704D31"/>
    <w:rsid w:val="00711F04"/>
    <w:rsid w:val="0071276B"/>
    <w:rsid w:val="0071630A"/>
    <w:rsid w:val="007169E0"/>
    <w:rsid w:val="00731218"/>
    <w:rsid w:val="00731C6F"/>
    <w:rsid w:val="007405B3"/>
    <w:rsid w:val="00740824"/>
    <w:rsid w:val="00744408"/>
    <w:rsid w:val="007450FC"/>
    <w:rsid w:val="00746160"/>
    <w:rsid w:val="00746231"/>
    <w:rsid w:val="00751629"/>
    <w:rsid w:val="00751B4A"/>
    <w:rsid w:val="00753060"/>
    <w:rsid w:val="007536A6"/>
    <w:rsid w:val="007537F0"/>
    <w:rsid w:val="007542A3"/>
    <w:rsid w:val="00754386"/>
    <w:rsid w:val="00764103"/>
    <w:rsid w:val="00765135"/>
    <w:rsid w:val="00772DBC"/>
    <w:rsid w:val="007737F4"/>
    <w:rsid w:val="0077634B"/>
    <w:rsid w:val="0077784E"/>
    <w:rsid w:val="00786A29"/>
    <w:rsid w:val="00786F42"/>
    <w:rsid w:val="00790561"/>
    <w:rsid w:val="00792FDE"/>
    <w:rsid w:val="0079487E"/>
    <w:rsid w:val="00797BD4"/>
    <w:rsid w:val="007A1FAC"/>
    <w:rsid w:val="007A3A8F"/>
    <w:rsid w:val="007B4194"/>
    <w:rsid w:val="007C433B"/>
    <w:rsid w:val="007C5561"/>
    <w:rsid w:val="007C6722"/>
    <w:rsid w:val="007D0144"/>
    <w:rsid w:val="007D471C"/>
    <w:rsid w:val="007D527E"/>
    <w:rsid w:val="007D5752"/>
    <w:rsid w:val="007D5D09"/>
    <w:rsid w:val="007E2009"/>
    <w:rsid w:val="007E3D98"/>
    <w:rsid w:val="007E4DB3"/>
    <w:rsid w:val="007E73CB"/>
    <w:rsid w:val="007F0BBB"/>
    <w:rsid w:val="007F204B"/>
    <w:rsid w:val="007F38CF"/>
    <w:rsid w:val="007F5000"/>
    <w:rsid w:val="007F67DB"/>
    <w:rsid w:val="007F7651"/>
    <w:rsid w:val="00803D42"/>
    <w:rsid w:val="0080601C"/>
    <w:rsid w:val="00812528"/>
    <w:rsid w:val="008164C6"/>
    <w:rsid w:val="00817015"/>
    <w:rsid w:val="00820C30"/>
    <w:rsid w:val="00821472"/>
    <w:rsid w:val="00821B5E"/>
    <w:rsid w:val="00830D04"/>
    <w:rsid w:val="00830FBD"/>
    <w:rsid w:val="00835C58"/>
    <w:rsid w:val="00837B50"/>
    <w:rsid w:val="008422B9"/>
    <w:rsid w:val="008423BD"/>
    <w:rsid w:val="008431FB"/>
    <w:rsid w:val="00844416"/>
    <w:rsid w:val="00844C20"/>
    <w:rsid w:val="008457B8"/>
    <w:rsid w:val="00846C71"/>
    <w:rsid w:val="00850ED1"/>
    <w:rsid w:val="008544BE"/>
    <w:rsid w:val="008571FF"/>
    <w:rsid w:val="00861800"/>
    <w:rsid w:val="0086545C"/>
    <w:rsid w:val="00867AEE"/>
    <w:rsid w:val="008709FC"/>
    <w:rsid w:val="008712F5"/>
    <w:rsid w:val="00871E00"/>
    <w:rsid w:val="00877183"/>
    <w:rsid w:val="00883130"/>
    <w:rsid w:val="008835F6"/>
    <w:rsid w:val="008842A7"/>
    <w:rsid w:val="00885E69"/>
    <w:rsid w:val="00886F9B"/>
    <w:rsid w:val="00890E6B"/>
    <w:rsid w:val="00891BAE"/>
    <w:rsid w:val="00892F72"/>
    <w:rsid w:val="008946EB"/>
    <w:rsid w:val="008968D6"/>
    <w:rsid w:val="00897C3B"/>
    <w:rsid w:val="008A050C"/>
    <w:rsid w:val="008A11B4"/>
    <w:rsid w:val="008A44BE"/>
    <w:rsid w:val="008B008E"/>
    <w:rsid w:val="008B0E85"/>
    <w:rsid w:val="008B1AA2"/>
    <w:rsid w:val="008B276E"/>
    <w:rsid w:val="008B44E8"/>
    <w:rsid w:val="008C09EE"/>
    <w:rsid w:val="008C242C"/>
    <w:rsid w:val="008C46D0"/>
    <w:rsid w:val="008C509C"/>
    <w:rsid w:val="008C5244"/>
    <w:rsid w:val="008D588F"/>
    <w:rsid w:val="008D643F"/>
    <w:rsid w:val="008D6592"/>
    <w:rsid w:val="008E48FD"/>
    <w:rsid w:val="008E51E9"/>
    <w:rsid w:val="008E66CC"/>
    <w:rsid w:val="008E6F13"/>
    <w:rsid w:val="008E762F"/>
    <w:rsid w:val="008F6640"/>
    <w:rsid w:val="00900B43"/>
    <w:rsid w:val="00903BFE"/>
    <w:rsid w:val="00904065"/>
    <w:rsid w:val="00910678"/>
    <w:rsid w:val="00911119"/>
    <w:rsid w:val="00911D1C"/>
    <w:rsid w:val="009143AE"/>
    <w:rsid w:val="00916C20"/>
    <w:rsid w:val="00921AE1"/>
    <w:rsid w:val="00925086"/>
    <w:rsid w:val="0092743A"/>
    <w:rsid w:val="00932163"/>
    <w:rsid w:val="009330E6"/>
    <w:rsid w:val="00934B1D"/>
    <w:rsid w:val="00940ECE"/>
    <w:rsid w:val="00944B20"/>
    <w:rsid w:val="00953ECC"/>
    <w:rsid w:val="00960995"/>
    <w:rsid w:val="009611F4"/>
    <w:rsid w:val="00962DA3"/>
    <w:rsid w:val="009651D1"/>
    <w:rsid w:val="00970D14"/>
    <w:rsid w:val="009715A2"/>
    <w:rsid w:val="00975312"/>
    <w:rsid w:val="009800B0"/>
    <w:rsid w:val="00982654"/>
    <w:rsid w:val="00982D44"/>
    <w:rsid w:val="009854D8"/>
    <w:rsid w:val="00986C8E"/>
    <w:rsid w:val="00986D5B"/>
    <w:rsid w:val="00993029"/>
    <w:rsid w:val="00993134"/>
    <w:rsid w:val="009941AB"/>
    <w:rsid w:val="0099510F"/>
    <w:rsid w:val="009955F3"/>
    <w:rsid w:val="009964C2"/>
    <w:rsid w:val="009A41F8"/>
    <w:rsid w:val="009B37E2"/>
    <w:rsid w:val="009B419E"/>
    <w:rsid w:val="009B6378"/>
    <w:rsid w:val="009C0030"/>
    <w:rsid w:val="009C1344"/>
    <w:rsid w:val="009C70F3"/>
    <w:rsid w:val="009D120E"/>
    <w:rsid w:val="009D37FC"/>
    <w:rsid w:val="009D3B17"/>
    <w:rsid w:val="009D6570"/>
    <w:rsid w:val="009D7AF8"/>
    <w:rsid w:val="009D7B74"/>
    <w:rsid w:val="009E3BA0"/>
    <w:rsid w:val="009E5301"/>
    <w:rsid w:val="009E6777"/>
    <w:rsid w:val="009E684B"/>
    <w:rsid w:val="009F1781"/>
    <w:rsid w:val="009F29DF"/>
    <w:rsid w:val="009F37B0"/>
    <w:rsid w:val="009F51AE"/>
    <w:rsid w:val="00A02A13"/>
    <w:rsid w:val="00A042FC"/>
    <w:rsid w:val="00A05A2D"/>
    <w:rsid w:val="00A06925"/>
    <w:rsid w:val="00A073A5"/>
    <w:rsid w:val="00A07541"/>
    <w:rsid w:val="00A11097"/>
    <w:rsid w:val="00A119B5"/>
    <w:rsid w:val="00A12701"/>
    <w:rsid w:val="00A22824"/>
    <w:rsid w:val="00A22935"/>
    <w:rsid w:val="00A237DA"/>
    <w:rsid w:val="00A2568E"/>
    <w:rsid w:val="00A2582A"/>
    <w:rsid w:val="00A26F47"/>
    <w:rsid w:val="00A323F9"/>
    <w:rsid w:val="00A33F44"/>
    <w:rsid w:val="00A379B3"/>
    <w:rsid w:val="00A379DE"/>
    <w:rsid w:val="00A37BA9"/>
    <w:rsid w:val="00A435F2"/>
    <w:rsid w:val="00A440E3"/>
    <w:rsid w:val="00A53220"/>
    <w:rsid w:val="00A548E2"/>
    <w:rsid w:val="00A56067"/>
    <w:rsid w:val="00A579AB"/>
    <w:rsid w:val="00A621C1"/>
    <w:rsid w:val="00A621FE"/>
    <w:rsid w:val="00A63299"/>
    <w:rsid w:val="00A64456"/>
    <w:rsid w:val="00A72AAC"/>
    <w:rsid w:val="00A73A42"/>
    <w:rsid w:val="00A74C25"/>
    <w:rsid w:val="00A7641A"/>
    <w:rsid w:val="00A7738C"/>
    <w:rsid w:val="00A7784F"/>
    <w:rsid w:val="00A80506"/>
    <w:rsid w:val="00A81583"/>
    <w:rsid w:val="00A816A4"/>
    <w:rsid w:val="00A819CE"/>
    <w:rsid w:val="00A83A0A"/>
    <w:rsid w:val="00A83B3F"/>
    <w:rsid w:val="00A857ED"/>
    <w:rsid w:val="00A91F84"/>
    <w:rsid w:val="00A9234C"/>
    <w:rsid w:val="00A9251D"/>
    <w:rsid w:val="00A925E7"/>
    <w:rsid w:val="00A94751"/>
    <w:rsid w:val="00A9512E"/>
    <w:rsid w:val="00AA2BC9"/>
    <w:rsid w:val="00AA5289"/>
    <w:rsid w:val="00AA61B9"/>
    <w:rsid w:val="00AA6773"/>
    <w:rsid w:val="00AA736D"/>
    <w:rsid w:val="00AB0AD5"/>
    <w:rsid w:val="00AB46F5"/>
    <w:rsid w:val="00AC1123"/>
    <w:rsid w:val="00AC2699"/>
    <w:rsid w:val="00AC2738"/>
    <w:rsid w:val="00AC6535"/>
    <w:rsid w:val="00AC75EE"/>
    <w:rsid w:val="00AD23DA"/>
    <w:rsid w:val="00AE0BDD"/>
    <w:rsid w:val="00AE1426"/>
    <w:rsid w:val="00AE1EFB"/>
    <w:rsid w:val="00AE3245"/>
    <w:rsid w:val="00AE35B3"/>
    <w:rsid w:val="00AF23E9"/>
    <w:rsid w:val="00AF347C"/>
    <w:rsid w:val="00AF6936"/>
    <w:rsid w:val="00AF6F6D"/>
    <w:rsid w:val="00AF70E3"/>
    <w:rsid w:val="00B049CC"/>
    <w:rsid w:val="00B07C32"/>
    <w:rsid w:val="00B10D90"/>
    <w:rsid w:val="00B11C6A"/>
    <w:rsid w:val="00B16F62"/>
    <w:rsid w:val="00B21566"/>
    <w:rsid w:val="00B259FD"/>
    <w:rsid w:val="00B25D30"/>
    <w:rsid w:val="00B31330"/>
    <w:rsid w:val="00B31832"/>
    <w:rsid w:val="00B32487"/>
    <w:rsid w:val="00B36014"/>
    <w:rsid w:val="00B40427"/>
    <w:rsid w:val="00B42489"/>
    <w:rsid w:val="00B4301E"/>
    <w:rsid w:val="00B4351F"/>
    <w:rsid w:val="00B44708"/>
    <w:rsid w:val="00B45F2E"/>
    <w:rsid w:val="00B47E28"/>
    <w:rsid w:val="00B50E95"/>
    <w:rsid w:val="00B618EF"/>
    <w:rsid w:val="00B755C3"/>
    <w:rsid w:val="00B772E2"/>
    <w:rsid w:val="00B85A1F"/>
    <w:rsid w:val="00B879D7"/>
    <w:rsid w:val="00B90153"/>
    <w:rsid w:val="00B91AA9"/>
    <w:rsid w:val="00B91FB4"/>
    <w:rsid w:val="00BA0A1E"/>
    <w:rsid w:val="00BB5A4A"/>
    <w:rsid w:val="00BC17CB"/>
    <w:rsid w:val="00BC2A0C"/>
    <w:rsid w:val="00BC2AA6"/>
    <w:rsid w:val="00BC6685"/>
    <w:rsid w:val="00BD0E26"/>
    <w:rsid w:val="00BD1669"/>
    <w:rsid w:val="00BD19ED"/>
    <w:rsid w:val="00BD402E"/>
    <w:rsid w:val="00BD751F"/>
    <w:rsid w:val="00BD7EAC"/>
    <w:rsid w:val="00BD7F42"/>
    <w:rsid w:val="00BE1F10"/>
    <w:rsid w:val="00BE4547"/>
    <w:rsid w:val="00BE54A4"/>
    <w:rsid w:val="00BE6E8D"/>
    <w:rsid w:val="00BF1E6D"/>
    <w:rsid w:val="00BF3CD6"/>
    <w:rsid w:val="00BF4137"/>
    <w:rsid w:val="00BF55CE"/>
    <w:rsid w:val="00C0114D"/>
    <w:rsid w:val="00C032F2"/>
    <w:rsid w:val="00C04733"/>
    <w:rsid w:val="00C04FD1"/>
    <w:rsid w:val="00C07651"/>
    <w:rsid w:val="00C1031B"/>
    <w:rsid w:val="00C11784"/>
    <w:rsid w:val="00C13E90"/>
    <w:rsid w:val="00C167EC"/>
    <w:rsid w:val="00C21F45"/>
    <w:rsid w:val="00C23595"/>
    <w:rsid w:val="00C26687"/>
    <w:rsid w:val="00C307FD"/>
    <w:rsid w:val="00C30892"/>
    <w:rsid w:val="00C30BCC"/>
    <w:rsid w:val="00C31859"/>
    <w:rsid w:val="00C420D5"/>
    <w:rsid w:val="00C51F90"/>
    <w:rsid w:val="00C532B6"/>
    <w:rsid w:val="00C54231"/>
    <w:rsid w:val="00C545C4"/>
    <w:rsid w:val="00C55257"/>
    <w:rsid w:val="00C6107B"/>
    <w:rsid w:val="00C62094"/>
    <w:rsid w:val="00C62179"/>
    <w:rsid w:val="00C660E6"/>
    <w:rsid w:val="00C71AE5"/>
    <w:rsid w:val="00C726EF"/>
    <w:rsid w:val="00C761E4"/>
    <w:rsid w:val="00C80727"/>
    <w:rsid w:val="00C8494A"/>
    <w:rsid w:val="00C874A7"/>
    <w:rsid w:val="00C92222"/>
    <w:rsid w:val="00C933F3"/>
    <w:rsid w:val="00C936A7"/>
    <w:rsid w:val="00C939D7"/>
    <w:rsid w:val="00C95675"/>
    <w:rsid w:val="00CA56F6"/>
    <w:rsid w:val="00CA5F91"/>
    <w:rsid w:val="00CA61D7"/>
    <w:rsid w:val="00CA70F3"/>
    <w:rsid w:val="00CB1A37"/>
    <w:rsid w:val="00CB665E"/>
    <w:rsid w:val="00CC00E0"/>
    <w:rsid w:val="00CC50F5"/>
    <w:rsid w:val="00CC539B"/>
    <w:rsid w:val="00CC5729"/>
    <w:rsid w:val="00CD202E"/>
    <w:rsid w:val="00CD336B"/>
    <w:rsid w:val="00CE014A"/>
    <w:rsid w:val="00CE23D5"/>
    <w:rsid w:val="00CE68D9"/>
    <w:rsid w:val="00CE77FA"/>
    <w:rsid w:val="00CF31B2"/>
    <w:rsid w:val="00D009D3"/>
    <w:rsid w:val="00D032A4"/>
    <w:rsid w:val="00D03C50"/>
    <w:rsid w:val="00D04BC5"/>
    <w:rsid w:val="00D12FB5"/>
    <w:rsid w:val="00D133DB"/>
    <w:rsid w:val="00D13EFF"/>
    <w:rsid w:val="00D14D2C"/>
    <w:rsid w:val="00D20CB0"/>
    <w:rsid w:val="00D270C1"/>
    <w:rsid w:val="00D329AE"/>
    <w:rsid w:val="00D36F42"/>
    <w:rsid w:val="00D41E4E"/>
    <w:rsid w:val="00D42B0E"/>
    <w:rsid w:val="00D4599D"/>
    <w:rsid w:val="00D501AF"/>
    <w:rsid w:val="00D53BE5"/>
    <w:rsid w:val="00D5477C"/>
    <w:rsid w:val="00D55440"/>
    <w:rsid w:val="00D55CDE"/>
    <w:rsid w:val="00D57E02"/>
    <w:rsid w:val="00D62AC8"/>
    <w:rsid w:val="00D62BEB"/>
    <w:rsid w:val="00D65E5C"/>
    <w:rsid w:val="00D668B7"/>
    <w:rsid w:val="00D679E9"/>
    <w:rsid w:val="00D67AD0"/>
    <w:rsid w:val="00D7047E"/>
    <w:rsid w:val="00D7418B"/>
    <w:rsid w:val="00D81DD9"/>
    <w:rsid w:val="00D8368B"/>
    <w:rsid w:val="00D852D8"/>
    <w:rsid w:val="00D855CC"/>
    <w:rsid w:val="00D86159"/>
    <w:rsid w:val="00D863CC"/>
    <w:rsid w:val="00D875C9"/>
    <w:rsid w:val="00D90940"/>
    <w:rsid w:val="00D91130"/>
    <w:rsid w:val="00D91851"/>
    <w:rsid w:val="00D92B23"/>
    <w:rsid w:val="00D94CC1"/>
    <w:rsid w:val="00DA3134"/>
    <w:rsid w:val="00DA64D8"/>
    <w:rsid w:val="00DA64ED"/>
    <w:rsid w:val="00DB047B"/>
    <w:rsid w:val="00DB6491"/>
    <w:rsid w:val="00DC0E89"/>
    <w:rsid w:val="00DC13FF"/>
    <w:rsid w:val="00DC42F6"/>
    <w:rsid w:val="00DC5B08"/>
    <w:rsid w:val="00DD1037"/>
    <w:rsid w:val="00DD1CFD"/>
    <w:rsid w:val="00DD6288"/>
    <w:rsid w:val="00DD7DA1"/>
    <w:rsid w:val="00DE065C"/>
    <w:rsid w:val="00DE3052"/>
    <w:rsid w:val="00DE4007"/>
    <w:rsid w:val="00DE40F8"/>
    <w:rsid w:val="00DE5237"/>
    <w:rsid w:val="00DE56D2"/>
    <w:rsid w:val="00DE7840"/>
    <w:rsid w:val="00DF12FB"/>
    <w:rsid w:val="00DF1A17"/>
    <w:rsid w:val="00DF7D15"/>
    <w:rsid w:val="00E01ED8"/>
    <w:rsid w:val="00E02057"/>
    <w:rsid w:val="00E06C17"/>
    <w:rsid w:val="00E10264"/>
    <w:rsid w:val="00E104A0"/>
    <w:rsid w:val="00E1069F"/>
    <w:rsid w:val="00E11EBD"/>
    <w:rsid w:val="00E12EE7"/>
    <w:rsid w:val="00E13734"/>
    <w:rsid w:val="00E1468B"/>
    <w:rsid w:val="00E176D3"/>
    <w:rsid w:val="00E218BF"/>
    <w:rsid w:val="00E2324D"/>
    <w:rsid w:val="00E311EC"/>
    <w:rsid w:val="00E3260C"/>
    <w:rsid w:val="00E339B4"/>
    <w:rsid w:val="00E340C6"/>
    <w:rsid w:val="00E34C05"/>
    <w:rsid w:val="00E36B91"/>
    <w:rsid w:val="00E36E1C"/>
    <w:rsid w:val="00E412A8"/>
    <w:rsid w:val="00E46B62"/>
    <w:rsid w:val="00E474C3"/>
    <w:rsid w:val="00E47629"/>
    <w:rsid w:val="00E50A71"/>
    <w:rsid w:val="00E50AC2"/>
    <w:rsid w:val="00E52CC4"/>
    <w:rsid w:val="00E56E9A"/>
    <w:rsid w:val="00E574B2"/>
    <w:rsid w:val="00E57D78"/>
    <w:rsid w:val="00E606B4"/>
    <w:rsid w:val="00E60AA3"/>
    <w:rsid w:val="00E66A8C"/>
    <w:rsid w:val="00E66E8B"/>
    <w:rsid w:val="00E66F8B"/>
    <w:rsid w:val="00E672A6"/>
    <w:rsid w:val="00E6759A"/>
    <w:rsid w:val="00E71524"/>
    <w:rsid w:val="00E72250"/>
    <w:rsid w:val="00E755CC"/>
    <w:rsid w:val="00E76BE6"/>
    <w:rsid w:val="00E81848"/>
    <w:rsid w:val="00E837FE"/>
    <w:rsid w:val="00E878CE"/>
    <w:rsid w:val="00E91A5F"/>
    <w:rsid w:val="00E96441"/>
    <w:rsid w:val="00EA0170"/>
    <w:rsid w:val="00EA0E58"/>
    <w:rsid w:val="00EA698A"/>
    <w:rsid w:val="00EA6F96"/>
    <w:rsid w:val="00EB0464"/>
    <w:rsid w:val="00EB1110"/>
    <w:rsid w:val="00ED110A"/>
    <w:rsid w:val="00ED1D63"/>
    <w:rsid w:val="00ED52A5"/>
    <w:rsid w:val="00ED5E12"/>
    <w:rsid w:val="00EE5FE7"/>
    <w:rsid w:val="00EF39CC"/>
    <w:rsid w:val="00EF6842"/>
    <w:rsid w:val="00F0039E"/>
    <w:rsid w:val="00F00DA7"/>
    <w:rsid w:val="00F01AC3"/>
    <w:rsid w:val="00F02C0D"/>
    <w:rsid w:val="00F031EC"/>
    <w:rsid w:val="00F05201"/>
    <w:rsid w:val="00F05D10"/>
    <w:rsid w:val="00F05DF8"/>
    <w:rsid w:val="00F115A8"/>
    <w:rsid w:val="00F13F7E"/>
    <w:rsid w:val="00F212BB"/>
    <w:rsid w:val="00F24E20"/>
    <w:rsid w:val="00F26562"/>
    <w:rsid w:val="00F35CC8"/>
    <w:rsid w:val="00F41E16"/>
    <w:rsid w:val="00F41FBA"/>
    <w:rsid w:val="00F43566"/>
    <w:rsid w:val="00F52563"/>
    <w:rsid w:val="00F52B3C"/>
    <w:rsid w:val="00F52DC6"/>
    <w:rsid w:val="00F5385D"/>
    <w:rsid w:val="00F55D37"/>
    <w:rsid w:val="00F634B3"/>
    <w:rsid w:val="00F65D90"/>
    <w:rsid w:val="00F672BC"/>
    <w:rsid w:val="00F7000F"/>
    <w:rsid w:val="00F72389"/>
    <w:rsid w:val="00F75453"/>
    <w:rsid w:val="00F760EB"/>
    <w:rsid w:val="00F809C8"/>
    <w:rsid w:val="00F81D3B"/>
    <w:rsid w:val="00F8320B"/>
    <w:rsid w:val="00F8490B"/>
    <w:rsid w:val="00F8525C"/>
    <w:rsid w:val="00F859F1"/>
    <w:rsid w:val="00F85AAD"/>
    <w:rsid w:val="00F91E40"/>
    <w:rsid w:val="00F95F58"/>
    <w:rsid w:val="00F97631"/>
    <w:rsid w:val="00FA12D8"/>
    <w:rsid w:val="00FA2508"/>
    <w:rsid w:val="00FA6588"/>
    <w:rsid w:val="00FB25F4"/>
    <w:rsid w:val="00FB40C0"/>
    <w:rsid w:val="00FB505B"/>
    <w:rsid w:val="00FB5743"/>
    <w:rsid w:val="00FB6B3A"/>
    <w:rsid w:val="00FB6FF2"/>
    <w:rsid w:val="00FB7E36"/>
    <w:rsid w:val="00FC240E"/>
    <w:rsid w:val="00FC28E5"/>
    <w:rsid w:val="00FC3113"/>
    <w:rsid w:val="00FC4EB3"/>
    <w:rsid w:val="00FC531F"/>
    <w:rsid w:val="00FD07AD"/>
    <w:rsid w:val="00FD54DA"/>
    <w:rsid w:val="00FD7B6F"/>
    <w:rsid w:val="00FD7F72"/>
    <w:rsid w:val="00FE0294"/>
    <w:rsid w:val="00FE25F0"/>
    <w:rsid w:val="00FF225D"/>
    <w:rsid w:val="00FF2DAC"/>
    <w:rsid w:val="00FF622A"/>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EF60A18"/>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67E2185-394F-49C5-BE0A-47974462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Chars="200" w:firstLine="420"/>
    </w:pPr>
  </w:style>
  <w:style w:type="paragraph" w:styleId="a4">
    <w:name w:val="Document Map"/>
    <w:basedOn w:val="a"/>
    <w:pPr>
      <w:shd w:val="clear" w:color="auto" w:fill="000080"/>
    </w:pPr>
  </w:style>
  <w:style w:type="paragraph" w:styleId="a5">
    <w:name w:val="annotation text"/>
    <w:basedOn w:val="a"/>
    <w:pPr>
      <w:jc w:val="left"/>
    </w:pPr>
  </w:style>
  <w:style w:type="paragraph" w:styleId="a6">
    <w:name w:val="Body Text"/>
    <w:basedOn w:val="a"/>
    <w:link w:val="Char"/>
    <w:pPr>
      <w:autoSpaceDE w:val="0"/>
      <w:autoSpaceDN w:val="0"/>
      <w:adjustRightInd w:val="0"/>
      <w:spacing w:line="360" w:lineRule="auto"/>
      <w:jc w:val="left"/>
    </w:pPr>
    <w:rPr>
      <w:rFonts w:ascii="宋体"/>
      <w:kern w:val="0"/>
      <w:sz w:val="20"/>
    </w:rPr>
  </w:style>
  <w:style w:type="paragraph" w:styleId="30">
    <w:name w:val="toc 3"/>
    <w:basedOn w:val="a"/>
    <w:next w:val="a"/>
    <w:pPr>
      <w:ind w:leftChars="400" w:left="840"/>
    </w:pPr>
  </w:style>
  <w:style w:type="paragraph" w:styleId="a7">
    <w:name w:val="Plain Text"/>
    <w:basedOn w:val="a"/>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styleId="a8">
    <w:name w:val="Balloon Text"/>
    <w:basedOn w:val="a"/>
    <w:rPr>
      <w:sz w:val="18"/>
    </w:rPr>
  </w:style>
  <w:style w:type="paragraph" w:styleId="a9">
    <w:name w:val="footer"/>
    <w:basedOn w:val="a"/>
    <w:pPr>
      <w:tabs>
        <w:tab w:val="center" w:pos="4153"/>
        <w:tab w:val="right" w:pos="8306"/>
      </w:tabs>
      <w:snapToGrid w:val="0"/>
      <w:jc w:val="left"/>
    </w:pPr>
    <w:rPr>
      <w:sz w:val="18"/>
    </w:rPr>
  </w:style>
  <w:style w:type="paragraph" w:styleId="aa">
    <w:name w:val="header"/>
    <w:basedOn w:val="a"/>
    <w:link w:val="Char0"/>
    <w:uiPriority w:val="99"/>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pPr>
      <w:tabs>
        <w:tab w:val="right" w:leader="dot" w:pos="8296"/>
      </w:tabs>
      <w:spacing w:line="360" w:lineRule="auto"/>
    </w:pPr>
  </w:style>
  <w:style w:type="paragraph" w:styleId="ab">
    <w:name w:val="footnote text"/>
    <w:basedOn w:val="a"/>
    <w:pPr>
      <w:snapToGrid w:val="0"/>
      <w:jc w:val="left"/>
    </w:pPr>
    <w:rPr>
      <w:sz w:val="18"/>
    </w:rPr>
  </w:style>
  <w:style w:type="paragraph" w:styleId="31">
    <w:name w:val="Body Text Indent 3"/>
    <w:basedOn w:val="a"/>
    <w:pPr>
      <w:autoSpaceDE w:val="0"/>
      <w:autoSpaceDN w:val="0"/>
      <w:adjustRightInd w:val="0"/>
      <w:spacing w:line="360" w:lineRule="auto"/>
      <w:ind w:left="420" w:firstLine="435"/>
    </w:pPr>
    <w:rPr>
      <w:color w:val="0000FF"/>
    </w:rPr>
  </w:style>
  <w:style w:type="paragraph" w:styleId="ac">
    <w:name w:val="Normal (Web)"/>
    <w:basedOn w:val="a"/>
    <w:uiPriority w:val="99"/>
    <w:semiHidden/>
    <w:unhideWhenUsed/>
    <w:rPr>
      <w:sz w:val="24"/>
      <w:szCs w:val="24"/>
    </w:rPr>
  </w:style>
  <w:style w:type="paragraph" w:styleId="ad">
    <w:name w:val="Title"/>
    <w:basedOn w:val="a"/>
    <w:next w:val="a"/>
    <w:link w:val="Char1"/>
    <w:qFormat/>
    <w:pPr>
      <w:spacing w:before="240" w:after="60"/>
      <w:jc w:val="center"/>
      <w:outlineLvl w:val="0"/>
    </w:pPr>
    <w:rPr>
      <w:rFonts w:ascii="Cambria" w:hAnsi="Cambria"/>
      <w:b/>
      <w:sz w:val="32"/>
    </w:rPr>
  </w:style>
  <w:style w:type="paragraph" w:styleId="ae">
    <w:name w:val="annotation subject"/>
    <w:basedOn w:val="a5"/>
    <w:next w:val="a5"/>
    <w:rPr>
      <w:b/>
    </w:rPr>
  </w:style>
  <w:style w:type="character" w:styleId="af">
    <w:name w:val="page number"/>
    <w:basedOn w:val="a0"/>
  </w:style>
  <w:style w:type="character" w:styleId="af0">
    <w:name w:val="Hyperlink"/>
    <w:basedOn w:val="a0"/>
    <w:uiPriority w:val="99"/>
    <w:rPr>
      <w:color w:val="0000FF"/>
      <w:u w:val="single"/>
    </w:rPr>
  </w:style>
  <w:style w:type="character" w:styleId="af1">
    <w:name w:val="annotation reference"/>
    <w:basedOn w:val="a0"/>
    <w:rPr>
      <w:sz w:val="21"/>
    </w:rPr>
  </w:style>
  <w:style w:type="character" w:styleId="af2">
    <w:name w:val="footnote reference"/>
    <w:basedOn w:val="a0"/>
    <w:rPr>
      <w:vertAlign w:val="superscript"/>
    </w:rPr>
  </w:style>
  <w:style w:type="character" w:customStyle="1" w:styleId="Char0">
    <w:name w:val="页眉 Char"/>
    <w:basedOn w:val="a0"/>
    <w:link w:val="aa"/>
    <w:uiPriority w:val="99"/>
    <w:rPr>
      <w:rFonts w:eastAsia="宋体"/>
      <w:kern w:val="2"/>
      <w:sz w:val="18"/>
      <w:lang w:val="en-US" w:eastAsia="zh-CN"/>
    </w:rPr>
  </w:style>
  <w:style w:type="character" w:customStyle="1" w:styleId="unnamed11">
    <w:name w:val="unnamed11"/>
    <w:basedOn w:val="a0"/>
    <w:rPr>
      <w:rFonts w:ascii="宋体" w:eastAsia="宋体" w:hAnsi="宋体" w:hint="eastAsia"/>
      <w:sz w:val="18"/>
    </w:rPr>
  </w:style>
  <w:style w:type="character" w:customStyle="1" w:styleId="Char1">
    <w:name w:val="标题 Char"/>
    <w:basedOn w:val="a0"/>
    <w:link w:val="ad"/>
    <w:rPr>
      <w:rFonts w:ascii="Cambria" w:hAnsi="Cambria"/>
      <w:b/>
      <w:kern w:val="2"/>
      <w:sz w:val="32"/>
    </w:rPr>
  </w:style>
  <w:style w:type="character" w:customStyle="1" w:styleId="read">
    <w:name w:val="read"/>
    <w:basedOn w:val="a0"/>
  </w:style>
  <w:style w:type="character" w:customStyle="1" w:styleId="Char">
    <w:name w:val="正文文本 Char"/>
    <w:link w:val="a6"/>
    <w:rPr>
      <w:rFonts w:ascii="宋体"/>
      <w:kern w:val="0"/>
    </w:rPr>
  </w:style>
  <w:style w:type="paragraph" w:customStyle="1" w:styleId="CharChar">
    <w:name w:val="Char Char"/>
    <w:basedOn w:val="a"/>
  </w:style>
  <w:style w:type="paragraph" w:customStyle="1" w:styleId="Listbullet">
    <w:name w:val="List_bullet"/>
    <w:basedOn w:val="a"/>
    <w:pPr>
      <w:widowControl/>
      <w:numPr>
        <w:numId w:val="1"/>
      </w:numPr>
      <w:jc w:val="left"/>
    </w:pPr>
    <w:rPr>
      <w:kern w:val="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CharCharChar">
    <w:name w:val="Char Char Char"/>
    <w:basedOn w:val="a"/>
  </w:style>
  <w:style w:type="paragraph" w:customStyle="1" w:styleId="af3">
    <w:name w:val="正文正文"/>
    <w:basedOn w:val="a"/>
    <w:pPr>
      <w:spacing w:afterLines="25" w:line="360" w:lineRule="auto"/>
      <w:ind w:firstLineChars="200" w:firstLine="200"/>
    </w:pPr>
    <w:rPr>
      <w:sz w:val="24"/>
    </w:rPr>
  </w:style>
  <w:style w:type="paragraph" w:customStyle="1" w:styleId="af4">
    <w:name w:val="正文所"/>
    <w:basedOn w:val="a"/>
    <w:pPr>
      <w:spacing w:line="360" w:lineRule="auto"/>
      <w:ind w:firstLineChars="200" w:firstLine="420"/>
    </w:pPr>
    <w:rPr>
      <w:rFonts w:ascii="宋体"/>
    </w:rPr>
  </w:style>
  <w:style w:type="paragraph" w:customStyle="1" w:styleId="Char2">
    <w:name w:val="Char"/>
    <w:basedOn w:val="a"/>
  </w:style>
  <w:style w:type="paragraph" w:customStyle="1" w:styleId="CharChar1">
    <w:name w:val="Char Char1"/>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Char10">
    <w:name w:val="Char1"/>
    <w:basedOn w:val="a"/>
  </w:style>
  <w:style w:type="paragraph" w:customStyle="1" w:styleId="msonormal1">
    <w:name w:val="msonormal1"/>
    <w:pPr>
      <w:widowControl w:val="0"/>
      <w:jc w:val="both"/>
    </w:pPr>
    <w:rPr>
      <w:kern w:val="2"/>
      <w:sz w:val="21"/>
    </w:rPr>
  </w:style>
  <w:style w:type="paragraph" w:customStyle="1" w:styleId="InfoBlue">
    <w:name w:val="InfoBlue"/>
    <w:basedOn w:val="a"/>
    <w:next w:val="a6"/>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pPr>
      <w:tabs>
        <w:tab w:val="left" w:pos="360"/>
      </w:tabs>
    </w:pPr>
  </w:style>
  <w:style w:type="paragraph" w:customStyle="1" w:styleId="11">
    <w:name w:val="修订1"/>
    <w:hidden/>
    <w:uiPriority w:val="99"/>
    <w:unhideWhenUsed/>
    <w:rPr>
      <w:kern w:val="2"/>
      <w:sz w:val="21"/>
    </w:rPr>
  </w:style>
  <w:style w:type="paragraph" w:customStyle="1" w:styleId="CharCharCharChar1">
    <w:name w:val="Char Char Char Char1"/>
    <w:basedOn w:val="a"/>
  </w:style>
  <w:style w:type="paragraph" w:styleId="af5">
    <w:name w:val="List Paragraph"/>
    <w:basedOn w:val="a"/>
    <w:uiPriority w:val="99"/>
    <w:qFormat/>
    <w:pPr>
      <w:ind w:firstLineChars="200" w:firstLine="420"/>
    </w:pPr>
  </w:style>
  <w:style w:type="paragraph" w:customStyle="1" w:styleId="-">
    <w:name w:val="模板-正文"/>
    <w:basedOn w:val="ac"/>
    <w:link w:val="-Char"/>
    <w:qFormat/>
    <w:pPr>
      <w:shd w:val="clear" w:color="auto" w:fill="FFFFFF"/>
      <w:adjustRightInd w:val="0"/>
      <w:snapToGrid w:val="0"/>
      <w:spacing w:line="360" w:lineRule="auto"/>
      <w:ind w:firstLineChars="200" w:firstLine="200"/>
    </w:pPr>
    <w:rPr>
      <w:rFonts w:ascii="宋体" w:hAnsi="宋体"/>
      <w:color w:val="222222"/>
      <w:kern w:val="0"/>
      <w:szCs w:val="21"/>
    </w:rPr>
  </w:style>
  <w:style w:type="character" w:customStyle="1" w:styleId="-Char">
    <w:name w:val="模板-正文 Char"/>
    <w:link w:val="-"/>
    <w:rPr>
      <w:rFonts w:ascii="宋体" w:hAnsi="宋体"/>
      <w:color w:val="222222"/>
      <w:sz w:val="24"/>
      <w:szCs w:val="21"/>
      <w:shd w:val="clear" w:color="auto" w:fill="FFFFFF"/>
    </w:rPr>
  </w:style>
  <w:style w:type="character" w:customStyle="1" w:styleId="fontstyle01">
    <w:name w:val="fontstyle01"/>
    <w:basedOn w:val="a0"/>
    <w:rPr>
      <w:rFonts w:ascii="宋体" w:eastAsia="宋体" w:hAnsi="宋体" w:hint="eastAsia"/>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BBC2B0-4541-4302-9C3D-3F6352B9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103</Pages>
  <Words>10013</Words>
  <Characters>57080</Characters>
  <Application>Microsoft Office Word</Application>
  <DocSecurity>0</DocSecurity>
  <Lines>475</Lines>
  <Paragraphs>133</Paragraphs>
  <ScaleCrop>false</ScaleCrop>
  <Company>E FUND</Company>
  <LinksUpToDate>false</LinksUpToDate>
  <CharactersWithSpaces>66960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creator>张为</dc:creator>
  <cp:lastModifiedBy>郑雅雯</cp:lastModifiedBy>
  <cp:revision>8</cp:revision>
  <cp:lastPrinted>2019-12-23T10:19:00Z</cp:lastPrinted>
  <dcterms:created xsi:type="dcterms:W3CDTF">2021-04-23T05:30:00Z</dcterms:created>
  <dcterms:modified xsi:type="dcterms:W3CDTF">2024-04-11T05:41:00Z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